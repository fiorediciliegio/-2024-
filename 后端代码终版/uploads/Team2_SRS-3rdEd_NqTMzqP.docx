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Autospacing="0"/>
        <w:jc w:val="center"/>
        <w:rPr>
          <w:rFonts w:hint="default" w:ascii="Times New Roman" w:hAnsi="Times New Roman" w:eastAsia="宋体" w:cs="Times New Roman"/>
          <w:b/>
          <w:bCs/>
          <w:sz w:val="44"/>
          <w:szCs w:val="44"/>
          <w:lang w:val="en-US" w:eastAsia="zh-CN"/>
          <w:rPrChange w:id="0" w:author="......" w:date="2024-05-07T14:48:58Z">
            <w:rPr>
              <w:rFonts w:hint="default" w:ascii="Times New Roman" w:hAnsi="Times New Roman" w:eastAsia="宋体" w:cs="Times New Roman"/>
              <w:b/>
              <w:bCs/>
              <w:sz w:val="44"/>
              <w:szCs w:val="44"/>
              <w:lang w:val="en-US" w:eastAsia="zh-CN"/>
            </w:rPr>
          </w:rPrChange>
        </w:rPr>
      </w:pPr>
    </w:p>
    <w:p>
      <w:pPr>
        <w:spacing w:afterAutospacing="0"/>
        <w:jc w:val="center"/>
        <w:rPr>
          <w:rFonts w:hint="default" w:ascii="Times New Roman" w:hAnsi="Times New Roman" w:eastAsia="宋体" w:cs="Times New Roman"/>
          <w:b/>
          <w:bCs/>
          <w:sz w:val="44"/>
          <w:szCs w:val="44"/>
          <w:lang w:val="en-US" w:eastAsia="zh-CN"/>
          <w:rPrChange w:id="1" w:author="......" w:date="2024-05-07T14:48:58Z">
            <w:rPr>
              <w:rFonts w:hint="default" w:ascii="Times New Roman" w:hAnsi="Times New Roman" w:eastAsia="宋体" w:cs="Times New Roman"/>
              <w:b/>
              <w:bCs/>
              <w:sz w:val="44"/>
              <w:szCs w:val="44"/>
              <w:lang w:val="en-US" w:eastAsia="zh-CN"/>
            </w:rPr>
          </w:rPrChange>
        </w:rPr>
      </w:pPr>
    </w:p>
    <w:p>
      <w:pPr>
        <w:spacing w:afterAutospacing="0"/>
        <w:jc w:val="center"/>
        <w:rPr>
          <w:rFonts w:hint="default" w:ascii="Times New Roman" w:hAnsi="Times New Roman" w:eastAsia="宋体" w:cs="Times New Roman"/>
          <w:b/>
          <w:bCs/>
          <w:sz w:val="44"/>
          <w:szCs w:val="44"/>
          <w:lang w:val="en-US" w:eastAsia="zh-CN"/>
          <w:rPrChange w:id="2" w:author="......" w:date="2024-05-07T14:48:58Z">
            <w:rPr>
              <w:rFonts w:hint="default" w:ascii="Times New Roman" w:hAnsi="Times New Roman" w:eastAsia="宋体" w:cs="Times New Roman"/>
              <w:b/>
              <w:bCs/>
              <w:sz w:val="44"/>
              <w:szCs w:val="44"/>
              <w:lang w:val="en-US" w:eastAsia="zh-CN"/>
            </w:rPr>
          </w:rPrChange>
        </w:rPr>
      </w:pPr>
    </w:p>
    <w:p>
      <w:pPr>
        <w:tabs>
          <w:tab w:val="left" w:pos="8400"/>
        </w:tabs>
        <w:spacing w:afterAutospacing="0"/>
        <w:ind w:right="-2506" w:rightChars="-1044"/>
        <w:jc w:val="center"/>
        <w:rPr>
          <w:rFonts w:hint="default" w:ascii="Times New Roman" w:hAnsi="Times New Roman" w:eastAsia="宋体" w:cs="Times New Roman"/>
          <w:b/>
          <w:bCs/>
          <w:sz w:val="44"/>
          <w:szCs w:val="44"/>
          <w:lang w:val="en-US" w:eastAsia="zh-CN"/>
          <w:rPrChange w:id="3" w:author="......" w:date="2024-05-07T14:48:58Z">
            <w:rPr>
              <w:rFonts w:hint="default" w:ascii="Times New Roman" w:hAnsi="Times New Roman" w:eastAsia="宋体" w:cs="Times New Roman"/>
              <w:b/>
              <w:bCs/>
              <w:sz w:val="44"/>
              <w:szCs w:val="44"/>
              <w:lang w:val="en-US" w:eastAsia="zh-CN"/>
            </w:rPr>
          </w:rPrChange>
        </w:rPr>
      </w:pPr>
    </w:p>
    <w:p>
      <w:pPr>
        <w:spacing w:afterAutospacing="0"/>
        <w:jc w:val="center"/>
        <w:rPr>
          <w:rFonts w:hint="default" w:ascii="Times New Roman" w:hAnsi="Times New Roman" w:eastAsia="宋体" w:cs="Times New Roman"/>
          <w:b/>
          <w:bCs/>
          <w:sz w:val="44"/>
          <w:szCs w:val="44"/>
          <w:lang w:val="en-US" w:eastAsia="zh-CN"/>
          <w:rPrChange w:id="4" w:author="......" w:date="2024-05-07T14:48:58Z">
            <w:rPr>
              <w:rFonts w:hint="default" w:ascii="Times New Roman" w:hAnsi="Times New Roman" w:eastAsia="宋体" w:cs="Times New Roman"/>
              <w:b/>
              <w:bCs/>
              <w:sz w:val="44"/>
              <w:szCs w:val="44"/>
              <w:lang w:val="en-US" w:eastAsia="zh-CN"/>
            </w:rPr>
          </w:rPrChange>
        </w:rPr>
      </w:pPr>
    </w:p>
    <w:p>
      <w:pPr>
        <w:spacing w:afterAutospacing="0"/>
        <w:jc w:val="center"/>
        <w:rPr>
          <w:del w:id="5" w:author="......" w:date="2024-03-26T00:50:13Z"/>
          <w:rFonts w:hint="default" w:ascii="Times New Roman" w:hAnsi="Times New Roman" w:eastAsia="宋体" w:cs="Times New Roman"/>
          <w:b/>
          <w:bCs/>
          <w:sz w:val="44"/>
          <w:szCs w:val="44"/>
          <w:lang w:val="en-US" w:eastAsia="zh-CN"/>
          <w:rPrChange w:id="6" w:author="......" w:date="2024-05-07T14:48:58Z">
            <w:rPr>
              <w:del w:id="7" w:author="......" w:date="2024-03-26T00:50:13Z"/>
              <w:rFonts w:hint="default" w:ascii="Times New Roman" w:hAnsi="Times New Roman" w:eastAsia="宋体" w:cs="Times New Roman"/>
              <w:b/>
              <w:bCs/>
              <w:sz w:val="44"/>
              <w:szCs w:val="44"/>
              <w:lang w:val="en-US" w:eastAsia="zh-CN"/>
            </w:rPr>
          </w:rPrChange>
        </w:rPr>
      </w:pPr>
    </w:p>
    <w:p>
      <w:pPr>
        <w:spacing w:afterAutospacing="0"/>
        <w:jc w:val="both"/>
        <w:rPr>
          <w:rFonts w:hint="default" w:ascii="Times New Roman" w:hAnsi="Times New Roman" w:eastAsia="宋体" w:cs="Times New Roman"/>
          <w:b/>
          <w:bCs/>
          <w:sz w:val="44"/>
          <w:szCs w:val="44"/>
          <w:lang w:val="en-US" w:eastAsia="zh-CN"/>
          <w:rPrChange w:id="9" w:author="......" w:date="2024-05-07T14:48:58Z">
            <w:rPr>
              <w:rFonts w:hint="default" w:ascii="Times New Roman" w:hAnsi="Times New Roman" w:eastAsia="宋体" w:cs="Times New Roman"/>
              <w:b/>
              <w:bCs/>
              <w:sz w:val="44"/>
              <w:szCs w:val="44"/>
              <w:lang w:val="en-US" w:eastAsia="zh-CN"/>
            </w:rPr>
          </w:rPrChange>
        </w:rPr>
        <w:pPrChange w:id="8" w:author="......" w:date="2024-03-26T00:50:12Z">
          <w:pPr>
            <w:spacing w:afterAutospacing="0"/>
            <w:jc w:val="center"/>
          </w:pPr>
        </w:pPrChange>
      </w:pPr>
    </w:p>
    <w:p>
      <w:pPr>
        <w:rPr>
          <w:ins w:id="10" w:author="......" w:date="2024-03-26T00:49:27Z"/>
          <w:rFonts w:hint="default" w:ascii="Times New Roman" w:hAnsi="Times New Roman" w:eastAsia="宋体" w:cs="Times New Roman"/>
          <w:rPrChange w:id="11" w:author="......" w:date="2024-05-07T14:48:58Z">
            <w:rPr>
              <w:ins w:id="12" w:author="......" w:date="2024-03-26T00:49:27Z"/>
            </w:rPr>
          </w:rPrChange>
        </w:rPr>
      </w:pPr>
      <w:bookmarkStart w:id="0" w:name="_Toc20418"/>
      <w:bookmarkStart w:id="1" w:name="_Toc11175"/>
      <w:bookmarkStart w:id="2" w:name="_Toc21301"/>
    </w:p>
    <w:p>
      <w:pPr>
        <w:spacing w:afterAutospacing="0"/>
        <w:jc w:val="center"/>
        <w:outlineLvl w:val="0"/>
        <w:rPr>
          <w:rFonts w:hint="default" w:ascii="Times New Roman" w:hAnsi="Times New Roman" w:eastAsia="宋体" w:cs="Times New Roman"/>
          <w:b/>
          <w:bCs/>
          <w:sz w:val="52"/>
          <w:szCs w:val="52"/>
          <w:lang w:val="en-US" w:eastAsia="zh-CN"/>
          <w:rPrChange w:id="13" w:author="......" w:date="2024-05-07T14:48:58Z">
            <w:rPr>
              <w:rFonts w:hint="default" w:ascii="Times New Roman" w:hAnsi="Times New Roman" w:eastAsia="宋体" w:cs="Times New Roman"/>
              <w:b/>
              <w:bCs/>
              <w:sz w:val="52"/>
              <w:szCs w:val="52"/>
              <w:lang w:val="en-US" w:eastAsia="zh-CN"/>
            </w:rPr>
          </w:rPrChange>
        </w:rPr>
      </w:pPr>
      <w:bookmarkStart w:id="3" w:name="_Toc14886"/>
      <w:bookmarkStart w:id="4" w:name="_Toc26160"/>
      <w:r>
        <w:rPr>
          <w:rFonts w:hint="default" w:ascii="Times New Roman" w:hAnsi="Times New Roman" w:eastAsia="宋体" w:cs="Times New Roman"/>
          <w:b/>
          <w:bCs/>
          <w:sz w:val="52"/>
          <w:szCs w:val="52"/>
          <w:lang w:val="en-US" w:eastAsia="zh-CN"/>
          <w:rPrChange w:id="14" w:author="......" w:date="2024-05-07T14:48:58Z">
            <w:rPr>
              <w:rFonts w:hint="default" w:ascii="Times New Roman" w:hAnsi="Times New Roman" w:eastAsia="宋体" w:cs="Times New Roman"/>
              <w:b/>
              <w:bCs/>
              <w:sz w:val="52"/>
              <w:szCs w:val="52"/>
              <w:lang w:val="en-US" w:eastAsia="zh-CN"/>
            </w:rPr>
          </w:rPrChange>
        </w:rPr>
        <w:t>工程项目管理软件</w:t>
      </w:r>
      <w:bookmarkEnd w:id="0"/>
      <w:bookmarkEnd w:id="1"/>
      <w:bookmarkEnd w:id="2"/>
      <w:bookmarkEnd w:id="3"/>
      <w:bookmarkEnd w:id="4"/>
    </w:p>
    <w:p>
      <w:pPr>
        <w:spacing w:afterAutospacing="0"/>
        <w:jc w:val="center"/>
        <w:rPr>
          <w:rFonts w:hint="default" w:ascii="Times New Roman" w:hAnsi="Times New Roman" w:eastAsia="宋体" w:cs="Times New Roman"/>
          <w:b/>
          <w:bCs/>
          <w:sz w:val="44"/>
          <w:szCs w:val="44"/>
          <w:lang w:val="en-US" w:eastAsia="zh-CN"/>
          <w:rPrChange w:id="15" w:author="......" w:date="2024-05-07T14:48:58Z">
            <w:rPr>
              <w:rFonts w:hint="default" w:ascii="Times New Roman" w:hAnsi="Times New Roman" w:eastAsia="宋体" w:cs="Times New Roman"/>
              <w:b/>
              <w:bCs/>
              <w:sz w:val="44"/>
              <w:szCs w:val="44"/>
              <w:lang w:val="en-US" w:eastAsia="zh-CN"/>
            </w:rPr>
          </w:rPrChange>
        </w:rPr>
      </w:pPr>
      <w:r>
        <w:rPr>
          <w:rFonts w:hint="default" w:ascii="Times New Roman" w:hAnsi="Times New Roman" w:eastAsia="宋体" w:cs="Times New Roman"/>
          <w:b/>
          <w:bCs/>
          <w:sz w:val="44"/>
          <w:szCs w:val="44"/>
          <w:lang w:val="en-US" w:eastAsia="zh-CN"/>
          <w:rPrChange w:id="16" w:author="......" w:date="2024-05-07T14:48:58Z">
            <w:rPr>
              <w:rFonts w:hint="default" w:ascii="Times New Roman" w:hAnsi="Times New Roman" w:eastAsia="宋体" w:cs="Times New Roman"/>
              <w:b/>
              <w:bCs/>
              <w:sz w:val="44"/>
              <w:szCs w:val="44"/>
              <w:lang w:val="en-US" w:eastAsia="zh-CN"/>
            </w:rPr>
          </w:rPrChange>
        </w:rPr>
        <w:t>Engineering Project Management Software</w:t>
      </w:r>
    </w:p>
    <w:p>
      <w:pPr>
        <w:spacing w:afterAutospacing="0"/>
        <w:jc w:val="center"/>
        <w:rPr>
          <w:rFonts w:hint="default" w:ascii="Times New Roman" w:hAnsi="Times New Roman" w:eastAsia="宋体" w:cs="Times New Roman"/>
          <w:sz w:val="44"/>
          <w:szCs w:val="44"/>
          <w:rPrChange w:id="17" w:author="......" w:date="2024-05-07T14:48:58Z">
            <w:rPr>
              <w:rFonts w:hint="default" w:ascii="Times New Roman" w:hAnsi="Times New Roman" w:eastAsia="宋体" w:cs="Times New Roman"/>
              <w:sz w:val="44"/>
              <w:szCs w:val="44"/>
            </w:rPr>
          </w:rPrChange>
        </w:rPr>
      </w:pPr>
      <w:r>
        <w:rPr>
          <w:rFonts w:hint="default" w:ascii="Times New Roman" w:hAnsi="Times New Roman" w:eastAsia="宋体" w:cs="Times New Roman"/>
          <w:sz w:val="44"/>
          <w:szCs w:val="44"/>
          <w:rPrChange w:id="18" w:author="......" w:date="2024-05-07T14:48:58Z">
            <w:rPr>
              <w:rFonts w:hint="default" w:ascii="Times New Roman" w:hAnsi="Times New Roman" w:eastAsia="宋体" w:cs="Times New Roman"/>
              <w:sz w:val="44"/>
              <w:szCs w:val="44"/>
            </w:rPr>
          </w:rPrChange>
        </w:rPr>
        <w:t>软件需求规格说明书</w:t>
      </w:r>
    </w:p>
    <w:p>
      <w:pPr>
        <w:spacing w:afterAutospacing="0"/>
        <w:jc w:val="center"/>
        <w:rPr>
          <w:rFonts w:hint="default" w:ascii="Times New Roman" w:hAnsi="Times New Roman" w:eastAsia="宋体" w:cs="Times New Roman"/>
          <w:sz w:val="44"/>
          <w:szCs w:val="44"/>
          <w:rPrChange w:id="19" w:author="......" w:date="2024-05-07T14:48:58Z">
            <w:rPr>
              <w:rFonts w:hint="default" w:ascii="Times New Roman" w:hAnsi="Times New Roman" w:eastAsia="宋体" w:cs="Times New Roman"/>
              <w:sz w:val="44"/>
              <w:szCs w:val="44"/>
            </w:rPr>
          </w:rPrChange>
        </w:rPr>
      </w:pPr>
    </w:p>
    <w:p>
      <w:pPr>
        <w:spacing w:afterAutospacing="0"/>
        <w:jc w:val="center"/>
        <w:rPr>
          <w:rFonts w:hint="default" w:ascii="Times New Roman" w:hAnsi="Times New Roman" w:eastAsia="宋体" w:cs="Times New Roman"/>
          <w:sz w:val="44"/>
          <w:szCs w:val="44"/>
          <w:rPrChange w:id="20" w:author="......" w:date="2024-05-07T14:48:58Z">
            <w:rPr>
              <w:rFonts w:hint="default" w:ascii="Times New Roman" w:hAnsi="Times New Roman" w:eastAsia="宋体" w:cs="Times New Roman"/>
              <w:sz w:val="44"/>
              <w:szCs w:val="44"/>
            </w:rPr>
          </w:rPrChange>
        </w:rPr>
      </w:pPr>
    </w:p>
    <w:p>
      <w:pPr>
        <w:spacing w:afterAutospacing="0"/>
        <w:jc w:val="center"/>
        <w:rPr>
          <w:rFonts w:hint="default" w:ascii="Times New Roman" w:hAnsi="Times New Roman" w:eastAsia="宋体" w:cs="Times New Roman"/>
          <w:sz w:val="44"/>
          <w:szCs w:val="44"/>
          <w:rPrChange w:id="21" w:author="......" w:date="2024-05-07T14:48:58Z">
            <w:rPr>
              <w:rFonts w:hint="default" w:ascii="Times New Roman" w:hAnsi="Times New Roman" w:eastAsia="宋体" w:cs="Times New Roman"/>
              <w:sz w:val="44"/>
              <w:szCs w:val="44"/>
            </w:rPr>
          </w:rPrChange>
        </w:rPr>
      </w:pPr>
    </w:p>
    <w:p>
      <w:pPr>
        <w:spacing w:afterAutospacing="0"/>
        <w:jc w:val="center"/>
        <w:rPr>
          <w:rFonts w:hint="default" w:ascii="Times New Roman" w:hAnsi="Times New Roman" w:eastAsia="宋体" w:cs="Times New Roman"/>
          <w:sz w:val="44"/>
          <w:szCs w:val="44"/>
          <w:rPrChange w:id="22" w:author="......" w:date="2024-05-07T14:48:58Z">
            <w:rPr>
              <w:rFonts w:hint="default" w:ascii="Times New Roman" w:hAnsi="Times New Roman" w:eastAsia="宋体" w:cs="Times New Roman"/>
              <w:sz w:val="44"/>
              <w:szCs w:val="44"/>
            </w:rPr>
          </w:rPrChange>
        </w:rPr>
      </w:pPr>
    </w:p>
    <w:p>
      <w:pPr>
        <w:spacing w:afterAutospacing="0"/>
        <w:jc w:val="center"/>
        <w:rPr>
          <w:rFonts w:hint="default" w:ascii="Times New Roman" w:hAnsi="Times New Roman" w:eastAsia="宋体" w:cs="Times New Roman"/>
          <w:sz w:val="44"/>
          <w:szCs w:val="44"/>
          <w:rPrChange w:id="23" w:author="......" w:date="2024-05-07T14:48:58Z">
            <w:rPr>
              <w:rFonts w:hint="default" w:ascii="Times New Roman" w:hAnsi="Times New Roman" w:eastAsia="宋体" w:cs="Times New Roman"/>
              <w:sz w:val="44"/>
              <w:szCs w:val="44"/>
            </w:rPr>
          </w:rPrChange>
        </w:rPr>
      </w:pPr>
    </w:p>
    <w:p>
      <w:pPr>
        <w:spacing w:afterAutospacing="0"/>
        <w:jc w:val="both"/>
        <w:rPr>
          <w:rFonts w:hint="default" w:ascii="Times New Roman" w:hAnsi="Times New Roman" w:eastAsia="宋体" w:cs="Times New Roman"/>
          <w:sz w:val="44"/>
          <w:szCs w:val="44"/>
          <w:rPrChange w:id="24" w:author="......" w:date="2024-05-07T14:48:58Z">
            <w:rPr>
              <w:rFonts w:hint="default" w:ascii="Times New Roman" w:hAnsi="Times New Roman" w:eastAsia="宋体" w:cs="Times New Roman"/>
              <w:sz w:val="44"/>
              <w:szCs w:val="44"/>
            </w:rPr>
          </w:rPrChange>
        </w:rPr>
      </w:pPr>
    </w:p>
    <w:p>
      <w:pPr>
        <w:spacing w:afterAutospacing="0"/>
        <w:jc w:val="center"/>
        <w:rPr>
          <w:rFonts w:hint="default" w:ascii="Times New Roman" w:hAnsi="Times New Roman" w:eastAsia="宋体" w:cs="Times New Roman"/>
          <w:sz w:val="36"/>
          <w:szCs w:val="36"/>
          <w:rPrChange w:id="25" w:author="......" w:date="2024-05-07T14:48:58Z">
            <w:rPr>
              <w:rFonts w:hint="default" w:ascii="Times New Roman" w:hAnsi="Times New Roman" w:eastAsia="宋体" w:cs="Times New Roman"/>
              <w:sz w:val="36"/>
              <w:szCs w:val="36"/>
            </w:rPr>
          </w:rPrChange>
        </w:rPr>
      </w:pPr>
    </w:p>
    <w:p>
      <w:pPr>
        <w:spacing w:afterAutospacing="0"/>
        <w:jc w:val="center"/>
        <w:outlineLvl w:val="0"/>
        <w:rPr>
          <w:rFonts w:hint="default" w:ascii="Times New Roman" w:hAnsi="Times New Roman" w:eastAsia="宋体" w:cs="Times New Roman"/>
          <w:sz w:val="36"/>
          <w:szCs w:val="36"/>
          <w:lang w:val="en-US" w:eastAsia="zh-CN"/>
          <w:rPrChange w:id="26" w:author="......" w:date="2024-05-07T14:48:58Z">
            <w:rPr>
              <w:rFonts w:hint="default" w:ascii="Times New Roman" w:hAnsi="Times New Roman" w:eastAsia="宋体" w:cs="Times New Roman"/>
              <w:sz w:val="36"/>
              <w:szCs w:val="36"/>
              <w:lang w:val="en-US" w:eastAsia="zh-CN"/>
            </w:rPr>
          </w:rPrChange>
        </w:rPr>
      </w:pPr>
      <w:bookmarkStart w:id="5" w:name="_Toc21405"/>
      <w:bookmarkStart w:id="6" w:name="_Toc5632"/>
      <w:bookmarkStart w:id="7" w:name="_Toc1279"/>
      <w:bookmarkStart w:id="8" w:name="_Toc3538"/>
      <w:bookmarkStart w:id="9" w:name="_Toc10869"/>
      <w:bookmarkStart w:id="10" w:name="_Toc14448"/>
      <w:r>
        <w:rPr>
          <w:rFonts w:hint="default" w:ascii="Times New Roman" w:hAnsi="Times New Roman" w:eastAsia="宋体" w:cs="Times New Roman"/>
          <w:sz w:val="36"/>
          <w:szCs w:val="36"/>
          <w:lang w:val="en-US" w:eastAsia="zh-CN"/>
          <w:rPrChange w:id="27" w:author="......" w:date="2024-05-07T14:48:58Z">
            <w:rPr>
              <w:rFonts w:hint="default" w:ascii="Times New Roman" w:hAnsi="Times New Roman" w:eastAsia="宋体" w:cs="Times New Roman"/>
              <w:sz w:val="36"/>
              <w:szCs w:val="36"/>
              <w:lang w:val="en-US" w:eastAsia="zh-CN"/>
            </w:rPr>
          </w:rPrChange>
        </w:rPr>
        <w:t>第二小组</w:t>
      </w:r>
      <w:bookmarkEnd w:id="5"/>
      <w:bookmarkEnd w:id="6"/>
      <w:bookmarkEnd w:id="7"/>
      <w:bookmarkEnd w:id="8"/>
      <w:bookmarkEnd w:id="9"/>
      <w:bookmarkEnd w:id="10"/>
    </w:p>
    <w:p>
      <w:pPr>
        <w:spacing w:afterAutospacing="0"/>
        <w:jc w:val="center"/>
        <w:rPr>
          <w:rFonts w:hint="default" w:ascii="Times New Roman" w:hAnsi="Times New Roman" w:eastAsia="宋体" w:cs="Times New Roman"/>
          <w:sz w:val="44"/>
          <w:szCs w:val="44"/>
          <w:rPrChange w:id="28" w:author="......" w:date="2024-05-07T14:48:58Z">
            <w:rPr>
              <w:rFonts w:hint="default" w:ascii="Times New Roman" w:hAnsi="Times New Roman" w:eastAsia="宋体" w:cs="Times New Roman"/>
              <w:sz w:val="44"/>
              <w:szCs w:val="44"/>
            </w:rPr>
          </w:rPrChange>
        </w:rPr>
      </w:pPr>
    </w:p>
    <w:p>
      <w:pPr>
        <w:spacing w:afterAutospacing="0"/>
        <w:jc w:val="both"/>
        <w:rPr>
          <w:rFonts w:hint="default" w:ascii="Times New Roman" w:hAnsi="Times New Roman" w:eastAsia="宋体" w:cs="Times New Roman"/>
          <w:sz w:val="44"/>
          <w:szCs w:val="44"/>
          <w:rPrChange w:id="29" w:author="......" w:date="2024-05-07T14:48:58Z">
            <w:rPr>
              <w:rFonts w:hint="default" w:ascii="Times New Roman" w:hAnsi="Times New Roman" w:eastAsia="宋体" w:cs="Times New Roman"/>
              <w:sz w:val="44"/>
              <w:szCs w:val="44"/>
            </w:rPr>
          </w:rPrChange>
        </w:rPr>
      </w:pPr>
    </w:p>
    <w:p>
      <w:pPr>
        <w:spacing w:afterAutospacing="0"/>
        <w:jc w:val="both"/>
        <w:rPr>
          <w:rFonts w:hint="default" w:ascii="Times New Roman" w:hAnsi="Times New Roman" w:eastAsia="宋体" w:cs="Times New Roman"/>
          <w:sz w:val="44"/>
          <w:szCs w:val="44"/>
          <w:rPrChange w:id="30" w:author="......" w:date="2024-05-07T14:48:58Z">
            <w:rPr>
              <w:rFonts w:hint="default" w:ascii="Times New Roman" w:hAnsi="Times New Roman" w:eastAsia="宋体" w:cs="Times New Roman"/>
              <w:sz w:val="44"/>
              <w:szCs w:val="44"/>
            </w:rPr>
          </w:rPrChange>
        </w:rPr>
      </w:pPr>
    </w:p>
    <w:p>
      <w:pPr>
        <w:spacing w:afterAutospacing="0"/>
        <w:jc w:val="both"/>
        <w:rPr>
          <w:rFonts w:hint="default" w:ascii="Times New Roman" w:hAnsi="Times New Roman" w:eastAsia="宋体" w:cs="Times New Roman"/>
          <w:sz w:val="28"/>
          <w:szCs w:val="28"/>
          <w:rPrChange w:id="31" w:author="......" w:date="2024-05-07T14:48:58Z">
            <w:rPr>
              <w:rFonts w:hint="default" w:ascii="Times New Roman" w:hAnsi="Times New Roman" w:eastAsia="宋体" w:cs="Times New Roman"/>
              <w:sz w:val="28"/>
              <w:szCs w:val="28"/>
            </w:rPr>
          </w:rPrChange>
        </w:rPr>
      </w:pPr>
    </w:p>
    <w:p>
      <w:pPr>
        <w:spacing w:afterAutospacing="0"/>
        <w:jc w:val="both"/>
        <w:rPr>
          <w:rFonts w:hint="default" w:ascii="Times New Roman" w:hAnsi="Times New Roman" w:eastAsia="宋体" w:cs="Times New Roman"/>
          <w:sz w:val="28"/>
          <w:szCs w:val="28"/>
          <w:lang w:val="en-US" w:eastAsia="zh-CN"/>
          <w:rPrChange w:id="32" w:author="......" w:date="2024-05-07T14:48:58Z">
            <w:rPr>
              <w:rFonts w:hint="default" w:ascii="Times New Roman" w:hAnsi="Times New Roman" w:eastAsia="宋体" w:cs="Times New Roman"/>
              <w:sz w:val="28"/>
              <w:szCs w:val="28"/>
              <w:lang w:val="en-US" w:eastAsia="zh-CN"/>
            </w:rPr>
          </w:rPrChange>
        </w:rPr>
      </w:pPr>
      <w:r>
        <w:rPr>
          <w:rFonts w:hint="default" w:ascii="Times New Roman" w:hAnsi="Times New Roman" w:eastAsia="宋体" w:cs="Times New Roman"/>
          <w:sz w:val="28"/>
          <w:szCs w:val="28"/>
          <w:lang w:val="en-US" w:eastAsia="zh-CN"/>
          <w:rPrChange w:id="33" w:author="......" w:date="2024-05-07T14:48:58Z">
            <w:rPr>
              <w:rFonts w:hint="default" w:ascii="Times New Roman" w:hAnsi="Times New Roman" w:eastAsia="宋体" w:cs="Times New Roman"/>
              <w:sz w:val="28"/>
              <w:szCs w:val="28"/>
              <w:lang w:val="en-US" w:eastAsia="zh-CN"/>
            </w:rPr>
          </w:rPrChange>
        </w:rPr>
        <w:t>版本变更历史</w:t>
      </w:r>
    </w:p>
    <w:tbl>
      <w:tblPr>
        <w:tblStyle w:val="19"/>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7"/>
        <w:gridCol w:w="1839"/>
        <w:gridCol w:w="2692"/>
        <w:gridCol w:w="1330"/>
        <w:gridCol w:w="1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pct"/>
          </w:tcPr>
          <w:p>
            <w:pPr>
              <w:spacing w:afterAutospacing="0"/>
              <w:jc w:val="center"/>
              <w:rPr>
                <w:rFonts w:hint="default" w:ascii="Times New Roman" w:hAnsi="Times New Roman" w:eastAsia="宋体" w:cs="Times New Roman"/>
                <w:sz w:val="24"/>
                <w:szCs w:val="24"/>
                <w:vertAlign w:val="baseline"/>
                <w:lang w:val="en-US" w:eastAsia="zh-CN"/>
                <w:rPrChange w:id="34" w:author="......" w:date="2024-05-07T14:48:58Z">
                  <w:rPr>
                    <w:rFonts w:hint="default" w:ascii="Times New Roman" w:hAnsi="Times New Roman" w:eastAsia="宋体" w:cs="Times New Roman"/>
                    <w:sz w:val="24"/>
                    <w:szCs w:val="24"/>
                    <w:vertAlign w:val="baseline"/>
                    <w:lang w:val="en-US" w:eastAsia="zh-CN"/>
                  </w:rPr>
                </w:rPrChange>
              </w:rPr>
            </w:pPr>
            <w:r>
              <w:rPr>
                <w:rFonts w:hint="default" w:ascii="Times New Roman" w:hAnsi="Times New Roman" w:eastAsia="宋体" w:cs="Times New Roman"/>
                <w:sz w:val="24"/>
                <w:szCs w:val="24"/>
                <w:vertAlign w:val="baseline"/>
                <w:lang w:val="en-US" w:eastAsia="zh-CN"/>
                <w:rPrChange w:id="35" w:author="......" w:date="2024-05-07T14:48:58Z">
                  <w:rPr>
                    <w:rFonts w:hint="default" w:ascii="Times New Roman" w:hAnsi="Times New Roman" w:eastAsia="宋体" w:cs="Times New Roman"/>
                    <w:sz w:val="24"/>
                    <w:szCs w:val="24"/>
                    <w:vertAlign w:val="baseline"/>
                    <w:lang w:val="en-US" w:eastAsia="zh-CN"/>
                  </w:rPr>
                </w:rPrChange>
              </w:rPr>
              <w:t>版本</w:t>
            </w:r>
          </w:p>
        </w:tc>
        <w:tc>
          <w:tcPr>
            <w:tcW w:w="1079" w:type="pct"/>
          </w:tcPr>
          <w:p>
            <w:pPr>
              <w:spacing w:afterAutospacing="0"/>
              <w:jc w:val="center"/>
              <w:rPr>
                <w:rFonts w:hint="default" w:ascii="Times New Roman" w:hAnsi="Times New Roman" w:eastAsia="宋体" w:cs="Times New Roman"/>
                <w:sz w:val="24"/>
                <w:szCs w:val="24"/>
                <w:vertAlign w:val="baseline"/>
                <w:lang w:val="en-US" w:eastAsia="zh-CN"/>
                <w:rPrChange w:id="36" w:author="......" w:date="2024-05-07T14:48:58Z">
                  <w:rPr>
                    <w:rFonts w:hint="default" w:ascii="Times New Roman" w:hAnsi="Times New Roman" w:eastAsia="宋体" w:cs="Times New Roman"/>
                    <w:sz w:val="24"/>
                    <w:szCs w:val="24"/>
                    <w:vertAlign w:val="baseline"/>
                    <w:lang w:val="en-US" w:eastAsia="zh-CN"/>
                  </w:rPr>
                </w:rPrChange>
              </w:rPr>
            </w:pPr>
            <w:r>
              <w:rPr>
                <w:rFonts w:hint="default" w:ascii="Times New Roman" w:hAnsi="Times New Roman" w:eastAsia="宋体" w:cs="Times New Roman"/>
                <w:sz w:val="24"/>
                <w:szCs w:val="24"/>
                <w:vertAlign w:val="baseline"/>
                <w:lang w:val="en-US" w:eastAsia="zh-CN"/>
                <w:rPrChange w:id="37" w:author="......" w:date="2024-05-07T14:48:58Z">
                  <w:rPr>
                    <w:rFonts w:hint="default" w:ascii="Times New Roman" w:hAnsi="Times New Roman" w:eastAsia="宋体" w:cs="Times New Roman"/>
                    <w:sz w:val="24"/>
                    <w:szCs w:val="24"/>
                    <w:vertAlign w:val="baseline"/>
                    <w:lang w:val="en-US" w:eastAsia="zh-CN"/>
                  </w:rPr>
                </w:rPrChange>
              </w:rPr>
              <w:t>提交日期</w:t>
            </w:r>
          </w:p>
        </w:tc>
        <w:tc>
          <w:tcPr>
            <w:tcW w:w="1579" w:type="pct"/>
          </w:tcPr>
          <w:p>
            <w:pPr>
              <w:spacing w:afterAutospacing="0"/>
              <w:jc w:val="center"/>
              <w:rPr>
                <w:rFonts w:hint="default" w:ascii="Times New Roman" w:hAnsi="Times New Roman" w:eastAsia="宋体" w:cs="Times New Roman"/>
                <w:sz w:val="24"/>
                <w:szCs w:val="24"/>
                <w:vertAlign w:val="baseline"/>
                <w:lang w:val="en-US" w:eastAsia="zh-CN"/>
                <w:rPrChange w:id="38" w:author="......" w:date="2024-05-07T14:48:58Z">
                  <w:rPr>
                    <w:rFonts w:hint="default" w:ascii="Times New Roman" w:hAnsi="Times New Roman" w:eastAsia="宋体" w:cs="Times New Roman"/>
                    <w:sz w:val="24"/>
                    <w:szCs w:val="24"/>
                    <w:vertAlign w:val="baseline"/>
                    <w:lang w:val="en-US" w:eastAsia="zh-CN"/>
                  </w:rPr>
                </w:rPrChange>
              </w:rPr>
            </w:pPr>
            <w:r>
              <w:rPr>
                <w:rFonts w:hint="default" w:ascii="Times New Roman" w:hAnsi="Times New Roman" w:eastAsia="宋体" w:cs="Times New Roman"/>
                <w:sz w:val="24"/>
                <w:szCs w:val="24"/>
                <w:vertAlign w:val="baseline"/>
                <w:lang w:val="en-US" w:eastAsia="zh-CN"/>
                <w:rPrChange w:id="39" w:author="......" w:date="2024-05-07T14:48:58Z">
                  <w:rPr>
                    <w:rFonts w:hint="default" w:ascii="Times New Roman" w:hAnsi="Times New Roman" w:eastAsia="宋体" w:cs="Times New Roman"/>
                    <w:sz w:val="24"/>
                    <w:szCs w:val="24"/>
                    <w:vertAlign w:val="baseline"/>
                    <w:lang w:val="en-US" w:eastAsia="zh-CN"/>
                  </w:rPr>
                </w:rPrChange>
              </w:rPr>
              <w:t>主要编制人</w:t>
            </w:r>
          </w:p>
        </w:tc>
        <w:tc>
          <w:tcPr>
            <w:tcW w:w="780" w:type="pct"/>
          </w:tcPr>
          <w:p>
            <w:pPr>
              <w:spacing w:afterAutospacing="0"/>
              <w:jc w:val="center"/>
              <w:rPr>
                <w:rFonts w:hint="default" w:ascii="Times New Roman" w:hAnsi="Times New Roman" w:eastAsia="宋体" w:cs="Times New Roman"/>
                <w:sz w:val="24"/>
                <w:szCs w:val="24"/>
                <w:vertAlign w:val="baseline"/>
                <w:lang w:val="en-US" w:eastAsia="zh-CN"/>
                <w:rPrChange w:id="40" w:author="......" w:date="2024-05-07T14:48:58Z">
                  <w:rPr>
                    <w:rFonts w:hint="default" w:ascii="Times New Roman" w:hAnsi="Times New Roman" w:eastAsia="宋体" w:cs="Times New Roman"/>
                    <w:sz w:val="24"/>
                    <w:szCs w:val="24"/>
                    <w:vertAlign w:val="baseline"/>
                    <w:lang w:val="en-US" w:eastAsia="zh-CN"/>
                  </w:rPr>
                </w:rPrChange>
              </w:rPr>
            </w:pPr>
            <w:r>
              <w:rPr>
                <w:rFonts w:hint="default" w:ascii="Times New Roman" w:hAnsi="Times New Roman" w:eastAsia="宋体" w:cs="Times New Roman"/>
                <w:sz w:val="24"/>
                <w:szCs w:val="24"/>
                <w:vertAlign w:val="baseline"/>
                <w:lang w:val="en-US" w:eastAsia="zh-CN"/>
                <w:rPrChange w:id="41" w:author="......" w:date="2024-05-07T14:48:58Z">
                  <w:rPr>
                    <w:rFonts w:hint="default" w:ascii="Times New Roman" w:hAnsi="Times New Roman" w:eastAsia="宋体" w:cs="Times New Roman"/>
                    <w:sz w:val="24"/>
                    <w:szCs w:val="24"/>
                    <w:vertAlign w:val="baseline"/>
                    <w:lang w:val="en-US" w:eastAsia="zh-CN"/>
                  </w:rPr>
                </w:rPrChange>
              </w:rPr>
              <w:t>审核人</w:t>
            </w:r>
          </w:p>
        </w:tc>
        <w:tc>
          <w:tcPr>
            <w:tcW w:w="980" w:type="pct"/>
          </w:tcPr>
          <w:p>
            <w:pPr>
              <w:spacing w:afterAutospacing="0"/>
              <w:jc w:val="center"/>
              <w:rPr>
                <w:rFonts w:hint="default" w:ascii="Times New Roman" w:hAnsi="Times New Roman" w:eastAsia="宋体" w:cs="Times New Roman"/>
                <w:sz w:val="24"/>
                <w:szCs w:val="24"/>
                <w:vertAlign w:val="baseline"/>
                <w:lang w:val="en-US" w:eastAsia="zh-CN"/>
                <w:rPrChange w:id="42" w:author="......" w:date="2024-05-07T14:48:58Z">
                  <w:rPr>
                    <w:rFonts w:hint="default" w:ascii="Times New Roman" w:hAnsi="Times New Roman" w:eastAsia="宋体" w:cs="Times New Roman"/>
                    <w:sz w:val="24"/>
                    <w:szCs w:val="24"/>
                    <w:vertAlign w:val="baseline"/>
                    <w:lang w:val="en-US" w:eastAsia="zh-CN"/>
                  </w:rPr>
                </w:rPrChange>
              </w:rPr>
            </w:pPr>
            <w:r>
              <w:rPr>
                <w:rFonts w:hint="default" w:ascii="Times New Roman" w:hAnsi="Times New Roman" w:eastAsia="宋体" w:cs="Times New Roman"/>
                <w:sz w:val="24"/>
                <w:szCs w:val="24"/>
                <w:vertAlign w:val="baseline"/>
                <w:lang w:val="en-US" w:eastAsia="zh-CN"/>
                <w:rPrChange w:id="43" w:author="......" w:date="2024-05-07T14:48:58Z">
                  <w:rPr>
                    <w:rFonts w:hint="default" w:ascii="Times New Roman" w:hAnsi="Times New Roman" w:eastAsia="宋体" w:cs="Times New Roman"/>
                    <w:sz w:val="24"/>
                    <w:szCs w:val="24"/>
                    <w:vertAlign w:val="baseline"/>
                    <w:lang w:val="en-US" w:eastAsia="zh-CN"/>
                  </w:rPr>
                </w:rPrChange>
              </w:rPr>
              <w:t>版本说明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pct"/>
          </w:tcPr>
          <w:p>
            <w:pPr>
              <w:spacing w:afterAutospacing="0"/>
              <w:jc w:val="center"/>
              <w:rPr>
                <w:rFonts w:hint="default" w:ascii="Times New Roman" w:hAnsi="Times New Roman" w:eastAsia="宋体" w:cs="Times New Roman"/>
                <w:sz w:val="24"/>
                <w:szCs w:val="24"/>
                <w:vertAlign w:val="baseline"/>
                <w:lang w:val="en-US" w:eastAsia="zh-CN"/>
                <w:rPrChange w:id="44" w:author="......" w:date="2024-05-07T14:48:58Z">
                  <w:rPr>
                    <w:rFonts w:hint="default" w:ascii="Times New Roman" w:hAnsi="Times New Roman" w:eastAsia="宋体" w:cs="Times New Roman"/>
                    <w:sz w:val="24"/>
                    <w:szCs w:val="24"/>
                    <w:vertAlign w:val="baseline"/>
                    <w:lang w:val="en-US" w:eastAsia="zh-CN"/>
                  </w:rPr>
                </w:rPrChange>
              </w:rPr>
            </w:pPr>
            <w:r>
              <w:rPr>
                <w:rFonts w:hint="default" w:ascii="Times New Roman" w:hAnsi="Times New Roman" w:eastAsia="宋体" w:cs="Times New Roman"/>
                <w:sz w:val="24"/>
                <w:szCs w:val="24"/>
                <w:vertAlign w:val="baseline"/>
                <w:lang w:val="en-US" w:eastAsia="zh-CN"/>
                <w:rPrChange w:id="45" w:author="......" w:date="2024-05-07T14:48:58Z">
                  <w:rPr>
                    <w:rFonts w:hint="default" w:ascii="Times New Roman" w:hAnsi="Times New Roman" w:eastAsia="宋体" w:cs="Times New Roman"/>
                    <w:sz w:val="24"/>
                    <w:szCs w:val="24"/>
                    <w:vertAlign w:val="baseline"/>
                    <w:lang w:val="en-US" w:eastAsia="zh-CN"/>
                  </w:rPr>
                </w:rPrChange>
              </w:rPr>
              <w:t>1.0</w:t>
            </w:r>
          </w:p>
        </w:tc>
        <w:tc>
          <w:tcPr>
            <w:tcW w:w="1079" w:type="pct"/>
          </w:tcPr>
          <w:p>
            <w:pPr>
              <w:spacing w:afterAutospacing="0"/>
              <w:jc w:val="center"/>
              <w:rPr>
                <w:rFonts w:hint="default" w:ascii="Times New Roman" w:hAnsi="Times New Roman" w:eastAsia="宋体" w:cs="Times New Roman"/>
                <w:sz w:val="24"/>
                <w:szCs w:val="24"/>
                <w:vertAlign w:val="baseline"/>
                <w:lang w:val="en-US" w:eastAsia="zh-CN"/>
                <w:rPrChange w:id="46" w:author="......" w:date="2024-05-07T14:48:58Z">
                  <w:rPr>
                    <w:rFonts w:hint="default" w:ascii="Times New Roman" w:hAnsi="Times New Roman" w:eastAsia="宋体" w:cs="Times New Roman"/>
                    <w:sz w:val="24"/>
                    <w:szCs w:val="24"/>
                    <w:vertAlign w:val="baseline"/>
                    <w:lang w:val="en-US" w:eastAsia="zh-CN"/>
                  </w:rPr>
                </w:rPrChange>
              </w:rPr>
            </w:pPr>
            <w:r>
              <w:rPr>
                <w:rFonts w:hint="default" w:ascii="Times New Roman" w:hAnsi="Times New Roman" w:eastAsia="宋体" w:cs="Times New Roman"/>
                <w:sz w:val="24"/>
                <w:szCs w:val="24"/>
                <w:vertAlign w:val="baseline"/>
                <w:lang w:val="en-US" w:eastAsia="zh-CN"/>
                <w:rPrChange w:id="47" w:author="......" w:date="2024-05-07T14:48:58Z">
                  <w:rPr>
                    <w:rFonts w:hint="default" w:ascii="Times New Roman" w:hAnsi="Times New Roman" w:eastAsia="宋体" w:cs="Times New Roman"/>
                    <w:sz w:val="24"/>
                    <w:szCs w:val="24"/>
                    <w:vertAlign w:val="baseline"/>
                    <w:lang w:val="en-US" w:eastAsia="zh-CN"/>
                  </w:rPr>
                </w:rPrChange>
              </w:rPr>
              <w:t>2024.03.17</w:t>
            </w:r>
          </w:p>
        </w:tc>
        <w:tc>
          <w:tcPr>
            <w:tcW w:w="1579" w:type="pct"/>
          </w:tcPr>
          <w:p>
            <w:pPr>
              <w:spacing w:afterAutospacing="0"/>
              <w:jc w:val="center"/>
              <w:rPr>
                <w:rFonts w:hint="default" w:ascii="Times New Roman" w:hAnsi="Times New Roman" w:eastAsia="宋体" w:cs="Times New Roman"/>
                <w:sz w:val="24"/>
                <w:szCs w:val="24"/>
                <w:vertAlign w:val="baseline"/>
                <w:lang w:val="en-US" w:eastAsia="zh-CN"/>
                <w:rPrChange w:id="48" w:author="......" w:date="2024-05-07T14:48:58Z">
                  <w:rPr>
                    <w:rFonts w:hint="default" w:ascii="Times New Roman" w:hAnsi="Times New Roman" w:eastAsia="宋体" w:cs="Times New Roman"/>
                    <w:sz w:val="24"/>
                    <w:szCs w:val="24"/>
                    <w:vertAlign w:val="baseline"/>
                    <w:lang w:val="en-US" w:eastAsia="zh-CN"/>
                  </w:rPr>
                </w:rPrChange>
              </w:rPr>
            </w:pPr>
            <w:r>
              <w:rPr>
                <w:rFonts w:hint="default" w:ascii="Times New Roman" w:hAnsi="Times New Roman" w:eastAsia="宋体" w:cs="Times New Roman"/>
                <w:sz w:val="24"/>
                <w:szCs w:val="24"/>
                <w:vertAlign w:val="baseline"/>
                <w:lang w:val="en-US" w:eastAsia="zh-CN"/>
                <w:rPrChange w:id="49" w:author="......" w:date="2024-05-07T14:48:58Z">
                  <w:rPr>
                    <w:rFonts w:hint="default" w:ascii="Times New Roman" w:hAnsi="Times New Roman" w:eastAsia="宋体" w:cs="Times New Roman"/>
                    <w:sz w:val="24"/>
                    <w:szCs w:val="24"/>
                    <w:vertAlign w:val="baseline"/>
                    <w:lang w:val="en-US" w:eastAsia="zh-CN"/>
                  </w:rPr>
                </w:rPrChange>
              </w:rPr>
              <w:t>李卓康、王若羽</w:t>
            </w:r>
          </w:p>
          <w:p>
            <w:pPr>
              <w:spacing w:afterAutospacing="0"/>
              <w:jc w:val="center"/>
              <w:rPr>
                <w:rFonts w:hint="default" w:ascii="Times New Roman" w:hAnsi="Times New Roman" w:eastAsia="宋体" w:cs="Times New Roman"/>
                <w:sz w:val="24"/>
                <w:szCs w:val="24"/>
                <w:vertAlign w:val="baseline"/>
                <w:lang w:val="en-US" w:eastAsia="zh-CN"/>
                <w:rPrChange w:id="50" w:author="......" w:date="2024-05-07T14:48:58Z">
                  <w:rPr>
                    <w:rFonts w:hint="default" w:ascii="Times New Roman" w:hAnsi="Times New Roman" w:eastAsia="宋体" w:cs="Times New Roman"/>
                    <w:sz w:val="24"/>
                    <w:szCs w:val="24"/>
                    <w:vertAlign w:val="baseline"/>
                    <w:lang w:val="en-US" w:eastAsia="zh-CN"/>
                  </w:rPr>
                </w:rPrChange>
              </w:rPr>
            </w:pPr>
            <w:r>
              <w:rPr>
                <w:rFonts w:hint="default" w:ascii="Times New Roman" w:hAnsi="Times New Roman" w:eastAsia="宋体" w:cs="Times New Roman"/>
                <w:sz w:val="24"/>
                <w:szCs w:val="24"/>
                <w:vertAlign w:val="baseline"/>
                <w:lang w:val="en-US" w:eastAsia="zh-CN"/>
                <w:rPrChange w:id="51" w:author="......" w:date="2024-05-07T14:48:58Z">
                  <w:rPr>
                    <w:rFonts w:hint="default" w:ascii="Times New Roman" w:hAnsi="Times New Roman" w:eastAsia="宋体" w:cs="Times New Roman"/>
                    <w:sz w:val="24"/>
                    <w:szCs w:val="24"/>
                    <w:vertAlign w:val="baseline"/>
                    <w:lang w:val="en-US" w:eastAsia="zh-CN"/>
                  </w:rPr>
                </w:rPrChange>
              </w:rPr>
              <w:t>杨迅、曾为</w:t>
            </w:r>
          </w:p>
        </w:tc>
        <w:tc>
          <w:tcPr>
            <w:tcW w:w="780" w:type="pct"/>
          </w:tcPr>
          <w:p>
            <w:pPr>
              <w:spacing w:afterAutospacing="0"/>
              <w:jc w:val="center"/>
              <w:rPr>
                <w:rFonts w:hint="default" w:ascii="Times New Roman" w:hAnsi="Times New Roman" w:eastAsia="宋体" w:cs="Times New Roman"/>
                <w:sz w:val="24"/>
                <w:szCs w:val="24"/>
                <w:vertAlign w:val="baseline"/>
                <w:rPrChange w:id="52" w:author="......" w:date="2024-05-07T14:48:58Z">
                  <w:rPr>
                    <w:rFonts w:hint="default" w:ascii="Times New Roman" w:hAnsi="Times New Roman" w:eastAsia="宋体" w:cs="Times New Roman"/>
                    <w:sz w:val="24"/>
                    <w:szCs w:val="24"/>
                    <w:vertAlign w:val="baseline"/>
                  </w:rPr>
                </w:rPrChange>
              </w:rPr>
            </w:pPr>
          </w:p>
        </w:tc>
        <w:tc>
          <w:tcPr>
            <w:tcW w:w="980" w:type="pct"/>
          </w:tcPr>
          <w:p>
            <w:pPr>
              <w:spacing w:afterAutospacing="0"/>
              <w:jc w:val="left"/>
              <w:rPr>
                <w:rFonts w:hint="default" w:ascii="Times New Roman" w:hAnsi="Times New Roman" w:eastAsia="宋体" w:cs="Times New Roman"/>
                <w:sz w:val="24"/>
                <w:szCs w:val="24"/>
                <w:vertAlign w:val="baseline"/>
                <w:lang w:val="en-US" w:eastAsia="zh-CN"/>
                <w:rPrChange w:id="53" w:author="......" w:date="2024-05-07T14:48:58Z">
                  <w:rPr>
                    <w:rFonts w:hint="default" w:ascii="Times New Roman" w:hAnsi="Times New Roman" w:eastAsia="宋体" w:cs="Times New Roman"/>
                    <w:sz w:val="24"/>
                    <w:szCs w:val="24"/>
                    <w:vertAlign w:val="baseline"/>
                    <w:lang w:val="en-US" w:eastAsia="zh-CN"/>
                  </w:rPr>
                </w:rPrChange>
              </w:rPr>
            </w:pPr>
            <w:r>
              <w:rPr>
                <w:rFonts w:hint="default" w:ascii="Times New Roman" w:hAnsi="Times New Roman" w:eastAsia="宋体" w:cs="Times New Roman"/>
                <w:sz w:val="24"/>
                <w:szCs w:val="24"/>
                <w:vertAlign w:val="baseline"/>
                <w:lang w:val="en-US" w:eastAsia="zh-CN"/>
                <w:rPrChange w:id="54" w:author="......" w:date="2024-05-07T14:48:58Z">
                  <w:rPr>
                    <w:rFonts w:hint="default" w:ascii="Times New Roman" w:hAnsi="Times New Roman" w:eastAsia="宋体" w:cs="Times New Roman"/>
                    <w:sz w:val="24"/>
                    <w:szCs w:val="24"/>
                    <w:vertAlign w:val="baseline"/>
                    <w:lang w:val="en-US" w:eastAsia="zh-CN"/>
                  </w:rPr>
                </w:rPrChange>
              </w:rPr>
              <w:t>初稿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pct"/>
          </w:tcPr>
          <w:p>
            <w:pPr>
              <w:spacing w:afterAutospacing="0"/>
              <w:jc w:val="center"/>
              <w:rPr>
                <w:rFonts w:hint="default" w:ascii="Times New Roman" w:hAnsi="Times New Roman" w:eastAsia="宋体" w:cs="Times New Roman"/>
                <w:sz w:val="24"/>
                <w:szCs w:val="24"/>
                <w:vertAlign w:val="baseline"/>
                <w:lang w:val="en-US" w:eastAsia="zh-CN"/>
                <w:rPrChange w:id="55" w:author="......" w:date="2024-05-07T14:48:58Z">
                  <w:rPr>
                    <w:rFonts w:hint="default" w:ascii="Times New Roman" w:hAnsi="Times New Roman" w:eastAsia="宋体" w:cs="Times New Roman"/>
                    <w:sz w:val="24"/>
                    <w:szCs w:val="24"/>
                    <w:vertAlign w:val="baseline"/>
                    <w:lang w:val="en-US" w:eastAsia="zh-CN"/>
                  </w:rPr>
                </w:rPrChange>
              </w:rPr>
            </w:pPr>
            <w:r>
              <w:rPr>
                <w:rFonts w:hint="default" w:ascii="Times New Roman" w:hAnsi="Times New Roman" w:eastAsia="宋体" w:cs="Times New Roman"/>
                <w:sz w:val="24"/>
                <w:szCs w:val="24"/>
                <w:vertAlign w:val="baseline"/>
                <w:lang w:val="en-US" w:eastAsia="zh-CN"/>
                <w:rPrChange w:id="56" w:author="......" w:date="2024-05-07T14:48:58Z">
                  <w:rPr>
                    <w:rFonts w:hint="default" w:ascii="Times New Roman" w:hAnsi="Times New Roman" w:eastAsia="宋体" w:cs="Times New Roman"/>
                    <w:sz w:val="24"/>
                    <w:szCs w:val="24"/>
                    <w:vertAlign w:val="baseline"/>
                    <w:lang w:val="en-US" w:eastAsia="zh-CN"/>
                  </w:rPr>
                </w:rPrChange>
              </w:rPr>
              <w:t>2.0</w:t>
            </w:r>
          </w:p>
        </w:tc>
        <w:tc>
          <w:tcPr>
            <w:tcW w:w="1079" w:type="pct"/>
          </w:tcPr>
          <w:p>
            <w:pPr>
              <w:spacing w:afterAutospacing="0"/>
              <w:jc w:val="center"/>
              <w:rPr>
                <w:rFonts w:hint="default" w:ascii="Times New Roman" w:hAnsi="Times New Roman" w:eastAsia="宋体" w:cs="Times New Roman"/>
                <w:sz w:val="24"/>
                <w:szCs w:val="24"/>
                <w:vertAlign w:val="baseline"/>
                <w:lang w:val="en-US" w:eastAsia="zh-CN"/>
                <w:rPrChange w:id="57" w:author="......" w:date="2024-05-07T14:48:58Z">
                  <w:rPr>
                    <w:rFonts w:hint="default" w:ascii="Times New Roman" w:hAnsi="Times New Roman" w:eastAsia="宋体" w:cs="Times New Roman"/>
                    <w:sz w:val="24"/>
                    <w:szCs w:val="24"/>
                    <w:vertAlign w:val="baseline"/>
                    <w:lang w:val="en-US" w:eastAsia="zh-CN"/>
                  </w:rPr>
                </w:rPrChange>
              </w:rPr>
            </w:pPr>
            <w:r>
              <w:rPr>
                <w:rFonts w:hint="default" w:ascii="Times New Roman" w:hAnsi="Times New Roman" w:eastAsia="宋体" w:cs="Times New Roman"/>
                <w:sz w:val="24"/>
                <w:szCs w:val="24"/>
                <w:vertAlign w:val="baseline"/>
                <w:lang w:val="en-US" w:eastAsia="zh-CN"/>
                <w:rPrChange w:id="58" w:author="......" w:date="2024-05-07T14:48:58Z">
                  <w:rPr>
                    <w:rFonts w:hint="default" w:ascii="Times New Roman" w:hAnsi="Times New Roman" w:eastAsia="宋体" w:cs="Times New Roman"/>
                    <w:sz w:val="24"/>
                    <w:szCs w:val="24"/>
                    <w:vertAlign w:val="baseline"/>
                    <w:lang w:val="en-US" w:eastAsia="zh-CN"/>
                  </w:rPr>
                </w:rPrChange>
              </w:rPr>
              <w:t>2024.03.26</w:t>
            </w:r>
          </w:p>
        </w:tc>
        <w:tc>
          <w:tcPr>
            <w:tcW w:w="1579" w:type="pct"/>
          </w:tcPr>
          <w:p>
            <w:pPr>
              <w:spacing w:afterAutospacing="0"/>
              <w:jc w:val="center"/>
              <w:rPr>
                <w:rFonts w:hint="default" w:ascii="Times New Roman" w:hAnsi="Times New Roman" w:eastAsia="宋体" w:cs="Times New Roman"/>
                <w:sz w:val="24"/>
                <w:szCs w:val="24"/>
                <w:vertAlign w:val="baseline"/>
                <w:rPrChange w:id="59" w:author="......" w:date="2024-05-07T14:48:58Z">
                  <w:rPr>
                    <w:rFonts w:hint="default" w:ascii="Times New Roman" w:hAnsi="Times New Roman" w:eastAsia="宋体" w:cs="Times New Roman"/>
                    <w:sz w:val="24"/>
                    <w:szCs w:val="24"/>
                    <w:vertAlign w:val="baseline"/>
                  </w:rPr>
                </w:rPrChange>
              </w:rPr>
            </w:pPr>
            <w:r>
              <w:rPr>
                <w:rFonts w:hint="default" w:ascii="Times New Roman" w:hAnsi="Times New Roman" w:eastAsia="宋体" w:cs="Times New Roman"/>
                <w:sz w:val="24"/>
                <w:szCs w:val="24"/>
                <w:vertAlign w:val="baseline"/>
                <w:lang w:val="en-US" w:eastAsia="zh-CN"/>
                <w:rPrChange w:id="60" w:author="......" w:date="2024-05-07T14:48:58Z">
                  <w:rPr>
                    <w:rFonts w:hint="default" w:ascii="Times New Roman" w:hAnsi="Times New Roman" w:eastAsia="宋体" w:cs="Times New Roman"/>
                    <w:sz w:val="24"/>
                    <w:szCs w:val="24"/>
                    <w:vertAlign w:val="baseline"/>
                    <w:lang w:val="en-US" w:eastAsia="zh-CN"/>
                  </w:rPr>
                </w:rPrChange>
              </w:rPr>
              <w:t>李卓康、王若羽、曾为</w:t>
            </w:r>
          </w:p>
        </w:tc>
        <w:tc>
          <w:tcPr>
            <w:tcW w:w="780" w:type="pct"/>
          </w:tcPr>
          <w:p>
            <w:pPr>
              <w:spacing w:afterAutospacing="0"/>
              <w:jc w:val="center"/>
              <w:rPr>
                <w:rFonts w:hint="default" w:ascii="Times New Roman" w:hAnsi="Times New Roman" w:eastAsia="宋体" w:cs="Times New Roman"/>
                <w:sz w:val="24"/>
                <w:szCs w:val="24"/>
                <w:vertAlign w:val="baseline"/>
                <w:lang w:val="en-US" w:eastAsia="zh-CN"/>
                <w:rPrChange w:id="61" w:author="......" w:date="2024-05-07T14:48:58Z">
                  <w:rPr>
                    <w:rFonts w:hint="default" w:ascii="Times New Roman" w:hAnsi="Times New Roman" w:eastAsia="宋体" w:cs="Times New Roman"/>
                    <w:sz w:val="24"/>
                    <w:szCs w:val="24"/>
                    <w:vertAlign w:val="baseline"/>
                    <w:lang w:val="en-US" w:eastAsia="zh-CN"/>
                  </w:rPr>
                </w:rPrChange>
              </w:rPr>
            </w:pPr>
            <w:r>
              <w:rPr>
                <w:rFonts w:hint="default" w:ascii="Times New Roman" w:hAnsi="Times New Roman" w:eastAsia="宋体" w:cs="Times New Roman"/>
                <w:sz w:val="24"/>
                <w:szCs w:val="24"/>
                <w:vertAlign w:val="baseline"/>
                <w:lang w:val="en-US" w:eastAsia="zh-CN"/>
                <w:rPrChange w:id="62" w:author="......" w:date="2024-05-07T14:48:58Z">
                  <w:rPr>
                    <w:rFonts w:hint="default" w:ascii="Times New Roman" w:hAnsi="Times New Roman" w:eastAsia="宋体" w:cs="Times New Roman"/>
                    <w:sz w:val="24"/>
                    <w:szCs w:val="24"/>
                    <w:vertAlign w:val="baseline"/>
                    <w:lang w:val="en-US" w:eastAsia="zh-CN"/>
                  </w:rPr>
                </w:rPrChange>
              </w:rPr>
              <w:t>杨迅</w:t>
            </w:r>
          </w:p>
        </w:tc>
        <w:tc>
          <w:tcPr>
            <w:tcW w:w="980" w:type="pct"/>
          </w:tcPr>
          <w:p>
            <w:pPr>
              <w:spacing w:afterAutospacing="0"/>
              <w:jc w:val="left"/>
              <w:rPr>
                <w:rFonts w:hint="default" w:ascii="Times New Roman" w:hAnsi="Times New Roman" w:eastAsia="宋体" w:cs="Times New Roman"/>
                <w:sz w:val="24"/>
                <w:szCs w:val="24"/>
                <w:vertAlign w:val="baseline"/>
                <w:lang w:val="en-US" w:eastAsia="zh-CN"/>
                <w:rPrChange w:id="63" w:author="......" w:date="2024-05-07T14:48:58Z">
                  <w:rPr>
                    <w:rFonts w:hint="default" w:ascii="Times New Roman" w:hAnsi="Times New Roman" w:eastAsia="宋体" w:cs="Times New Roman"/>
                    <w:sz w:val="24"/>
                    <w:szCs w:val="24"/>
                    <w:vertAlign w:val="baseline"/>
                    <w:lang w:val="en-US" w:eastAsia="zh-CN"/>
                  </w:rPr>
                </w:rPrChange>
              </w:rPr>
            </w:pPr>
            <w:r>
              <w:rPr>
                <w:rFonts w:hint="default" w:ascii="Times New Roman" w:hAnsi="Times New Roman" w:eastAsia="宋体" w:cs="Times New Roman"/>
                <w:sz w:val="24"/>
                <w:szCs w:val="24"/>
                <w:vertAlign w:val="baseline"/>
                <w:lang w:val="en-US" w:eastAsia="zh-CN"/>
                <w:rPrChange w:id="64" w:author="......" w:date="2024-05-07T14:48:58Z">
                  <w:rPr>
                    <w:rFonts w:hint="default" w:ascii="Times New Roman" w:hAnsi="Times New Roman" w:eastAsia="宋体" w:cs="Times New Roman"/>
                    <w:sz w:val="24"/>
                    <w:szCs w:val="24"/>
                    <w:vertAlign w:val="baseline"/>
                    <w:lang w:val="en-US" w:eastAsia="zh-CN"/>
                  </w:rPr>
                </w:rPrChange>
              </w:rPr>
              <w:t>补充</w:t>
            </w:r>
            <w:ins w:id="65" w:author="......" w:date="2024-03-26T15:41:04Z">
              <w:r>
                <w:rPr>
                  <w:rFonts w:hint="default" w:ascii="Times New Roman" w:hAnsi="Times New Roman" w:eastAsia="宋体" w:cs="Times New Roman"/>
                  <w:sz w:val="24"/>
                  <w:szCs w:val="24"/>
                  <w:vertAlign w:val="baseline"/>
                  <w:lang w:val="en-US" w:eastAsia="zh-CN"/>
                  <w:rPrChange w:id="66" w:author="......" w:date="2024-05-07T14:48:58Z">
                    <w:rPr>
                      <w:rFonts w:hint="eastAsia" w:ascii="Times New Roman" w:hAnsi="Times New Roman" w:eastAsia="宋体" w:cs="Times New Roman"/>
                      <w:sz w:val="24"/>
                      <w:szCs w:val="24"/>
                      <w:vertAlign w:val="baseline"/>
                      <w:lang w:val="en-US" w:eastAsia="zh-CN"/>
                    </w:rPr>
                  </w:rPrChange>
                </w:rPr>
                <w:t>了</w:t>
              </w:r>
            </w:ins>
            <w:ins w:id="68" w:author="......" w:date="2024-03-26T15:40:53Z">
              <w:r>
                <w:rPr>
                  <w:rFonts w:hint="default" w:ascii="Times New Roman" w:hAnsi="Times New Roman" w:eastAsia="宋体" w:cs="Times New Roman"/>
                  <w:sz w:val="24"/>
                  <w:szCs w:val="24"/>
                  <w:vertAlign w:val="baseline"/>
                  <w:lang w:val="en-US" w:eastAsia="zh-CN"/>
                  <w:rPrChange w:id="69" w:author="......" w:date="2024-05-07T14:48:58Z">
                    <w:rPr>
                      <w:rFonts w:hint="eastAsia" w:ascii="Times New Roman" w:hAnsi="Times New Roman" w:eastAsia="宋体" w:cs="Times New Roman"/>
                      <w:sz w:val="24"/>
                      <w:szCs w:val="24"/>
                      <w:vertAlign w:val="baseline"/>
                      <w:lang w:val="en-US" w:eastAsia="zh-CN"/>
                    </w:rPr>
                  </w:rPrChange>
                </w:rPr>
                <w:t>用户界面</w:t>
              </w:r>
            </w:ins>
            <w:ins w:id="71" w:author="......" w:date="2024-03-26T15:41:01Z">
              <w:r>
                <w:rPr>
                  <w:rFonts w:hint="default" w:ascii="Times New Roman" w:hAnsi="Times New Roman" w:eastAsia="宋体" w:cs="Times New Roman"/>
                  <w:sz w:val="24"/>
                  <w:szCs w:val="24"/>
                  <w:vertAlign w:val="baseline"/>
                  <w:lang w:val="en-US" w:eastAsia="zh-CN"/>
                  <w:rPrChange w:id="72" w:author="......" w:date="2024-05-07T14:48:58Z">
                    <w:rPr>
                      <w:rFonts w:hint="eastAsia" w:ascii="Times New Roman" w:hAnsi="Times New Roman" w:eastAsia="宋体" w:cs="Times New Roman"/>
                      <w:sz w:val="24"/>
                      <w:szCs w:val="24"/>
                      <w:vertAlign w:val="baseline"/>
                      <w:lang w:val="en-US" w:eastAsia="zh-CN"/>
                    </w:rPr>
                  </w:rPrChange>
                </w:rPr>
                <w:t>和</w:t>
              </w:r>
            </w:ins>
            <w:del w:id="74" w:author="......" w:date="2024-03-26T15:40:50Z">
              <w:r>
                <w:rPr>
                  <w:rFonts w:hint="default" w:ascii="Times New Roman" w:hAnsi="Times New Roman" w:eastAsia="宋体" w:cs="Times New Roman"/>
                  <w:sz w:val="24"/>
                  <w:szCs w:val="24"/>
                  <w:vertAlign w:val="baseline"/>
                  <w:lang w:val="en-US" w:eastAsia="zh-CN"/>
                  <w:rPrChange w:id="75" w:author="......" w:date="2024-05-07T14:48:58Z">
                    <w:rPr>
                      <w:rFonts w:hint="default" w:ascii="Times New Roman" w:hAnsi="Times New Roman" w:eastAsia="宋体" w:cs="Times New Roman"/>
                      <w:sz w:val="24"/>
                      <w:szCs w:val="24"/>
                      <w:vertAlign w:val="baseline"/>
                      <w:lang w:val="en-US" w:eastAsia="zh-CN"/>
                    </w:rPr>
                  </w:rPrChange>
                </w:rPr>
                <w:delText>了</w:delText>
              </w:r>
            </w:del>
            <w:r>
              <w:rPr>
                <w:rFonts w:hint="default" w:ascii="Times New Roman" w:hAnsi="Times New Roman" w:eastAsia="宋体" w:cs="Times New Roman"/>
                <w:sz w:val="24"/>
                <w:szCs w:val="24"/>
                <w:vertAlign w:val="baseline"/>
                <w:lang w:val="en-US" w:eastAsia="zh-CN"/>
                <w:rPrChange w:id="77" w:author="......" w:date="2024-05-07T14:48:58Z">
                  <w:rPr>
                    <w:rFonts w:hint="default" w:ascii="Times New Roman" w:hAnsi="Times New Roman" w:eastAsia="宋体" w:cs="Times New Roman"/>
                    <w:sz w:val="24"/>
                    <w:szCs w:val="24"/>
                    <w:vertAlign w:val="baseline"/>
                    <w:lang w:val="en-US" w:eastAsia="zh-CN"/>
                  </w:rPr>
                </w:rPrChange>
              </w:rPr>
              <w:t>功能部分细节，删去了有关数据部分。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pct"/>
          </w:tcPr>
          <w:p>
            <w:pPr>
              <w:spacing w:afterAutospacing="0"/>
              <w:jc w:val="center"/>
              <w:rPr>
                <w:rFonts w:hint="default" w:ascii="Times New Roman" w:hAnsi="Times New Roman" w:eastAsia="宋体" w:cs="Times New Roman"/>
                <w:sz w:val="24"/>
                <w:szCs w:val="24"/>
                <w:vertAlign w:val="baseline"/>
                <w:lang w:val="en-US" w:eastAsia="zh-CN"/>
                <w:rPrChange w:id="78" w:author="......" w:date="2024-05-07T14:48:58Z">
                  <w:rPr>
                    <w:rFonts w:hint="default" w:ascii="Times New Roman" w:hAnsi="Times New Roman" w:eastAsia="宋体" w:cs="Times New Roman"/>
                    <w:sz w:val="24"/>
                    <w:szCs w:val="24"/>
                    <w:vertAlign w:val="baseline"/>
                    <w:lang w:val="en-US" w:eastAsia="zh-CN"/>
                  </w:rPr>
                </w:rPrChange>
              </w:rPr>
            </w:pPr>
            <w:ins w:id="79" w:author="......" w:date="2024-05-06T16:50:10Z">
              <w:r>
                <w:rPr>
                  <w:rFonts w:hint="default" w:ascii="Times New Roman" w:hAnsi="Times New Roman" w:eastAsia="宋体" w:cs="Times New Roman"/>
                  <w:sz w:val="24"/>
                  <w:szCs w:val="24"/>
                  <w:vertAlign w:val="baseline"/>
                  <w:lang w:val="en-US" w:eastAsia="zh-CN"/>
                  <w:rPrChange w:id="80" w:author="......" w:date="2024-05-07T14:48:58Z">
                    <w:rPr>
                      <w:rFonts w:hint="eastAsia" w:ascii="Times New Roman" w:hAnsi="Times New Roman" w:eastAsia="宋体" w:cs="Times New Roman"/>
                      <w:sz w:val="24"/>
                      <w:szCs w:val="24"/>
                      <w:vertAlign w:val="baseline"/>
                      <w:lang w:val="en-US" w:eastAsia="zh-CN"/>
                    </w:rPr>
                  </w:rPrChange>
                </w:rPr>
                <w:t>3</w:t>
              </w:r>
            </w:ins>
            <w:ins w:id="82" w:author="......" w:date="2024-05-06T16:50:11Z">
              <w:r>
                <w:rPr>
                  <w:rFonts w:hint="default" w:ascii="Times New Roman" w:hAnsi="Times New Roman" w:eastAsia="宋体" w:cs="Times New Roman"/>
                  <w:sz w:val="24"/>
                  <w:szCs w:val="24"/>
                  <w:vertAlign w:val="baseline"/>
                  <w:lang w:val="en-US" w:eastAsia="zh-CN"/>
                  <w:rPrChange w:id="83" w:author="......" w:date="2024-05-07T14:48:58Z">
                    <w:rPr>
                      <w:rFonts w:hint="eastAsia" w:ascii="Times New Roman" w:hAnsi="Times New Roman" w:eastAsia="宋体" w:cs="Times New Roman"/>
                      <w:sz w:val="24"/>
                      <w:szCs w:val="24"/>
                      <w:vertAlign w:val="baseline"/>
                      <w:lang w:val="en-US" w:eastAsia="zh-CN"/>
                    </w:rPr>
                  </w:rPrChange>
                </w:rPr>
                <w:t>.0</w:t>
              </w:r>
            </w:ins>
          </w:p>
        </w:tc>
        <w:tc>
          <w:tcPr>
            <w:tcW w:w="1079" w:type="pct"/>
          </w:tcPr>
          <w:p>
            <w:pPr>
              <w:spacing w:afterAutospacing="0"/>
              <w:jc w:val="center"/>
              <w:rPr>
                <w:rFonts w:hint="default" w:ascii="Times New Roman" w:hAnsi="Times New Roman" w:eastAsia="宋体" w:cs="Times New Roman"/>
                <w:sz w:val="24"/>
                <w:szCs w:val="24"/>
                <w:vertAlign w:val="baseline"/>
                <w:lang w:val="en-US" w:eastAsia="zh-CN"/>
                <w:rPrChange w:id="85" w:author="......" w:date="2024-05-07T14:48:58Z">
                  <w:rPr>
                    <w:rFonts w:hint="default" w:ascii="Times New Roman" w:hAnsi="Times New Roman" w:eastAsia="宋体" w:cs="Times New Roman"/>
                    <w:sz w:val="24"/>
                    <w:szCs w:val="24"/>
                    <w:vertAlign w:val="baseline"/>
                    <w:lang w:val="en-US" w:eastAsia="zh-CN"/>
                  </w:rPr>
                </w:rPrChange>
              </w:rPr>
            </w:pPr>
            <w:ins w:id="86" w:author="......" w:date="2024-05-06T16:50:14Z">
              <w:r>
                <w:rPr>
                  <w:rFonts w:hint="default" w:ascii="Times New Roman" w:hAnsi="Times New Roman" w:eastAsia="宋体" w:cs="Times New Roman"/>
                  <w:sz w:val="24"/>
                  <w:szCs w:val="24"/>
                  <w:vertAlign w:val="baseline"/>
                  <w:lang w:val="en-US" w:eastAsia="zh-CN"/>
                  <w:rPrChange w:id="87" w:author="......" w:date="2024-05-07T14:48:58Z">
                    <w:rPr>
                      <w:rFonts w:hint="eastAsia" w:ascii="Times New Roman" w:hAnsi="Times New Roman" w:eastAsia="宋体" w:cs="Times New Roman"/>
                      <w:sz w:val="24"/>
                      <w:szCs w:val="24"/>
                      <w:vertAlign w:val="baseline"/>
                      <w:lang w:val="en-US" w:eastAsia="zh-CN"/>
                    </w:rPr>
                  </w:rPrChange>
                </w:rPr>
                <w:t>202</w:t>
              </w:r>
            </w:ins>
            <w:ins w:id="89" w:author="......" w:date="2024-05-06T16:50:15Z">
              <w:r>
                <w:rPr>
                  <w:rFonts w:hint="default" w:ascii="Times New Roman" w:hAnsi="Times New Roman" w:eastAsia="宋体" w:cs="Times New Roman"/>
                  <w:sz w:val="24"/>
                  <w:szCs w:val="24"/>
                  <w:vertAlign w:val="baseline"/>
                  <w:lang w:val="en-US" w:eastAsia="zh-CN"/>
                  <w:rPrChange w:id="90" w:author="......" w:date="2024-05-07T14:48:58Z">
                    <w:rPr>
                      <w:rFonts w:hint="eastAsia" w:ascii="Times New Roman" w:hAnsi="Times New Roman" w:eastAsia="宋体" w:cs="Times New Roman"/>
                      <w:sz w:val="24"/>
                      <w:szCs w:val="24"/>
                      <w:vertAlign w:val="baseline"/>
                      <w:lang w:val="en-US" w:eastAsia="zh-CN"/>
                    </w:rPr>
                  </w:rPrChange>
                </w:rPr>
                <w:t>4.</w:t>
              </w:r>
            </w:ins>
            <w:ins w:id="92" w:author="......" w:date="2024-05-06T16:50:16Z">
              <w:r>
                <w:rPr>
                  <w:rFonts w:hint="default" w:ascii="Times New Roman" w:hAnsi="Times New Roman" w:eastAsia="宋体" w:cs="Times New Roman"/>
                  <w:sz w:val="24"/>
                  <w:szCs w:val="24"/>
                  <w:vertAlign w:val="baseline"/>
                  <w:lang w:val="en-US" w:eastAsia="zh-CN"/>
                  <w:rPrChange w:id="93" w:author="......" w:date="2024-05-07T14:48:58Z">
                    <w:rPr>
                      <w:rFonts w:hint="eastAsia" w:ascii="Times New Roman" w:hAnsi="Times New Roman" w:eastAsia="宋体" w:cs="Times New Roman"/>
                      <w:sz w:val="24"/>
                      <w:szCs w:val="24"/>
                      <w:vertAlign w:val="baseline"/>
                      <w:lang w:val="en-US" w:eastAsia="zh-CN"/>
                    </w:rPr>
                  </w:rPrChange>
                </w:rPr>
                <w:t>0</w:t>
              </w:r>
            </w:ins>
            <w:ins w:id="95" w:author="......" w:date="2024-05-06T16:50:18Z">
              <w:r>
                <w:rPr>
                  <w:rFonts w:hint="default" w:ascii="Times New Roman" w:hAnsi="Times New Roman" w:eastAsia="宋体" w:cs="Times New Roman"/>
                  <w:sz w:val="24"/>
                  <w:szCs w:val="24"/>
                  <w:vertAlign w:val="baseline"/>
                  <w:lang w:val="en-US" w:eastAsia="zh-CN"/>
                  <w:rPrChange w:id="96" w:author="......" w:date="2024-05-07T14:48:58Z">
                    <w:rPr>
                      <w:rFonts w:hint="eastAsia" w:ascii="Times New Roman" w:hAnsi="Times New Roman" w:eastAsia="宋体" w:cs="Times New Roman"/>
                      <w:sz w:val="24"/>
                      <w:szCs w:val="24"/>
                      <w:vertAlign w:val="baseline"/>
                      <w:lang w:val="en-US" w:eastAsia="zh-CN"/>
                    </w:rPr>
                  </w:rPrChange>
                </w:rPr>
                <w:t>5.</w:t>
              </w:r>
            </w:ins>
            <w:ins w:id="98" w:author="......" w:date="2024-05-06T16:50:19Z">
              <w:r>
                <w:rPr>
                  <w:rFonts w:hint="default" w:ascii="Times New Roman" w:hAnsi="Times New Roman" w:eastAsia="宋体" w:cs="Times New Roman"/>
                  <w:sz w:val="24"/>
                  <w:szCs w:val="24"/>
                  <w:vertAlign w:val="baseline"/>
                  <w:lang w:val="en-US" w:eastAsia="zh-CN"/>
                  <w:rPrChange w:id="99" w:author="......" w:date="2024-05-07T14:48:58Z">
                    <w:rPr>
                      <w:rFonts w:hint="eastAsia" w:ascii="Times New Roman" w:hAnsi="Times New Roman" w:eastAsia="宋体" w:cs="Times New Roman"/>
                      <w:sz w:val="24"/>
                      <w:szCs w:val="24"/>
                      <w:vertAlign w:val="baseline"/>
                      <w:lang w:val="en-US" w:eastAsia="zh-CN"/>
                    </w:rPr>
                  </w:rPrChange>
                </w:rPr>
                <w:t>0</w:t>
              </w:r>
            </w:ins>
            <w:ins w:id="101" w:author="......" w:date="2024-05-06T16:50:20Z">
              <w:r>
                <w:rPr>
                  <w:rFonts w:hint="default" w:ascii="Times New Roman" w:hAnsi="Times New Roman" w:eastAsia="宋体" w:cs="Times New Roman"/>
                  <w:sz w:val="24"/>
                  <w:szCs w:val="24"/>
                  <w:vertAlign w:val="baseline"/>
                  <w:lang w:val="en-US" w:eastAsia="zh-CN"/>
                  <w:rPrChange w:id="102" w:author="......" w:date="2024-05-07T14:48:58Z">
                    <w:rPr>
                      <w:rFonts w:hint="eastAsia" w:ascii="Times New Roman" w:hAnsi="Times New Roman" w:eastAsia="宋体" w:cs="Times New Roman"/>
                      <w:sz w:val="24"/>
                      <w:szCs w:val="24"/>
                      <w:vertAlign w:val="baseline"/>
                      <w:lang w:val="en-US" w:eastAsia="zh-CN"/>
                    </w:rPr>
                  </w:rPrChange>
                </w:rPr>
                <w:t>7</w:t>
              </w:r>
            </w:ins>
          </w:p>
        </w:tc>
        <w:tc>
          <w:tcPr>
            <w:tcW w:w="1579" w:type="pct"/>
          </w:tcPr>
          <w:p>
            <w:pPr>
              <w:spacing w:afterAutospacing="0"/>
              <w:jc w:val="center"/>
              <w:rPr>
                <w:ins w:id="104" w:author="......" w:date="2024-05-06T16:50:34Z"/>
                <w:rFonts w:hint="default" w:ascii="Times New Roman" w:hAnsi="Times New Roman" w:eastAsia="宋体" w:cs="Times New Roman"/>
                <w:sz w:val="24"/>
                <w:szCs w:val="24"/>
                <w:vertAlign w:val="baseline"/>
                <w:lang w:val="en-US" w:eastAsia="zh-CN"/>
                <w:rPrChange w:id="105" w:author="......" w:date="2024-05-07T14:48:58Z">
                  <w:rPr>
                    <w:ins w:id="106" w:author="......" w:date="2024-05-06T16:50:34Z"/>
                    <w:rFonts w:hint="default" w:ascii="Times New Roman" w:hAnsi="Times New Roman" w:eastAsia="宋体" w:cs="Times New Roman"/>
                    <w:sz w:val="24"/>
                    <w:szCs w:val="24"/>
                    <w:vertAlign w:val="baseline"/>
                    <w:lang w:val="en-US" w:eastAsia="zh-CN"/>
                  </w:rPr>
                </w:rPrChange>
              </w:rPr>
            </w:pPr>
            <w:ins w:id="107" w:author="......" w:date="2024-05-06T16:50:25Z">
              <w:r>
                <w:rPr>
                  <w:rFonts w:hint="default" w:ascii="Times New Roman" w:hAnsi="Times New Roman" w:eastAsia="宋体" w:cs="Times New Roman"/>
                  <w:sz w:val="24"/>
                  <w:szCs w:val="24"/>
                  <w:vertAlign w:val="baseline"/>
                  <w:lang w:val="en-US" w:eastAsia="zh-CN"/>
                  <w:rPrChange w:id="108" w:author="......" w:date="2024-05-07T14:48:58Z">
                    <w:rPr>
                      <w:rFonts w:hint="default" w:ascii="Times New Roman" w:hAnsi="Times New Roman" w:eastAsia="宋体" w:cs="Times New Roman"/>
                      <w:sz w:val="24"/>
                      <w:szCs w:val="24"/>
                      <w:vertAlign w:val="baseline"/>
                      <w:lang w:val="en-US" w:eastAsia="zh-CN"/>
                    </w:rPr>
                  </w:rPrChange>
                </w:rPr>
                <w:t>李卓康、王若羽、</w:t>
              </w:r>
            </w:ins>
          </w:p>
          <w:p>
            <w:pPr>
              <w:spacing w:afterAutospacing="0"/>
              <w:jc w:val="center"/>
              <w:rPr>
                <w:rFonts w:hint="default" w:ascii="Times New Roman" w:hAnsi="Times New Roman" w:eastAsia="宋体" w:cs="Times New Roman"/>
                <w:sz w:val="24"/>
                <w:szCs w:val="24"/>
                <w:vertAlign w:val="baseline"/>
                <w:rPrChange w:id="110" w:author="......" w:date="2024-05-07T14:48:58Z">
                  <w:rPr>
                    <w:rFonts w:hint="default" w:ascii="Times New Roman" w:hAnsi="Times New Roman" w:eastAsia="宋体" w:cs="Times New Roman"/>
                    <w:sz w:val="24"/>
                    <w:szCs w:val="24"/>
                    <w:vertAlign w:val="baseline"/>
                  </w:rPr>
                </w:rPrChange>
              </w:rPr>
            </w:pPr>
            <w:ins w:id="111" w:author="......" w:date="2024-05-06T16:50:25Z">
              <w:r>
                <w:rPr>
                  <w:rFonts w:hint="default" w:ascii="Times New Roman" w:hAnsi="Times New Roman" w:eastAsia="宋体" w:cs="Times New Roman"/>
                  <w:sz w:val="24"/>
                  <w:szCs w:val="24"/>
                  <w:vertAlign w:val="baseline"/>
                  <w:lang w:val="en-US" w:eastAsia="zh-CN"/>
                  <w:rPrChange w:id="112" w:author="......" w:date="2024-05-07T14:48:58Z">
                    <w:rPr>
                      <w:rFonts w:hint="default" w:ascii="Times New Roman" w:hAnsi="Times New Roman" w:eastAsia="宋体" w:cs="Times New Roman"/>
                      <w:sz w:val="24"/>
                      <w:szCs w:val="24"/>
                      <w:vertAlign w:val="baseline"/>
                      <w:lang w:val="en-US" w:eastAsia="zh-CN"/>
                    </w:rPr>
                  </w:rPrChange>
                </w:rPr>
                <w:t>曾为</w:t>
              </w:r>
            </w:ins>
            <w:ins w:id="114" w:author="......" w:date="2024-05-06T16:50:32Z">
              <w:r>
                <w:rPr>
                  <w:rFonts w:hint="default" w:ascii="Times New Roman" w:hAnsi="Times New Roman" w:eastAsia="宋体" w:cs="Times New Roman"/>
                  <w:sz w:val="24"/>
                  <w:szCs w:val="24"/>
                  <w:vertAlign w:val="baseline"/>
                  <w:lang w:val="en-US" w:eastAsia="zh-CN"/>
                  <w:rPrChange w:id="115" w:author="......" w:date="2024-05-07T14:48:58Z">
                    <w:rPr>
                      <w:rFonts w:hint="eastAsia" w:ascii="Times New Roman" w:hAnsi="Times New Roman" w:eastAsia="宋体" w:cs="Times New Roman"/>
                      <w:sz w:val="24"/>
                      <w:szCs w:val="24"/>
                      <w:vertAlign w:val="baseline"/>
                      <w:lang w:val="en-US" w:eastAsia="zh-CN"/>
                    </w:rPr>
                  </w:rPrChange>
                </w:rPr>
                <w:t>、</w:t>
              </w:r>
            </w:ins>
            <w:ins w:id="117" w:author="......" w:date="2024-05-06T16:50:29Z">
              <w:r>
                <w:rPr>
                  <w:rFonts w:hint="default" w:ascii="Times New Roman" w:hAnsi="Times New Roman" w:eastAsia="宋体" w:cs="Times New Roman"/>
                  <w:sz w:val="24"/>
                  <w:szCs w:val="24"/>
                  <w:vertAlign w:val="baseline"/>
                  <w:lang w:val="en-US" w:eastAsia="zh-CN"/>
                  <w:rPrChange w:id="118" w:author="......" w:date="2024-05-07T14:48:58Z">
                    <w:rPr>
                      <w:rFonts w:hint="default" w:ascii="Times New Roman" w:hAnsi="Times New Roman" w:eastAsia="宋体" w:cs="Times New Roman"/>
                      <w:sz w:val="24"/>
                      <w:szCs w:val="24"/>
                      <w:vertAlign w:val="baseline"/>
                      <w:lang w:val="en-US" w:eastAsia="zh-CN"/>
                    </w:rPr>
                  </w:rPrChange>
                </w:rPr>
                <w:t>杨迅</w:t>
              </w:r>
            </w:ins>
          </w:p>
        </w:tc>
        <w:tc>
          <w:tcPr>
            <w:tcW w:w="780" w:type="pct"/>
          </w:tcPr>
          <w:p>
            <w:pPr>
              <w:spacing w:afterAutospacing="0"/>
              <w:jc w:val="center"/>
              <w:rPr>
                <w:rFonts w:hint="default" w:ascii="Times New Roman" w:hAnsi="Times New Roman" w:eastAsia="宋体" w:cs="Times New Roman"/>
                <w:sz w:val="24"/>
                <w:szCs w:val="24"/>
                <w:vertAlign w:val="baseline"/>
                <w:lang w:val="en-US" w:eastAsia="zh-CN"/>
                <w:rPrChange w:id="120" w:author="......" w:date="2024-05-07T14:48:58Z">
                  <w:rPr>
                    <w:rFonts w:hint="eastAsia" w:ascii="Times New Roman" w:hAnsi="Times New Roman" w:eastAsia="宋体" w:cs="Times New Roman"/>
                    <w:sz w:val="24"/>
                    <w:szCs w:val="24"/>
                    <w:vertAlign w:val="baseline"/>
                    <w:lang w:val="en-US" w:eastAsia="zh-CN"/>
                  </w:rPr>
                </w:rPrChange>
              </w:rPr>
            </w:pPr>
            <w:ins w:id="121" w:author="......" w:date="2024-05-06T22:49:50Z">
              <w:r>
                <w:rPr>
                  <w:rFonts w:hint="default" w:ascii="Times New Roman" w:hAnsi="Times New Roman" w:eastAsia="宋体" w:cs="Times New Roman"/>
                  <w:sz w:val="24"/>
                  <w:szCs w:val="24"/>
                  <w:vertAlign w:val="baseline"/>
                  <w:lang w:val="en-US" w:eastAsia="zh-CN"/>
                  <w:rPrChange w:id="122" w:author="......" w:date="2024-05-07T14:48:58Z">
                    <w:rPr>
                      <w:rFonts w:hint="eastAsia" w:ascii="Times New Roman" w:hAnsi="Times New Roman" w:eastAsia="宋体" w:cs="Times New Roman"/>
                      <w:sz w:val="24"/>
                      <w:szCs w:val="24"/>
                      <w:vertAlign w:val="baseline"/>
                      <w:lang w:val="en-US" w:eastAsia="zh-CN"/>
                    </w:rPr>
                  </w:rPrChange>
                </w:rPr>
                <w:t>杨迅</w:t>
              </w:r>
            </w:ins>
          </w:p>
        </w:tc>
        <w:tc>
          <w:tcPr>
            <w:tcW w:w="980" w:type="pct"/>
          </w:tcPr>
          <w:p>
            <w:pPr>
              <w:spacing w:afterAutospacing="0"/>
              <w:jc w:val="center"/>
              <w:rPr>
                <w:rFonts w:hint="default" w:ascii="Times New Roman" w:hAnsi="Times New Roman" w:eastAsia="宋体" w:cs="Times New Roman"/>
                <w:sz w:val="24"/>
                <w:szCs w:val="24"/>
                <w:vertAlign w:val="baseline"/>
                <w:lang w:val="en-US" w:eastAsia="zh-CN"/>
                <w:rPrChange w:id="124" w:author="......" w:date="2024-05-07T14:48:58Z">
                  <w:rPr>
                    <w:rFonts w:hint="default" w:ascii="Times New Roman" w:hAnsi="Times New Roman" w:eastAsia="宋体" w:cs="Times New Roman"/>
                    <w:sz w:val="24"/>
                    <w:szCs w:val="24"/>
                    <w:vertAlign w:val="baseline"/>
                    <w:lang w:val="en-US" w:eastAsia="zh-CN"/>
                  </w:rPr>
                </w:rPrChange>
              </w:rPr>
            </w:pPr>
            <w:ins w:id="125" w:author="......" w:date="2024-05-06T22:49:56Z">
              <w:r>
                <w:rPr>
                  <w:rFonts w:hint="default" w:ascii="Times New Roman" w:hAnsi="Times New Roman" w:eastAsia="宋体" w:cs="Times New Roman"/>
                  <w:sz w:val="24"/>
                  <w:szCs w:val="24"/>
                  <w:vertAlign w:val="baseline"/>
                  <w:lang w:val="en-US" w:eastAsia="zh-CN"/>
                  <w:rPrChange w:id="126" w:author="......" w:date="2024-05-07T14:48:58Z">
                    <w:rPr>
                      <w:rFonts w:hint="eastAsia" w:ascii="Times New Roman" w:hAnsi="Times New Roman" w:eastAsia="宋体" w:cs="Times New Roman"/>
                      <w:sz w:val="24"/>
                      <w:szCs w:val="24"/>
                      <w:vertAlign w:val="baseline"/>
                      <w:lang w:val="en-US" w:eastAsia="zh-CN"/>
                    </w:rPr>
                  </w:rPrChange>
                </w:rPr>
                <w:t>补充了</w:t>
              </w:r>
            </w:ins>
            <w:ins w:id="128" w:author="......" w:date="2024-05-06T22:50:01Z">
              <w:r>
                <w:rPr>
                  <w:rFonts w:hint="default" w:ascii="Times New Roman" w:hAnsi="Times New Roman" w:eastAsia="宋体" w:cs="Times New Roman"/>
                  <w:sz w:val="24"/>
                  <w:szCs w:val="24"/>
                  <w:vertAlign w:val="baseline"/>
                  <w:lang w:val="en-US" w:eastAsia="zh-CN"/>
                  <w:rPrChange w:id="129" w:author="......" w:date="2024-05-07T14:48:58Z">
                    <w:rPr>
                      <w:rFonts w:hint="eastAsia" w:ascii="Times New Roman" w:hAnsi="Times New Roman" w:eastAsia="宋体" w:cs="Times New Roman"/>
                      <w:sz w:val="24"/>
                      <w:szCs w:val="24"/>
                      <w:vertAlign w:val="baseline"/>
                      <w:lang w:val="en-US" w:eastAsia="zh-CN"/>
                    </w:rPr>
                  </w:rPrChange>
                </w:rPr>
                <w:t>用例规格说明</w:t>
              </w:r>
            </w:ins>
            <w:ins w:id="131" w:author="......" w:date="2024-05-06T22:50:06Z">
              <w:r>
                <w:rPr>
                  <w:rFonts w:hint="default" w:ascii="Times New Roman" w:hAnsi="Times New Roman" w:eastAsia="宋体" w:cs="Times New Roman"/>
                  <w:sz w:val="24"/>
                  <w:szCs w:val="24"/>
                  <w:vertAlign w:val="baseline"/>
                  <w:lang w:val="en-US" w:eastAsia="zh-CN"/>
                  <w:rPrChange w:id="132" w:author="......" w:date="2024-05-07T14:48:58Z">
                    <w:rPr>
                      <w:rFonts w:hint="eastAsia" w:ascii="Times New Roman" w:hAnsi="Times New Roman" w:eastAsia="宋体" w:cs="Times New Roman"/>
                      <w:sz w:val="24"/>
                      <w:szCs w:val="24"/>
                      <w:vertAlign w:val="baseline"/>
                      <w:lang w:val="en-US" w:eastAsia="zh-CN"/>
                    </w:rPr>
                  </w:rPrChange>
                </w:rPr>
                <w:t>，</w:t>
              </w:r>
            </w:ins>
            <w:ins w:id="134" w:author="......" w:date="2024-05-06T22:50:08Z">
              <w:r>
                <w:rPr>
                  <w:rFonts w:hint="default" w:ascii="Times New Roman" w:hAnsi="Times New Roman" w:eastAsia="宋体" w:cs="Times New Roman"/>
                  <w:sz w:val="24"/>
                  <w:szCs w:val="24"/>
                  <w:vertAlign w:val="baseline"/>
                  <w:lang w:val="en-US" w:eastAsia="zh-CN"/>
                  <w:rPrChange w:id="135" w:author="......" w:date="2024-05-07T14:48:58Z">
                    <w:rPr>
                      <w:rFonts w:hint="eastAsia" w:ascii="Times New Roman" w:hAnsi="Times New Roman" w:eastAsia="宋体" w:cs="Times New Roman"/>
                      <w:sz w:val="24"/>
                      <w:szCs w:val="24"/>
                      <w:vertAlign w:val="baseline"/>
                      <w:lang w:val="en-US" w:eastAsia="zh-CN"/>
                    </w:rPr>
                  </w:rPrChange>
                </w:rPr>
                <w:t>完善</w:t>
              </w:r>
            </w:ins>
            <w:ins w:id="137" w:author="......" w:date="2024-05-06T22:50:09Z">
              <w:r>
                <w:rPr>
                  <w:rFonts w:hint="default" w:ascii="Times New Roman" w:hAnsi="Times New Roman" w:eastAsia="宋体" w:cs="Times New Roman"/>
                  <w:sz w:val="24"/>
                  <w:szCs w:val="24"/>
                  <w:vertAlign w:val="baseline"/>
                  <w:lang w:val="en-US" w:eastAsia="zh-CN"/>
                  <w:rPrChange w:id="138" w:author="......" w:date="2024-05-07T14:48:58Z">
                    <w:rPr>
                      <w:rFonts w:hint="eastAsia" w:ascii="Times New Roman" w:hAnsi="Times New Roman" w:eastAsia="宋体" w:cs="Times New Roman"/>
                      <w:sz w:val="24"/>
                      <w:szCs w:val="24"/>
                      <w:vertAlign w:val="baseline"/>
                      <w:lang w:val="en-US" w:eastAsia="zh-CN"/>
                    </w:rPr>
                  </w:rPrChange>
                </w:rPr>
                <w:t>了</w:t>
              </w:r>
            </w:ins>
            <w:ins w:id="140" w:author="......" w:date="2024-05-06T22:50:12Z">
              <w:r>
                <w:rPr>
                  <w:rFonts w:hint="default" w:ascii="Times New Roman" w:hAnsi="Times New Roman" w:eastAsia="宋体" w:cs="Times New Roman"/>
                  <w:sz w:val="24"/>
                  <w:szCs w:val="24"/>
                  <w:vertAlign w:val="baseline"/>
                  <w:lang w:val="en-US" w:eastAsia="zh-CN"/>
                  <w:rPrChange w:id="141" w:author="......" w:date="2024-05-07T14:48:58Z">
                    <w:rPr>
                      <w:rFonts w:hint="eastAsia" w:ascii="Times New Roman" w:hAnsi="Times New Roman" w:eastAsia="宋体" w:cs="Times New Roman"/>
                      <w:sz w:val="24"/>
                      <w:szCs w:val="24"/>
                      <w:vertAlign w:val="baseline"/>
                      <w:lang w:val="en-US" w:eastAsia="zh-CN"/>
                    </w:rPr>
                  </w:rPrChange>
                </w:rPr>
                <w:t>非功能</w:t>
              </w:r>
            </w:ins>
            <w:ins w:id="143" w:author="......" w:date="2024-05-06T22:50:14Z">
              <w:r>
                <w:rPr>
                  <w:rFonts w:hint="default" w:ascii="Times New Roman" w:hAnsi="Times New Roman" w:eastAsia="宋体" w:cs="Times New Roman"/>
                  <w:sz w:val="24"/>
                  <w:szCs w:val="24"/>
                  <w:vertAlign w:val="baseline"/>
                  <w:lang w:val="en-US" w:eastAsia="zh-CN"/>
                  <w:rPrChange w:id="144" w:author="......" w:date="2024-05-07T14:48:58Z">
                    <w:rPr>
                      <w:rFonts w:hint="eastAsia" w:ascii="Times New Roman" w:hAnsi="Times New Roman" w:eastAsia="宋体" w:cs="Times New Roman"/>
                      <w:sz w:val="24"/>
                      <w:szCs w:val="24"/>
                      <w:vertAlign w:val="baseline"/>
                      <w:lang w:val="en-US" w:eastAsia="zh-CN"/>
                    </w:rPr>
                  </w:rPrChange>
                </w:rPr>
                <w:t>需求</w:t>
              </w:r>
            </w:ins>
            <w:ins w:id="146" w:author="......" w:date="2024-05-06T22:50:15Z">
              <w:r>
                <w:rPr>
                  <w:rFonts w:hint="default" w:ascii="Times New Roman" w:hAnsi="Times New Roman" w:eastAsia="宋体" w:cs="Times New Roman"/>
                  <w:sz w:val="24"/>
                  <w:szCs w:val="24"/>
                  <w:vertAlign w:val="baseline"/>
                  <w:lang w:val="en-US" w:eastAsia="zh-CN"/>
                  <w:rPrChange w:id="147" w:author="......" w:date="2024-05-07T14:48:58Z">
                    <w:rPr>
                      <w:rFonts w:hint="eastAsia" w:ascii="Times New Roman" w:hAnsi="Times New Roman" w:eastAsia="宋体" w:cs="Times New Roman"/>
                      <w:sz w:val="24"/>
                      <w:szCs w:val="24"/>
                      <w:vertAlign w:val="baseline"/>
                      <w:lang w:val="en-US" w:eastAsia="zh-CN"/>
                    </w:rPr>
                  </w:rPrChange>
                </w:rPr>
                <w:t>部分</w:t>
              </w:r>
            </w:ins>
            <w:ins w:id="149" w:author="......" w:date="2024-05-06T22:50:16Z">
              <w:r>
                <w:rPr>
                  <w:rFonts w:hint="default" w:ascii="Times New Roman" w:hAnsi="Times New Roman" w:eastAsia="宋体" w:cs="Times New Roman"/>
                  <w:sz w:val="24"/>
                  <w:szCs w:val="24"/>
                  <w:vertAlign w:val="baseline"/>
                  <w:lang w:val="en-US" w:eastAsia="zh-CN"/>
                  <w:rPrChange w:id="150" w:author="......" w:date="2024-05-07T14:48:58Z">
                    <w:rPr>
                      <w:rFonts w:hint="eastAsia" w:ascii="Times New Roman" w:hAnsi="Times New Roman" w:eastAsia="宋体" w:cs="Times New Roman"/>
                      <w:sz w:val="24"/>
                      <w:szCs w:val="24"/>
                      <w:vertAlign w:val="baseline"/>
                      <w:lang w:val="en-US" w:eastAsia="zh-CN"/>
                    </w:rPr>
                  </w:rPrChange>
                </w:rPr>
                <w: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pct"/>
          </w:tcPr>
          <w:p>
            <w:pPr>
              <w:spacing w:afterAutospacing="0"/>
              <w:jc w:val="center"/>
              <w:rPr>
                <w:rFonts w:hint="default" w:ascii="Times New Roman" w:hAnsi="Times New Roman" w:eastAsia="宋体" w:cs="Times New Roman"/>
                <w:sz w:val="24"/>
                <w:szCs w:val="24"/>
                <w:vertAlign w:val="baseline"/>
                <w:rPrChange w:id="152" w:author="......" w:date="2024-05-07T14:48:58Z">
                  <w:rPr>
                    <w:rFonts w:hint="default" w:ascii="Times New Roman" w:hAnsi="Times New Roman" w:eastAsia="宋体" w:cs="Times New Roman"/>
                    <w:sz w:val="24"/>
                    <w:szCs w:val="24"/>
                    <w:vertAlign w:val="baseline"/>
                  </w:rPr>
                </w:rPrChange>
              </w:rPr>
            </w:pPr>
          </w:p>
        </w:tc>
        <w:tc>
          <w:tcPr>
            <w:tcW w:w="1079" w:type="pct"/>
          </w:tcPr>
          <w:p>
            <w:pPr>
              <w:spacing w:afterAutospacing="0"/>
              <w:jc w:val="center"/>
              <w:rPr>
                <w:rFonts w:hint="default" w:ascii="Times New Roman" w:hAnsi="Times New Roman" w:eastAsia="宋体" w:cs="Times New Roman"/>
                <w:sz w:val="24"/>
                <w:szCs w:val="24"/>
                <w:vertAlign w:val="baseline"/>
                <w:rPrChange w:id="153" w:author="......" w:date="2024-05-07T14:48:58Z">
                  <w:rPr>
                    <w:rFonts w:hint="default" w:ascii="Times New Roman" w:hAnsi="Times New Roman" w:eastAsia="宋体" w:cs="Times New Roman"/>
                    <w:sz w:val="24"/>
                    <w:szCs w:val="24"/>
                    <w:vertAlign w:val="baseline"/>
                  </w:rPr>
                </w:rPrChange>
              </w:rPr>
            </w:pPr>
          </w:p>
        </w:tc>
        <w:tc>
          <w:tcPr>
            <w:tcW w:w="1579" w:type="pct"/>
          </w:tcPr>
          <w:p>
            <w:pPr>
              <w:spacing w:afterAutospacing="0"/>
              <w:jc w:val="center"/>
              <w:rPr>
                <w:rFonts w:hint="default" w:ascii="Times New Roman" w:hAnsi="Times New Roman" w:eastAsia="宋体" w:cs="Times New Roman"/>
                <w:sz w:val="24"/>
                <w:szCs w:val="24"/>
                <w:vertAlign w:val="baseline"/>
                <w:rPrChange w:id="154" w:author="......" w:date="2024-05-07T14:48:58Z">
                  <w:rPr>
                    <w:rFonts w:hint="default" w:ascii="Times New Roman" w:hAnsi="Times New Roman" w:eastAsia="宋体" w:cs="Times New Roman"/>
                    <w:sz w:val="24"/>
                    <w:szCs w:val="24"/>
                    <w:vertAlign w:val="baseline"/>
                  </w:rPr>
                </w:rPrChange>
              </w:rPr>
            </w:pPr>
          </w:p>
        </w:tc>
        <w:tc>
          <w:tcPr>
            <w:tcW w:w="780" w:type="pct"/>
          </w:tcPr>
          <w:p>
            <w:pPr>
              <w:spacing w:afterAutospacing="0"/>
              <w:jc w:val="center"/>
              <w:rPr>
                <w:rFonts w:hint="default" w:ascii="Times New Roman" w:hAnsi="Times New Roman" w:eastAsia="宋体" w:cs="Times New Roman"/>
                <w:sz w:val="24"/>
                <w:szCs w:val="24"/>
                <w:vertAlign w:val="baseline"/>
                <w:rPrChange w:id="155" w:author="......" w:date="2024-05-07T14:48:58Z">
                  <w:rPr>
                    <w:rFonts w:hint="default" w:ascii="Times New Roman" w:hAnsi="Times New Roman" w:eastAsia="宋体" w:cs="Times New Roman"/>
                    <w:sz w:val="24"/>
                    <w:szCs w:val="24"/>
                    <w:vertAlign w:val="baseline"/>
                  </w:rPr>
                </w:rPrChange>
              </w:rPr>
            </w:pPr>
          </w:p>
        </w:tc>
        <w:tc>
          <w:tcPr>
            <w:tcW w:w="980" w:type="pct"/>
          </w:tcPr>
          <w:p>
            <w:pPr>
              <w:spacing w:afterAutospacing="0"/>
              <w:jc w:val="center"/>
              <w:rPr>
                <w:rFonts w:hint="default" w:ascii="Times New Roman" w:hAnsi="Times New Roman" w:eastAsia="宋体" w:cs="Times New Roman"/>
                <w:sz w:val="24"/>
                <w:szCs w:val="24"/>
                <w:vertAlign w:val="baseline"/>
                <w:rPrChange w:id="156" w:author="......" w:date="2024-05-07T14:48:58Z">
                  <w:rPr>
                    <w:rFonts w:hint="default" w:ascii="Times New Roman" w:hAnsi="Times New Roman" w:eastAsia="宋体" w:cs="Times New Roman"/>
                    <w:sz w:val="24"/>
                    <w:szCs w:val="24"/>
                    <w:vertAlign w:val="baseline"/>
                  </w:rPr>
                </w:rPrChange>
              </w:rPr>
            </w:pPr>
          </w:p>
        </w:tc>
      </w:tr>
    </w:tbl>
    <w:p>
      <w:pPr>
        <w:spacing w:afterAutospacing="0"/>
        <w:jc w:val="left"/>
        <w:rPr>
          <w:rFonts w:hint="default" w:ascii="Times New Roman" w:hAnsi="Times New Roman" w:eastAsia="宋体" w:cs="Times New Roman"/>
          <w:sz w:val="44"/>
          <w:szCs w:val="44"/>
          <w:rPrChange w:id="157" w:author="......" w:date="2024-05-07T14:48:58Z">
            <w:rPr>
              <w:rFonts w:hint="default" w:ascii="Times New Roman" w:hAnsi="Times New Roman" w:eastAsia="宋体" w:cs="Times New Roman"/>
              <w:sz w:val="44"/>
              <w:szCs w:val="44"/>
            </w:rPr>
          </w:rPrChange>
        </w:rPr>
      </w:pPr>
    </w:p>
    <w:p>
      <w:pPr>
        <w:spacing w:afterAutospacing="0"/>
        <w:jc w:val="left"/>
        <w:rPr>
          <w:rFonts w:hint="default" w:ascii="Times New Roman" w:hAnsi="Times New Roman" w:eastAsia="宋体" w:cs="Times New Roman"/>
          <w:sz w:val="44"/>
          <w:szCs w:val="44"/>
          <w:rPrChange w:id="158" w:author="......" w:date="2024-05-07T14:48:58Z">
            <w:rPr>
              <w:rFonts w:hint="default" w:ascii="Times New Roman" w:hAnsi="Times New Roman" w:eastAsia="宋体" w:cs="Times New Roman"/>
              <w:sz w:val="44"/>
              <w:szCs w:val="44"/>
            </w:rPr>
          </w:rPrChange>
        </w:rPr>
      </w:pPr>
    </w:p>
    <w:p>
      <w:pPr>
        <w:spacing w:afterAutospacing="0"/>
        <w:jc w:val="left"/>
        <w:rPr>
          <w:rFonts w:hint="default" w:ascii="Times New Roman" w:hAnsi="Times New Roman" w:eastAsia="宋体" w:cs="Times New Roman"/>
          <w:sz w:val="44"/>
          <w:szCs w:val="44"/>
          <w:rPrChange w:id="159" w:author="......" w:date="2024-05-07T14:48:58Z">
            <w:rPr>
              <w:rFonts w:hint="default" w:ascii="Times New Roman" w:hAnsi="Times New Roman" w:eastAsia="宋体" w:cs="Times New Roman"/>
              <w:sz w:val="44"/>
              <w:szCs w:val="44"/>
            </w:rPr>
          </w:rPrChange>
        </w:rPr>
      </w:pPr>
    </w:p>
    <w:p>
      <w:pPr>
        <w:spacing w:afterAutospacing="0"/>
        <w:jc w:val="left"/>
        <w:rPr>
          <w:rFonts w:hint="default" w:ascii="Times New Roman" w:hAnsi="Times New Roman" w:eastAsia="宋体" w:cs="Times New Roman"/>
          <w:sz w:val="44"/>
          <w:szCs w:val="44"/>
          <w:rPrChange w:id="160" w:author="......" w:date="2024-05-07T14:48:58Z">
            <w:rPr>
              <w:rFonts w:hint="default" w:ascii="Times New Roman" w:hAnsi="Times New Roman" w:eastAsia="宋体" w:cs="Times New Roman"/>
              <w:sz w:val="44"/>
              <w:szCs w:val="44"/>
            </w:rPr>
          </w:rPrChange>
        </w:rPr>
      </w:pPr>
    </w:p>
    <w:p>
      <w:pPr>
        <w:spacing w:afterAutospacing="0"/>
        <w:jc w:val="left"/>
        <w:rPr>
          <w:rFonts w:hint="default" w:ascii="Times New Roman" w:hAnsi="Times New Roman" w:eastAsia="宋体" w:cs="Times New Roman"/>
          <w:sz w:val="44"/>
          <w:szCs w:val="44"/>
          <w:rPrChange w:id="161" w:author="......" w:date="2024-05-07T14:48:58Z">
            <w:rPr>
              <w:rFonts w:hint="default" w:ascii="Times New Roman" w:hAnsi="Times New Roman" w:eastAsia="宋体" w:cs="Times New Roman"/>
              <w:sz w:val="44"/>
              <w:szCs w:val="44"/>
            </w:rPr>
          </w:rPrChange>
        </w:rPr>
      </w:pPr>
    </w:p>
    <w:p>
      <w:pPr>
        <w:spacing w:afterAutospacing="0"/>
        <w:jc w:val="left"/>
        <w:rPr>
          <w:rFonts w:hint="default" w:ascii="Times New Roman" w:hAnsi="Times New Roman" w:eastAsia="宋体" w:cs="Times New Roman"/>
          <w:sz w:val="44"/>
          <w:szCs w:val="44"/>
          <w:rPrChange w:id="162" w:author="......" w:date="2024-05-07T14:48:58Z">
            <w:rPr>
              <w:rFonts w:hint="default" w:ascii="Times New Roman" w:hAnsi="Times New Roman" w:eastAsia="宋体" w:cs="Times New Roman"/>
              <w:sz w:val="44"/>
              <w:szCs w:val="44"/>
            </w:rPr>
          </w:rPrChange>
        </w:rPr>
      </w:pPr>
    </w:p>
    <w:p>
      <w:pPr>
        <w:spacing w:afterAutospacing="0"/>
        <w:jc w:val="left"/>
        <w:rPr>
          <w:rFonts w:hint="default" w:ascii="Times New Roman" w:hAnsi="Times New Roman" w:eastAsia="宋体" w:cs="Times New Roman"/>
          <w:sz w:val="44"/>
          <w:szCs w:val="44"/>
          <w:rPrChange w:id="163" w:author="......" w:date="2024-05-07T14:48:58Z">
            <w:rPr>
              <w:rFonts w:hint="default" w:ascii="Times New Roman" w:hAnsi="Times New Roman" w:eastAsia="宋体" w:cs="Times New Roman"/>
              <w:sz w:val="44"/>
              <w:szCs w:val="44"/>
            </w:rPr>
          </w:rPrChange>
        </w:rPr>
      </w:pPr>
    </w:p>
    <w:p>
      <w:pPr>
        <w:spacing w:afterAutospacing="0"/>
        <w:jc w:val="left"/>
        <w:rPr>
          <w:rFonts w:hint="default" w:ascii="Times New Roman" w:hAnsi="Times New Roman" w:eastAsia="宋体" w:cs="Times New Roman"/>
          <w:sz w:val="44"/>
          <w:szCs w:val="44"/>
          <w:rPrChange w:id="164" w:author="......" w:date="2024-05-07T14:48:58Z">
            <w:rPr>
              <w:rFonts w:hint="default" w:ascii="Times New Roman" w:hAnsi="Times New Roman" w:eastAsia="宋体" w:cs="Times New Roman"/>
              <w:sz w:val="44"/>
              <w:szCs w:val="44"/>
            </w:rPr>
          </w:rPrChange>
        </w:rPr>
      </w:pPr>
    </w:p>
    <w:p>
      <w:pPr>
        <w:spacing w:afterAutospacing="0"/>
        <w:jc w:val="left"/>
        <w:rPr>
          <w:rFonts w:hint="default" w:ascii="Times New Roman" w:hAnsi="Times New Roman" w:eastAsia="宋体" w:cs="Times New Roman"/>
          <w:sz w:val="44"/>
          <w:szCs w:val="44"/>
          <w:rPrChange w:id="165" w:author="......" w:date="2024-05-07T14:48:58Z">
            <w:rPr>
              <w:rFonts w:hint="default" w:ascii="Times New Roman" w:hAnsi="Times New Roman" w:eastAsia="宋体" w:cs="Times New Roman"/>
              <w:sz w:val="44"/>
              <w:szCs w:val="44"/>
            </w:rPr>
          </w:rPrChange>
        </w:rPr>
      </w:pPr>
    </w:p>
    <w:p>
      <w:pPr>
        <w:spacing w:afterAutospacing="0"/>
        <w:jc w:val="left"/>
        <w:rPr>
          <w:rFonts w:hint="default" w:ascii="Times New Roman" w:hAnsi="Times New Roman" w:eastAsia="宋体" w:cs="Times New Roman"/>
          <w:sz w:val="44"/>
          <w:szCs w:val="44"/>
          <w:rPrChange w:id="166" w:author="......" w:date="2024-05-07T14:48:58Z">
            <w:rPr>
              <w:rFonts w:hint="default" w:ascii="Times New Roman" w:hAnsi="Times New Roman" w:eastAsia="宋体" w:cs="Times New Roman"/>
              <w:sz w:val="44"/>
              <w:szCs w:val="44"/>
            </w:rPr>
          </w:rPrChange>
        </w:rPr>
      </w:pPr>
    </w:p>
    <w:p>
      <w:pPr>
        <w:spacing w:afterAutospacing="0"/>
        <w:jc w:val="left"/>
        <w:rPr>
          <w:rFonts w:hint="default" w:ascii="Times New Roman" w:hAnsi="Times New Roman" w:eastAsia="宋体" w:cs="Times New Roman"/>
          <w:sz w:val="44"/>
          <w:szCs w:val="44"/>
          <w:rPrChange w:id="167" w:author="......" w:date="2024-05-07T14:48:58Z">
            <w:rPr>
              <w:rFonts w:hint="default" w:ascii="Times New Roman" w:hAnsi="Times New Roman" w:eastAsia="宋体" w:cs="Times New Roman"/>
              <w:sz w:val="44"/>
              <w:szCs w:val="44"/>
            </w:rPr>
          </w:rPrChange>
        </w:rPr>
      </w:pPr>
    </w:p>
    <w:p>
      <w:pPr>
        <w:spacing w:afterAutospacing="0"/>
        <w:jc w:val="left"/>
        <w:rPr>
          <w:ins w:id="168" w:author="......" w:date="2024-05-06T22:50:25Z"/>
          <w:rFonts w:hint="default" w:ascii="Times New Roman" w:hAnsi="Times New Roman" w:eastAsia="宋体" w:cs="Times New Roman"/>
          <w:sz w:val="44"/>
          <w:szCs w:val="44"/>
          <w:rPrChange w:id="169" w:author="......" w:date="2024-05-07T14:48:58Z">
            <w:rPr>
              <w:ins w:id="170" w:author="......" w:date="2024-05-06T22:50:25Z"/>
              <w:rFonts w:hint="default" w:ascii="Times New Roman" w:hAnsi="Times New Roman" w:eastAsia="宋体" w:cs="Times New Roman"/>
              <w:sz w:val="44"/>
              <w:szCs w:val="44"/>
            </w:rPr>
          </w:rPrChange>
        </w:rPr>
      </w:pPr>
    </w:p>
    <w:p>
      <w:pPr>
        <w:spacing w:afterAutospacing="0"/>
        <w:jc w:val="left"/>
        <w:rPr>
          <w:del w:id="171" w:author="......" w:date="2024-05-06T22:50:24Z"/>
          <w:rFonts w:hint="default" w:ascii="Times New Roman" w:hAnsi="Times New Roman" w:eastAsia="宋体" w:cs="Times New Roman"/>
          <w:sz w:val="44"/>
          <w:szCs w:val="44"/>
          <w:rPrChange w:id="172" w:author="......" w:date="2024-05-07T14:48:58Z">
            <w:rPr>
              <w:del w:id="173" w:author="......" w:date="2024-05-06T22:50:24Z"/>
              <w:rFonts w:hint="default" w:ascii="Times New Roman" w:hAnsi="Times New Roman" w:eastAsia="宋体" w:cs="Times New Roman"/>
              <w:sz w:val="44"/>
              <w:szCs w:val="44"/>
            </w:rPr>
          </w:rPrChange>
        </w:rPr>
      </w:pPr>
    </w:p>
    <w:p>
      <w:pPr>
        <w:spacing w:afterAutospacing="0"/>
        <w:jc w:val="left"/>
        <w:rPr>
          <w:del w:id="174" w:author="......" w:date="2024-05-06T16:56:59Z"/>
          <w:rFonts w:hint="default" w:ascii="Times New Roman" w:hAnsi="Times New Roman" w:eastAsia="宋体" w:cs="Times New Roman"/>
          <w:sz w:val="44"/>
          <w:szCs w:val="44"/>
          <w:rPrChange w:id="175" w:author="......" w:date="2024-05-07T14:48:58Z">
            <w:rPr>
              <w:del w:id="176" w:author="......" w:date="2024-05-06T16:56:59Z"/>
              <w:rFonts w:hint="default" w:ascii="Times New Roman" w:hAnsi="Times New Roman" w:eastAsia="宋体" w:cs="Times New Roman"/>
              <w:sz w:val="44"/>
              <w:szCs w:val="44"/>
            </w:rPr>
          </w:rPrChange>
        </w:rPr>
      </w:pPr>
    </w:p>
    <w:p>
      <w:pPr>
        <w:spacing w:afterAutospacing="0"/>
        <w:jc w:val="left"/>
        <w:rPr>
          <w:rFonts w:hint="default" w:ascii="Times New Roman" w:hAnsi="Times New Roman" w:eastAsia="宋体" w:cs="Times New Roman"/>
          <w:sz w:val="44"/>
          <w:szCs w:val="44"/>
          <w:rPrChange w:id="177" w:author="......" w:date="2024-05-07T14:48:58Z">
            <w:rPr>
              <w:rFonts w:hint="default" w:ascii="Times New Roman" w:hAnsi="Times New Roman" w:eastAsia="宋体" w:cs="Times New Roman"/>
              <w:sz w:val="44"/>
              <w:szCs w:val="44"/>
            </w:rPr>
          </w:rPrChange>
        </w:rPr>
      </w:pPr>
    </w:p>
    <w:p>
      <w:pPr>
        <w:spacing w:afterAutospacing="0"/>
        <w:jc w:val="left"/>
        <w:rPr>
          <w:rFonts w:hint="default" w:ascii="Times New Roman" w:hAnsi="Times New Roman" w:eastAsia="宋体" w:cs="Times New Roman"/>
          <w:sz w:val="44"/>
          <w:szCs w:val="44"/>
          <w:rPrChange w:id="178" w:author="......" w:date="2024-05-07T14:48:58Z">
            <w:rPr>
              <w:rFonts w:hint="default" w:ascii="Times New Roman" w:hAnsi="Times New Roman" w:eastAsia="宋体" w:cs="Times New Roman"/>
              <w:sz w:val="44"/>
              <w:szCs w:val="44"/>
            </w:rPr>
          </w:rPrChange>
        </w:rPr>
      </w:pPr>
    </w:p>
    <w:customXmlInsRangeStart w:id="179" w:author="......" w:date="2024-03-26T00:49:56Z"/>
    <w:sdt>
      <w:sdtPr>
        <w:rPr>
          <w:rFonts w:hint="default" w:ascii="Times New Roman" w:hAnsi="Times New Roman" w:eastAsia="宋体" w:cs="Times New Roman"/>
          <w:kern w:val="2"/>
          <w:sz w:val="21"/>
          <w:szCs w:val="24"/>
          <w:lang w:val="en-US" w:eastAsia="zh-CN" w:bidi="ar-SA"/>
          <w:rPrChange w:id="180" w:author="......" w:date="2024-05-07T14:48:58Z">
            <w:rPr>
              <w:rFonts w:hint="default" w:ascii="Times New Roman" w:hAnsi="Times New Roman" w:eastAsia="宋体" w:cs="Times New Roman"/>
              <w:kern w:val="2"/>
              <w:sz w:val="21"/>
              <w:szCs w:val="24"/>
              <w:lang w:val="en-US" w:eastAsia="zh-CN" w:bidi="ar-SA"/>
            </w:rPr>
          </w:rPrChange>
        </w:rPr>
        <w:id w:val="147467047"/>
        <w15:color w:val="DBDBDB"/>
        <w:docPartObj>
          <w:docPartGallery w:val="Table of Contents"/>
          <w:docPartUnique/>
        </w:docPartObj>
      </w:sdtPr>
      <w:sdtEndPr>
        <w:rPr>
          <w:rFonts w:hint="default" w:ascii="Times New Roman" w:hAnsi="Times New Roman" w:eastAsia="宋体" w:cs="Times New Roman"/>
          <w:kern w:val="2"/>
          <w:sz w:val="21"/>
          <w:szCs w:val="24"/>
          <w:lang w:val="en-US" w:eastAsia="zh-CN" w:bidi="ar-SA"/>
          <w:rPrChange w:id="183" w:author="......" w:date="2024-05-07T14:48:58Z">
            <w:rPr>
              <w:rFonts w:hint="default" w:ascii="Times New Roman" w:hAnsi="Times New Roman" w:eastAsia="宋体" w:cs="Times New Roman"/>
              <w:kern w:val="2"/>
              <w:sz w:val="21"/>
              <w:szCs w:val="24"/>
              <w:lang w:val="en-US" w:eastAsia="zh-CN" w:bidi="ar-SA"/>
            </w:rPr>
          </w:rPrChange>
        </w:rPr>
      </w:sdtEndPr>
      <w:sdtContent>
        <w:customXmlInsRangeEnd w:id="179"/>
        <w:p>
          <w:pPr>
            <w:spacing w:before="0" w:beforeLines="0" w:after="0" w:afterLines="0" w:line="240" w:lineRule="auto"/>
            <w:ind w:left="0" w:leftChars="0" w:right="0" w:rightChars="0" w:firstLine="0" w:firstLineChars="0"/>
            <w:jc w:val="center"/>
            <w:rPr>
              <w:ins w:id="185" w:author="......" w:date="2024-03-26T00:49:56Z"/>
              <w:rFonts w:hint="default" w:ascii="Times New Roman" w:hAnsi="Times New Roman" w:eastAsia="宋体" w:cs="Times New Roman"/>
              <w:sz w:val="30"/>
              <w:szCs w:val="30"/>
              <w:rPrChange w:id="186" w:author="......" w:date="2024-05-07T14:48:58Z">
                <w:rPr>
                  <w:ins w:id="187" w:author="......" w:date="2024-03-26T00:49:56Z"/>
                </w:rPr>
              </w:rPrChange>
            </w:rPr>
          </w:pPr>
          <w:ins w:id="191" w:author="......" w:date="2024-03-26T00:49:56Z">
            <w:r>
              <w:rPr>
                <w:rFonts w:hint="default" w:ascii="Times New Roman" w:hAnsi="Times New Roman" w:eastAsia="宋体" w:cs="Times New Roman"/>
                <w:sz w:val="30"/>
                <w:szCs w:val="30"/>
                <w:rPrChange w:id="192" w:author="......" w:date="2024-05-07T14:48:58Z">
                  <w:rPr>
                    <w:rFonts w:ascii="宋体" w:hAnsi="宋体" w:eastAsia="宋体"/>
                    <w:sz w:val="21"/>
                  </w:rPr>
                </w:rPrChange>
              </w:rPr>
              <w:t>目</w:t>
            </w:r>
          </w:ins>
          <w:ins w:id="194" w:author="......" w:date="2024-03-26T10:10:38Z">
            <w:r>
              <w:rPr>
                <w:rFonts w:hint="default" w:ascii="Times New Roman" w:hAnsi="Times New Roman" w:eastAsia="宋体" w:cs="Times New Roman"/>
                <w:sz w:val="30"/>
                <w:szCs w:val="30"/>
                <w:lang w:val="en-US" w:eastAsia="zh-CN"/>
                <w:rPrChange w:id="195" w:author="......" w:date="2024-05-07T14:48:58Z">
                  <w:rPr>
                    <w:rFonts w:hint="eastAsia" w:ascii="Times New Roman" w:hAnsi="Times New Roman" w:eastAsia="宋体" w:cs="Times New Roman"/>
                    <w:sz w:val="30"/>
                    <w:szCs w:val="30"/>
                    <w:lang w:val="en-US" w:eastAsia="zh-CN"/>
                  </w:rPr>
                </w:rPrChange>
              </w:rPr>
              <w:t xml:space="preserve"> </w:t>
            </w:r>
          </w:ins>
          <w:ins w:id="197" w:author="......" w:date="2024-03-26T00:49:56Z">
            <w:r>
              <w:rPr>
                <w:rFonts w:hint="default" w:ascii="Times New Roman" w:hAnsi="Times New Roman" w:eastAsia="宋体" w:cs="Times New Roman"/>
                <w:sz w:val="30"/>
                <w:szCs w:val="30"/>
                <w:rPrChange w:id="198" w:author="......" w:date="2024-05-07T14:48:58Z">
                  <w:rPr>
                    <w:rFonts w:ascii="宋体" w:hAnsi="宋体" w:eastAsia="宋体"/>
                    <w:sz w:val="21"/>
                  </w:rPr>
                </w:rPrChange>
              </w:rPr>
              <w:t>录</w:t>
            </w:r>
          </w:ins>
        </w:p>
        <w:p>
          <w:pPr>
            <w:pStyle w:val="15"/>
            <w:tabs>
              <w:tab w:val="right" w:leader="dot" w:pos="8306"/>
            </w:tabs>
            <w:rPr>
              <w:ins w:id="200" w:author="......" w:date="2024-05-06T23:44:30Z"/>
              <w:rFonts w:hint="default" w:ascii="Times New Roman" w:hAnsi="Times New Roman" w:eastAsia="宋体" w:cs="Times New Roman"/>
              <w:rPrChange w:id="201" w:author="......" w:date="2024-05-07T14:48:58Z">
                <w:rPr>
                  <w:ins w:id="202" w:author="......" w:date="2024-05-06T23:44:30Z"/>
                </w:rPr>
              </w:rPrChange>
            </w:rPr>
          </w:pPr>
          <w:ins w:id="203" w:author="......" w:date="2024-03-26T00:49:56Z">
            <w:r>
              <w:rPr>
                <w:rFonts w:hint="default" w:ascii="Times New Roman" w:hAnsi="Times New Roman" w:eastAsia="宋体" w:cs="Times New Roman"/>
                <w:rPrChange w:id="204" w:author="......" w:date="2024-05-07T14:48:58Z">
                  <w:rPr/>
                </w:rPrChange>
              </w:rPr>
              <w:fldChar w:fldCharType="begin"/>
            </w:r>
          </w:ins>
          <w:ins w:id="206" w:author="......" w:date="2024-03-26T00:49:56Z">
            <w:r>
              <w:rPr>
                <w:rFonts w:hint="default" w:ascii="Times New Roman" w:hAnsi="Times New Roman" w:eastAsia="宋体" w:cs="Times New Roman"/>
                <w:rPrChange w:id="207" w:author="......" w:date="2024-05-07T14:48:58Z">
                  <w:rPr/>
                </w:rPrChange>
              </w:rPr>
              <w:instrText xml:space="preserve">TOC \o "1-3" \h \u </w:instrText>
            </w:r>
          </w:ins>
          <w:ins w:id="209" w:author="......" w:date="2024-03-26T00:49:56Z">
            <w:r>
              <w:rPr>
                <w:rFonts w:hint="default" w:ascii="Times New Roman" w:hAnsi="Times New Roman" w:eastAsia="宋体" w:cs="Times New Roman"/>
                <w:rPrChange w:id="210" w:author="......" w:date="2024-05-07T14:48:58Z">
                  <w:rPr/>
                </w:rPrChange>
              </w:rPr>
              <w:fldChar w:fldCharType="separate"/>
            </w:r>
          </w:ins>
        </w:p>
        <w:p>
          <w:pPr>
            <w:pStyle w:val="15"/>
            <w:tabs>
              <w:tab w:val="right" w:leader="dot" w:pos="8306"/>
            </w:tabs>
            <w:rPr>
              <w:ins w:id="212" w:author="......" w:date="2024-05-06T23:44:30Z"/>
              <w:rFonts w:hint="default" w:ascii="Times New Roman" w:hAnsi="Times New Roman" w:eastAsia="宋体" w:cs="Times New Roman"/>
              <w:rPrChange w:id="213" w:author="......" w:date="2024-05-07T14:48:58Z">
                <w:rPr>
                  <w:ins w:id="214" w:author="......" w:date="2024-05-06T23:44:30Z"/>
                </w:rPr>
              </w:rPrChange>
            </w:rPr>
          </w:pPr>
          <w:ins w:id="215" w:author="......" w:date="2024-05-06T23:44:30Z">
            <w:r>
              <w:rPr>
                <w:rFonts w:hint="default" w:ascii="Times New Roman" w:hAnsi="Times New Roman" w:eastAsia="宋体" w:cs="Times New Roman"/>
                <w:rPrChange w:id="216" w:author="......" w:date="2024-05-07T14:48:58Z">
                  <w:rPr>
                    <w:rFonts w:hint="default" w:ascii="Times New Roman" w:hAnsi="Times New Roman" w:eastAsia="宋体" w:cs="Times New Roman"/>
                  </w:rPr>
                </w:rPrChange>
              </w:rPr>
              <w:fldChar w:fldCharType="begin"/>
            </w:r>
          </w:ins>
          <w:ins w:id="218" w:author="......" w:date="2024-05-06T23:44:30Z">
            <w:r>
              <w:rPr>
                <w:rFonts w:hint="default" w:ascii="Times New Roman" w:hAnsi="Times New Roman" w:eastAsia="宋体" w:cs="Times New Roman"/>
                <w:rPrChange w:id="219" w:author="......" w:date="2024-05-07T14:48:58Z">
                  <w:rPr>
                    <w:rFonts w:hint="default" w:ascii="Times New Roman" w:hAnsi="Times New Roman" w:eastAsia="宋体" w:cs="Times New Roman"/>
                  </w:rPr>
                </w:rPrChange>
              </w:rPr>
              <w:instrText xml:space="preserve"> HYPERLINK \l _Toc31056 </w:instrText>
            </w:r>
          </w:ins>
          <w:ins w:id="221" w:author="......" w:date="2024-05-06T23:44:30Z">
            <w:r>
              <w:rPr>
                <w:rFonts w:hint="default" w:ascii="Times New Roman" w:hAnsi="Times New Roman" w:eastAsia="宋体" w:cs="Times New Roman"/>
                <w:rPrChange w:id="222" w:author="......" w:date="2024-05-07T14:48:58Z">
                  <w:rPr>
                    <w:rFonts w:hint="default" w:ascii="Times New Roman" w:hAnsi="Times New Roman" w:eastAsia="宋体" w:cs="Times New Roman"/>
                  </w:rPr>
                </w:rPrChange>
              </w:rPr>
              <w:fldChar w:fldCharType="separate"/>
            </w:r>
          </w:ins>
          <w:ins w:id="224" w:author="......" w:date="2024-05-06T23:44:30Z">
            <w:r>
              <w:rPr>
                <w:rFonts w:hint="default" w:ascii="Times New Roman" w:hAnsi="Times New Roman" w:eastAsia="宋体" w:cs="Times New Roman"/>
                <w:szCs w:val="32"/>
                <w:rPrChange w:id="225" w:author="......" w:date="2024-05-07T14:48:58Z">
                  <w:rPr>
                    <w:rFonts w:hint="default" w:ascii="Times New Roman" w:hAnsi="Times New Roman" w:eastAsia="宋体" w:cs="Times New Roman"/>
                    <w:szCs w:val="32"/>
                  </w:rPr>
                </w:rPrChange>
              </w:rPr>
              <w:t xml:space="preserve">1. </w:t>
            </w:r>
          </w:ins>
          <w:ins w:id="227" w:author="......" w:date="2024-05-06T23:44:30Z">
            <w:r>
              <w:rPr>
                <w:rFonts w:hint="default" w:ascii="Times New Roman" w:hAnsi="Times New Roman" w:eastAsia="宋体" w:cs="Times New Roman"/>
                <w:rPrChange w:id="228" w:author="......" w:date="2024-05-07T14:48:58Z">
                  <w:rPr>
                    <w:rFonts w:hint="default" w:ascii="Times New Roman" w:hAnsi="Times New Roman" w:eastAsia="宋体" w:cs="Times New Roman"/>
                  </w:rPr>
                </w:rPrChange>
              </w:rPr>
              <w:t>引言</w:t>
            </w:r>
          </w:ins>
          <w:ins w:id="230" w:author="......" w:date="2024-05-06T23:44:30Z">
            <w:r>
              <w:rPr>
                <w:rFonts w:hint="default" w:ascii="Times New Roman" w:hAnsi="Times New Roman" w:eastAsia="宋体" w:cs="Times New Roman"/>
                <w:rPrChange w:id="231" w:author="......" w:date="2024-05-07T14:48:58Z">
                  <w:rPr/>
                </w:rPrChange>
              </w:rPr>
              <w:tab/>
            </w:r>
          </w:ins>
          <w:ins w:id="233" w:author="......" w:date="2024-05-06T23:44:30Z">
            <w:r>
              <w:rPr>
                <w:rFonts w:hint="default" w:ascii="Times New Roman" w:hAnsi="Times New Roman" w:eastAsia="宋体" w:cs="Times New Roman"/>
                <w:rPrChange w:id="234" w:author="......" w:date="2024-05-07T14:48:58Z">
                  <w:rPr/>
                </w:rPrChange>
              </w:rPr>
              <w:fldChar w:fldCharType="begin"/>
            </w:r>
          </w:ins>
          <w:ins w:id="236" w:author="......" w:date="2024-05-06T23:44:30Z">
            <w:r>
              <w:rPr>
                <w:rFonts w:hint="default" w:ascii="Times New Roman" w:hAnsi="Times New Roman" w:eastAsia="宋体" w:cs="Times New Roman"/>
                <w:rPrChange w:id="237" w:author="......" w:date="2024-05-07T14:48:58Z">
                  <w:rPr/>
                </w:rPrChange>
              </w:rPr>
              <w:instrText xml:space="preserve"> PAGEREF _Toc31056 \h </w:instrText>
            </w:r>
          </w:ins>
          <w:ins w:id="239" w:author="......" w:date="2024-05-06T23:44:30Z">
            <w:r>
              <w:rPr>
                <w:rFonts w:hint="default" w:ascii="Times New Roman" w:hAnsi="Times New Roman" w:eastAsia="宋体" w:cs="Times New Roman"/>
                <w:rPrChange w:id="240" w:author="......" w:date="2024-05-07T14:48:58Z">
                  <w:rPr/>
                </w:rPrChange>
              </w:rPr>
              <w:fldChar w:fldCharType="separate"/>
            </w:r>
          </w:ins>
          <w:r>
            <w:rPr>
              <w:rFonts w:hint="default" w:ascii="Times New Roman" w:hAnsi="Times New Roman" w:eastAsia="宋体" w:cs="Times New Roman"/>
            </w:rPr>
            <w:t>3</w:t>
          </w:r>
          <w:ins w:id="242" w:author="......" w:date="2024-05-06T23:44:30Z">
            <w:r>
              <w:rPr>
                <w:rFonts w:hint="default" w:ascii="Times New Roman" w:hAnsi="Times New Roman" w:eastAsia="宋体" w:cs="Times New Roman"/>
                <w:rPrChange w:id="243" w:author="......" w:date="2024-05-07T14:48:58Z">
                  <w:rPr/>
                </w:rPrChange>
              </w:rPr>
              <w:fldChar w:fldCharType="end"/>
            </w:r>
          </w:ins>
          <w:ins w:id="245" w:author="......" w:date="2024-05-06T23:44:30Z">
            <w:r>
              <w:rPr>
                <w:rFonts w:hint="default" w:ascii="Times New Roman" w:hAnsi="Times New Roman" w:eastAsia="宋体" w:cs="Times New Roman"/>
                <w:rPrChange w:id="246" w:author="......" w:date="2024-05-07T14:48:58Z">
                  <w:rPr>
                    <w:rFonts w:hint="default" w:ascii="Times New Roman" w:hAnsi="Times New Roman" w:eastAsia="宋体" w:cs="Times New Roman"/>
                  </w:rPr>
                </w:rPrChange>
              </w:rPr>
              <w:fldChar w:fldCharType="end"/>
            </w:r>
          </w:ins>
        </w:p>
        <w:p>
          <w:pPr>
            <w:pStyle w:val="16"/>
            <w:tabs>
              <w:tab w:val="right" w:leader="dot" w:pos="8306"/>
            </w:tabs>
            <w:rPr>
              <w:ins w:id="248" w:author="......" w:date="2024-05-06T23:44:30Z"/>
              <w:rFonts w:hint="default" w:ascii="Times New Roman" w:hAnsi="Times New Roman" w:eastAsia="宋体" w:cs="Times New Roman"/>
              <w:rPrChange w:id="249" w:author="......" w:date="2024-05-07T14:48:58Z">
                <w:rPr>
                  <w:ins w:id="250" w:author="......" w:date="2024-05-06T23:44:30Z"/>
                </w:rPr>
              </w:rPrChange>
            </w:rPr>
          </w:pPr>
          <w:ins w:id="251" w:author="......" w:date="2024-05-06T23:44:30Z">
            <w:r>
              <w:rPr>
                <w:rFonts w:hint="default" w:ascii="Times New Roman" w:hAnsi="Times New Roman" w:eastAsia="宋体" w:cs="Times New Roman"/>
                <w:rPrChange w:id="252" w:author="......" w:date="2024-05-07T14:48:58Z">
                  <w:rPr>
                    <w:rFonts w:hint="default" w:ascii="Times New Roman" w:hAnsi="Times New Roman" w:eastAsia="宋体" w:cs="Times New Roman"/>
                  </w:rPr>
                </w:rPrChange>
              </w:rPr>
              <w:fldChar w:fldCharType="begin"/>
            </w:r>
          </w:ins>
          <w:ins w:id="254" w:author="......" w:date="2024-05-06T23:44:30Z">
            <w:r>
              <w:rPr>
                <w:rFonts w:hint="default" w:ascii="Times New Roman" w:hAnsi="Times New Roman" w:eastAsia="宋体" w:cs="Times New Roman"/>
                <w:rPrChange w:id="255" w:author="......" w:date="2024-05-07T14:48:58Z">
                  <w:rPr>
                    <w:rFonts w:hint="default" w:ascii="Times New Roman" w:hAnsi="Times New Roman" w:eastAsia="宋体" w:cs="Times New Roman"/>
                  </w:rPr>
                </w:rPrChange>
              </w:rPr>
              <w:instrText xml:space="preserve"> HYPERLINK \l _Toc11897 </w:instrText>
            </w:r>
          </w:ins>
          <w:ins w:id="257" w:author="......" w:date="2024-05-06T23:44:30Z">
            <w:r>
              <w:rPr>
                <w:rFonts w:hint="default" w:ascii="Times New Roman" w:hAnsi="Times New Roman" w:eastAsia="宋体" w:cs="Times New Roman"/>
                <w:rPrChange w:id="258" w:author="......" w:date="2024-05-07T14:48:58Z">
                  <w:rPr>
                    <w:rFonts w:hint="default" w:ascii="Times New Roman" w:hAnsi="Times New Roman" w:eastAsia="宋体" w:cs="Times New Roman"/>
                  </w:rPr>
                </w:rPrChange>
              </w:rPr>
              <w:fldChar w:fldCharType="separate"/>
            </w:r>
          </w:ins>
          <w:ins w:id="260" w:author="......" w:date="2024-05-06T23:44:30Z">
            <w:r>
              <w:rPr>
                <w:rFonts w:hint="default" w:ascii="Times New Roman" w:hAnsi="Times New Roman" w:eastAsia="宋体" w:cs="Times New Roman"/>
                <w:bCs w:val="0"/>
                <w:szCs w:val="28"/>
                <w:rPrChange w:id="261" w:author="......" w:date="2024-05-07T14:48:58Z">
                  <w:rPr>
                    <w:rFonts w:hint="default" w:ascii="Times New Roman" w:hAnsi="Times New Roman" w:eastAsia="宋体" w:cs="Times New Roman"/>
                    <w:bCs w:val="0"/>
                    <w:szCs w:val="28"/>
                  </w:rPr>
                </w:rPrChange>
              </w:rPr>
              <w:t xml:space="preserve">1.1. </w:t>
            </w:r>
          </w:ins>
          <w:ins w:id="263" w:author="......" w:date="2024-05-06T23:44:30Z">
            <w:r>
              <w:rPr>
                <w:rFonts w:hint="default" w:ascii="Times New Roman" w:hAnsi="Times New Roman" w:eastAsia="宋体" w:cs="Times New Roman"/>
                <w:bCs w:val="0"/>
                <w:lang w:val="en-US" w:eastAsia="zh-CN"/>
                <w:rPrChange w:id="264" w:author="......" w:date="2024-05-07T14:48:58Z">
                  <w:rPr>
                    <w:rFonts w:hint="default" w:ascii="Times New Roman" w:hAnsi="Times New Roman" w:eastAsia="宋体" w:cs="Times New Roman"/>
                    <w:bCs w:val="0"/>
                    <w:lang w:val="en-US" w:eastAsia="zh-CN"/>
                  </w:rPr>
                </w:rPrChange>
              </w:rPr>
              <w:t>目</w:t>
            </w:r>
          </w:ins>
          <w:ins w:id="266" w:author="......" w:date="2024-05-06T23:44:30Z">
            <w:r>
              <w:rPr>
                <w:rFonts w:hint="default" w:ascii="Times New Roman" w:hAnsi="Times New Roman" w:eastAsia="宋体" w:cs="Times New Roman"/>
                <w:lang w:val="en-US" w:eastAsia="zh-CN"/>
                <w:rPrChange w:id="267" w:author="......" w:date="2024-05-07T14:48:58Z">
                  <w:rPr>
                    <w:rFonts w:hint="default" w:ascii="Times New Roman" w:hAnsi="Times New Roman" w:eastAsia="宋体" w:cs="Times New Roman"/>
                    <w:lang w:val="en-US" w:eastAsia="zh-CN"/>
                  </w:rPr>
                </w:rPrChange>
              </w:rPr>
              <w:t>的</w:t>
            </w:r>
          </w:ins>
          <w:ins w:id="269" w:author="......" w:date="2024-05-06T23:44:30Z">
            <w:r>
              <w:rPr>
                <w:rFonts w:hint="default" w:ascii="Times New Roman" w:hAnsi="Times New Roman" w:eastAsia="宋体" w:cs="Times New Roman"/>
                <w:rPrChange w:id="270" w:author="......" w:date="2024-05-07T14:48:58Z">
                  <w:rPr/>
                </w:rPrChange>
              </w:rPr>
              <w:tab/>
            </w:r>
          </w:ins>
          <w:ins w:id="272" w:author="......" w:date="2024-05-06T23:44:30Z">
            <w:r>
              <w:rPr>
                <w:rFonts w:hint="default" w:ascii="Times New Roman" w:hAnsi="Times New Roman" w:eastAsia="宋体" w:cs="Times New Roman"/>
                <w:rPrChange w:id="273" w:author="......" w:date="2024-05-07T14:48:58Z">
                  <w:rPr/>
                </w:rPrChange>
              </w:rPr>
              <w:fldChar w:fldCharType="begin"/>
            </w:r>
          </w:ins>
          <w:ins w:id="275" w:author="......" w:date="2024-05-06T23:44:30Z">
            <w:r>
              <w:rPr>
                <w:rFonts w:hint="default" w:ascii="Times New Roman" w:hAnsi="Times New Roman" w:eastAsia="宋体" w:cs="Times New Roman"/>
                <w:rPrChange w:id="276" w:author="......" w:date="2024-05-07T14:48:58Z">
                  <w:rPr/>
                </w:rPrChange>
              </w:rPr>
              <w:instrText xml:space="preserve"> PAGEREF _Toc11897 \h </w:instrText>
            </w:r>
          </w:ins>
          <w:ins w:id="278" w:author="......" w:date="2024-05-06T23:44:30Z">
            <w:r>
              <w:rPr>
                <w:rFonts w:hint="default" w:ascii="Times New Roman" w:hAnsi="Times New Roman" w:eastAsia="宋体" w:cs="Times New Roman"/>
                <w:rPrChange w:id="279" w:author="......" w:date="2024-05-07T14:48:58Z">
                  <w:rPr/>
                </w:rPrChange>
              </w:rPr>
              <w:fldChar w:fldCharType="separate"/>
            </w:r>
          </w:ins>
          <w:r>
            <w:rPr>
              <w:rFonts w:hint="default" w:ascii="Times New Roman" w:hAnsi="Times New Roman" w:eastAsia="宋体" w:cs="Times New Roman"/>
            </w:rPr>
            <w:t>3</w:t>
          </w:r>
          <w:ins w:id="281" w:author="......" w:date="2024-05-06T23:44:30Z">
            <w:r>
              <w:rPr>
                <w:rFonts w:hint="default" w:ascii="Times New Roman" w:hAnsi="Times New Roman" w:eastAsia="宋体" w:cs="Times New Roman"/>
                <w:rPrChange w:id="282" w:author="......" w:date="2024-05-07T14:48:58Z">
                  <w:rPr/>
                </w:rPrChange>
              </w:rPr>
              <w:fldChar w:fldCharType="end"/>
            </w:r>
          </w:ins>
          <w:ins w:id="284" w:author="......" w:date="2024-05-06T23:44:30Z">
            <w:r>
              <w:rPr>
                <w:rFonts w:hint="default" w:ascii="Times New Roman" w:hAnsi="Times New Roman" w:eastAsia="宋体" w:cs="Times New Roman"/>
                <w:rPrChange w:id="285" w:author="......" w:date="2024-05-07T14:48:58Z">
                  <w:rPr>
                    <w:rFonts w:hint="default" w:ascii="Times New Roman" w:hAnsi="Times New Roman" w:eastAsia="宋体" w:cs="Times New Roman"/>
                  </w:rPr>
                </w:rPrChange>
              </w:rPr>
              <w:fldChar w:fldCharType="end"/>
            </w:r>
          </w:ins>
        </w:p>
        <w:p>
          <w:pPr>
            <w:pStyle w:val="16"/>
            <w:tabs>
              <w:tab w:val="right" w:leader="dot" w:pos="8306"/>
            </w:tabs>
            <w:rPr>
              <w:ins w:id="287" w:author="......" w:date="2024-05-06T23:44:30Z"/>
              <w:rFonts w:hint="default" w:ascii="Times New Roman" w:hAnsi="Times New Roman" w:eastAsia="宋体" w:cs="Times New Roman"/>
              <w:rPrChange w:id="288" w:author="......" w:date="2024-05-07T14:48:58Z">
                <w:rPr>
                  <w:ins w:id="289" w:author="......" w:date="2024-05-06T23:44:30Z"/>
                </w:rPr>
              </w:rPrChange>
            </w:rPr>
          </w:pPr>
          <w:ins w:id="290" w:author="......" w:date="2024-05-06T23:44:30Z">
            <w:r>
              <w:rPr>
                <w:rFonts w:hint="default" w:ascii="Times New Roman" w:hAnsi="Times New Roman" w:eastAsia="宋体" w:cs="Times New Roman"/>
                <w:rPrChange w:id="291" w:author="......" w:date="2024-05-07T14:48:58Z">
                  <w:rPr>
                    <w:rFonts w:hint="default" w:ascii="Times New Roman" w:hAnsi="Times New Roman" w:eastAsia="宋体" w:cs="Times New Roman"/>
                  </w:rPr>
                </w:rPrChange>
              </w:rPr>
              <w:fldChar w:fldCharType="begin"/>
            </w:r>
          </w:ins>
          <w:ins w:id="293" w:author="......" w:date="2024-05-06T23:44:30Z">
            <w:r>
              <w:rPr>
                <w:rFonts w:hint="default" w:ascii="Times New Roman" w:hAnsi="Times New Roman" w:eastAsia="宋体" w:cs="Times New Roman"/>
                <w:rPrChange w:id="294" w:author="......" w:date="2024-05-07T14:48:58Z">
                  <w:rPr>
                    <w:rFonts w:hint="default" w:ascii="Times New Roman" w:hAnsi="Times New Roman" w:eastAsia="宋体" w:cs="Times New Roman"/>
                  </w:rPr>
                </w:rPrChange>
              </w:rPr>
              <w:instrText xml:space="preserve"> HYPERLINK \l _Toc26275 </w:instrText>
            </w:r>
          </w:ins>
          <w:ins w:id="296" w:author="......" w:date="2024-05-06T23:44:30Z">
            <w:r>
              <w:rPr>
                <w:rFonts w:hint="default" w:ascii="Times New Roman" w:hAnsi="Times New Roman" w:eastAsia="宋体" w:cs="Times New Roman"/>
                <w:rPrChange w:id="297" w:author="......" w:date="2024-05-07T14:48:58Z">
                  <w:rPr>
                    <w:rFonts w:hint="default" w:ascii="Times New Roman" w:hAnsi="Times New Roman" w:eastAsia="宋体" w:cs="Times New Roman"/>
                  </w:rPr>
                </w:rPrChange>
              </w:rPr>
              <w:fldChar w:fldCharType="separate"/>
            </w:r>
          </w:ins>
          <w:ins w:id="299" w:author="......" w:date="2024-05-06T23:44:30Z">
            <w:r>
              <w:rPr>
                <w:rFonts w:hint="default" w:ascii="Times New Roman" w:hAnsi="Times New Roman" w:eastAsia="宋体" w:cs="Times New Roman"/>
                <w:szCs w:val="28"/>
                <w:rPrChange w:id="300" w:author="......" w:date="2024-05-07T14:48:58Z">
                  <w:rPr>
                    <w:rFonts w:hint="default" w:ascii="Times New Roman" w:hAnsi="Times New Roman" w:eastAsia="宋体" w:cs="Times New Roman"/>
                    <w:szCs w:val="28"/>
                  </w:rPr>
                </w:rPrChange>
              </w:rPr>
              <w:t xml:space="preserve">1.2. </w:t>
            </w:r>
          </w:ins>
          <w:ins w:id="302" w:author="......" w:date="2024-05-06T23:44:30Z">
            <w:r>
              <w:rPr>
                <w:rFonts w:hint="default" w:ascii="Times New Roman" w:hAnsi="Times New Roman" w:eastAsia="宋体" w:cs="Times New Roman"/>
                <w:rPrChange w:id="303" w:author="......" w:date="2024-05-07T14:48:58Z">
                  <w:rPr>
                    <w:rFonts w:hint="default" w:ascii="Times New Roman" w:hAnsi="Times New Roman" w:eastAsia="宋体" w:cs="Times New Roman"/>
                  </w:rPr>
                </w:rPrChange>
              </w:rPr>
              <w:t>预期读者</w:t>
            </w:r>
          </w:ins>
          <w:ins w:id="305" w:author="......" w:date="2024-05-06T23:44:30Z">
            <w:r>
              <w:rPr>
                <w:rFonts w:hint="default" w:ascii="Times New Roman" w:hAnsi="Times New Roman" w:eastAsia="宋体" w:cs="Times New Roman"/>
                <w:rPrChange w:id="306" w:author="......" w:date="2024-05-07T14:48:58Z">
                  <w:rPr/>
                </w:rPrChange>
              </w:rPr>
              <w:tab/>
            </w:r>
          </w:ins>
          <w:ins w:id="308" w:author="......" w:date="2024-05-06T23:44:30Z">
            <w:r>
              <w:rPr>
                <w:rFonts w:hint="default" w:ascii="Times New Roman" w:hAnsi="Times New Roman" w:eastAsia="宋体" w:cs="Times New Roman"/>
                <w:rPrChange w:id="309" w:author="......" w:date="2024-05-07T14:48:58Z">
                  <w:rPr/>
                </w:rPrChange>
              </w:rPr>
              <w:fldChar w:fldCharType="begin"/>
            </w:r>
          </w:ins>
          <w:ins w:id="311" w:author="......" w:date="2024-05-06T23:44:30Z">
            <w:r>
              <w:rPr>
                <w:rFonts w:hint="default" w:ascii="Times New Roman" w:hAnsi="Times New Roman" w:eastAsia="宋体" w:cs="Times New Roman"/>
                <w:rPrChange w:id="312" w:author="......" w:date="2024-05-07T14:48:58Z">
                  <w:rPr/>
                </w:rPrChange>
              </w:rPr>
              <w:instrText xml:space="preserve"> PAGEREF _Toc26275 \h </w:instrText>
            </w:r>
          </w:ins>
          <w:ins w:id="314" w:author="......" w:date="2024-05-06T23:44:30Z">
            <w:r>
              <w:rPr>
                <w:rFonts w:hint="default" w:ascii="Times New Roman" w:hAnsi="Times New Roman" w:eastAsia="宋体" w:cs="Times New Roman"/>
                <w:rPrChange w:id="315" w:author="......" w:date="2024-05-07T14:48:58Z">
                  <w:rPr/>
                </w:rPrChange>
              </w:rPr>
              <w:fldChar w:fldCharType="separate"/>
            </w:r>
          </w:ins>
          <w:r>
            <w:rPr>
              <w:rFonts w:hint="default" w:ascii="Times New Roman" w:hAnsi="Times New Roman" w:eastAsia="宋体" w:cs="Times New Roman"/>
            </w:rPr>
            <w:t>3</w:t>
          </w:r>
          <w:ins w:id="317" w:author="......" w:date="2024-05-06T23:44:30Z">
            <w:r>
              <w:rPr>
                <w:rFonts w:hint="default" w:ascii="Times New Roman" w:hAnsi="Times New Roman" w:eastAsia="宋体" w:cs="Times New Roman"/>
                <w:rPrChange w:id="318" w:author="......" w:date="2024-05-07T14:48:58Z">
                  <w:rPr/>
                </w:rPrChange>
              </w:rPr>
              <w:fldChar w:fldCharType="end"/>
            </w:r>
          </w:ins>
          <w:ins w:id="320" w:author="......" w:date="2024-05-06T23:44:30Z">
            <w:r>
              <w:rPr>
                <w:rFonts w:hint="default" w:ascii="Times New Roman" w:hAnsi="Times New Roman" w:eastAsia="宋体" w:cs="Times New Roman"/>
                <w:rPrChange w:id="321" w:author="......" w:date="2024-05-07T14:48:58Z">
                  <w:rPr>
                    <w:rFonts w:hint="default" w:ascii="Times New Roman" w:hAnsi="Times New Roman" w:eastAsia="宋体" w:cs="Times New Roman"/>
                  </w:rPr>
                </w:rPrChange>
              </w:rPr>
              <w:fldChar w:fldCharType="end"/>
            </w:r>
          </w:ins>
        </w:p>
        <w:p>
          <w:pPr>
            <w:pStyle w:val="16"/>
            <w:tabs>
              <w:tab w:val="right" w:leader="dot" w:pos="8306"/>
            </w:tabs>
            <w:rPr>
              <w:ins w:id="323" w:author="......" w:date="2024-05-06T23:44:30Z"/>
              <w:rFonts w:hint="default" w:ascii="Times New Roman" w:hAnsi="Times New Roman" w:eastAsia="宋体" w:cs="Times New Roman"/>
              <w:rPrChange w:id="324" w:author="......" w:date="2024-05-07T14:48:58Z">
                <w:rPr>
                  <w:ins w:id="325" w:author="......" w:date="2024-05-06T23:44:30Z"/>
                </w:rPr>
              </w:rPrChange>
            </w:rPr>
          </w:pPr>
          <w:ins w:id="326" w:author="......" w:date="2024-05-06T23:44:30Z">
            <w:r>
              <w:rPr>
                <w:rFonts w:hint="default" w:ascii="Times New Roman" w:hAnsi="Times New Roman" w:eastAsia="宋体" w:cs="Times New Roman"/>
                <w:rPrChange w:id="327" w:author="......" w:date="2024-05-07T14:48:58Z">
                  <w:rPr>
                    <w:rFonts w:hint="default" w:ascii="Times New Roman" w:hAnsi="Times New Roman" w:eastAsia="宋体" w:cs="Times New Roman"/>
                  </w:rPr>
                </w:rPrChange>
              </w:rPr>
              <w:fldChar w:fldCharType="begin"/>
            </w:r>
          </w:ins>
          <w:ins w:id="329" w:author="......" w:date="2024-05-06T23:44:30Z">
            <w:r>
              <w:rPr>
                <w:rFonts w:hint="default" w:ascii="Times New Roman" w:hAnsi="Times New Roman" w:eastAsia="宋体" w:cs="Times New Roman"/>
                <w:rPrChange w:id="330" w:author="......" w:date="2024-05-07T14:48:58Z">
                  <w:rPr>
                    <w:rFonts w:hint="default" w:ascii="Times New Roman" w:hAnsi="Times New Roman" w:eastAsia="宋体" w:cs="Times New Roman"/>
                  </w:rPr>
                </w:rPrChange>
              </w:rPr>
              <w:instrText xml:space="preserve"> HYPERLINK \l _Toc6243 </w:instrText>
            </w:r>
          </w:ins>
          <w:ins w:id="332" w:author="......" w:date="2024-05-06T23:44:30Z">
            <w:r>
              <w:rPr>
                <w:rFonts w:hint="default" w:ascii="Times New Roman" w:hAnsi="Times New Roman" w:eastAsia="宋体" w:cs="Times New Roman"/>
                <w:rPrChange w:id="333" w:author="......" w:date="2024-05-07T14:48:58Z">
                  <w:rPr>
                    <w:rFonts w:hint="default" w:ascii="Times New Roman" w:hAnsi="Times New Roman" w:eastAsia="宋体" w:cs="Times New Roman"/>
                  </w:rPr>
                </w:rPrChange>
              </w:rPr>
              <w:fldChar w:fldCharType="separate"/>
            </w:r>
          </w:ins>
          <w:ins w:id="335" w:author="......" w:date="2024-05-06T23:44:30Z">
            <w:r>
              <w:rPr>
                <w:rFonts w:hint="default" w:ascii="Times New Roman" w:hAnsi="Times New Roman" w:eastAsia="宋体" w:cs="Times New Roman"/>
                <w:szCs w:val="28"/>
                <w:rPrChange w:id="336" w:author="......" w:date="2024-05-07T14:48:58Z">
                  <w:rPr>
                    <w:rFonts w:hint="default" w:ascii="Times New Roman" w:hAnsi="Times New Roman" w:eastAsia="宋体" w:cs="Times New Roman"/>
                    <w:szCs w:val="28"/>
                  </w:rPr>
                </w:rPrChange>
              </w:rPr>
              <w:t xml:space="preserve">1.3. </w:t>
            </w:r>
          </w:ins>
          <w:ins w:id="338" w:author="......" w:date="2024-05-06T23:44:30Z">
            <w:r>
              <w:rPr>
                <w:rFonts w:hint="default" w:ascii="Times New Roman" w:hAnsi="Times New Roman" w:eastAsia="宋体" w:cs="Times New Roman"/>
                <w:rPrChange w:id="339" w:author="......" w:date="2024-05-07T14:48:58Z">
                  <w:rPr>
                    <w:rFonts w:hint="default" w:ascii="Times New Roman" w:hAnsi="Times New Roman" w:eastAsia="宋体" w:cs="Times New Roman"/>
                  </w:rPr>
                </w:rPrChange>
              </w:rPr>
              <w:t>引用文件</w:t>
            </w:r>
          </w:ins>
          <w:ins w:id="341" w:author="......" w:date="2024-05-06T23:44:30Z">
            <w:r>
              <w:rPr>
                <w:rFonts w:hint="default" w:ascii="Times New Roman" w:hAnsi="Times New Roman" w:eastAsia="宋体" w:cs="Times New Roman"/>
                <w:rPrChange w:id="342" w:author="......" w:date="2024-05-07T14:48:58Z">
                  <w:rPr/>
                </w:rPrChange>
              </w:rPr>
              <w:tab/>
            </w:r>
          </w:ins>
          <w:ins w:id="344" w:author="......" w:date="2024-05-06T23:44:30Z">
            <w:r>
              <w:rPr>
                <w:rFonts w:hint="default" w:ascii="Times New Roman" w:hAnsi="Times New Roman" w:eastAsia="宋体" w:cs="Times New Roman"/>
                <w:rPrChange w:id="345" w:author="......" w:date="2024-05-07T14:48:58Z">
                  <w:rPr/>
                </w:rPrChange>
              </w:rPr>
              <w:fldChar w:fldCharType="begin"/>
            </w:r>
          </w:ins>
          <w:ins w:id="347" w:author="......" w:date="2024-05-06T23:44:30Z">
            <w:r>
              <w:rPr>
                <w:rFonts w:hint="default" w:ascii="Times New Roman" w:hAnsi="Times New Roman" w:eastAsia="宋体" w:cs="Times New Roman"/>
                <w:rPrChange w:id="348" w:author="......" w:date="2024-05-07T14:48:58Z">
                  <w:rPr/>
                </w:rPrChange>
              </w:rPr>
              <w:instrText xml:space="preserve"> PAGEREF _Toc6243 \h </w:instrText>
            </w:r>
          </w:ins>
          <w:ins w:id="350" w:author="......" w:date="2024-05-06T23:44:30Z">
            <w:r>
              <w:rPr>
                <w:rFonts w:hint="default" w:ascii="Times New Roman" w:hAnsi="Times New Roman" w:eastAsia="宋体" w:cs="Times New Roman"/>
                <w:rPrChange w:id="351" w:author="......" w:date="2024-05-07T14:48:58Z">
                  <w:rPr/>
                </w:rPrChange>
              </w:rPr>
              <w:fldChar w:fldCharType="separate"/>
            </w:r>
          </w:ins>
          <w:r>
            <w:rPr>
              <w:rFonts w:hint="default" w:ascii="Times New Roman" w:hAnsi="Times New Roman" w:eastAsia="宋体" w:cs="Times New Roman"/>
            </w:rPr>
            <w:t>3</w:t>
          </w:r>
          <w:ins w:id="353" w:author="......" w:date="2024-05-06T23:44:30Z">
            <w:r>
              <w:rPr>
                <w:rFonts w:hint="default" w:ascii="Times New Roman" w:hAnsi="Times New Roman" w:eastAsia="宋体" w:cs="Times New Roman"/>
                <w:rPrChange w:id="354" w:author="......" w:date="2024-05-07T14:48:58Z">
                  <w:rPr/>
                </w:rPrChange>
              </w:rPr>
              <w:fldChar w:fldCharType="end"/>
            </w:r>
          </w:ins>
          <w:ins w:id="356" w:author="......" w:date="2024-05-06T23:44:30Z">
            <w:r>
              <w:rPr>
                <w:rFonts w:hint="default" w:ascii="Times New Roman" w:hAnsi="Times New Roman" w:eastAsia="宋体" w:cs="Times New Roman"/>
                <w:rPrChange w:id="357" w:author="......" w:date="2024-05-07T14:48:58Z">
                  <w:rPr>
                    <w:rFonts w:hint="default" w:ascii="Times New Roman" w:hAnsi="Times New Roman" w:eastAsia="宋体" w:cs="Times New Roman"/>
                  </w:rPr>
                </w:rPrChange>
              </w:rPr>
              <w:fldChar w:fldCharType="end"/>
            </w:r>
          </w:ins>
        </w:p>
        <w:p>
          <w:pPr>
            <w:pStyle w:val="15"/>
            <w:tabs>
              <w:tab w:val="right" w:leader="dot" w:pos="8306"/>
            </w:tabs>
            <w:rPr>
              <w:ins w:id="359" w:author="......" w:date="2024-05-06T23:44:30Z"/>
              <w:rFonts w:hint="default" w:ascii="Times New Roman" w:hAnsi="Times New Roman" w:eastAsia="宋体" w:cs="Times New Roman"/>
              <w:rPrChange w:id="360" w:author="......" w:date="2024-05-07T14:48:58Z">
                <w:rPr>
                  <w:ins w:id="361" w:author="......" w:date="2024-05-06T23:44:30Z"/>
                </w:rPr>
              </w:rPrChange>
            </w:rPr>
          </w:pPr>
          <w:ins w:id="362" w:author="......" w:date="2024-05-06T23:44:30Z">
            <w:r>
              <w:rPr>
                <w:rFonts w:hint="default" w:ascii="Times New Roman" w:hAnsi="Times New Roman" w:eastAsia="宋体" w:cs="Times New Roman"/>
                <w:rPrChange w:id="363" w:author="......" w:date="2024-05-07T14:48:58Z">
                  <w:rPr>
                    <w:rFonts w:hint="default" w:ascii="Times New Roman" w:hAnsi="Times New Roman" w:eastAsia="宋体" w:cs="Times New Roman"/>
                  </w:rPr>
                </w:rPrChange>
              </w:rPr>
              <w:fldChar w:fldCharType="begin"/>
            </w:r>
          </w:ins>
          <w:ins w:id="365" w:author="......" w:date="2024-05-06T23:44:30Z">
            <w:r>
              <w:rPr>
                <w:rFonts w:hint="default" w:ascii="Times New Roman" w:hAnsi="Times New Roman" w:eastAsia="宋体" w:cs="Times New Roman"/>
                <w:rPrChange w:id="366" w:author="......" w:date="2024-05-07T14:48:58Z">
                  <w:rPr>
                    <w:rFonts w:hint="default" w:ascii="Times New Roman" w:hAnsi="Times New Roman" w:eastAsia="宋体" w:cs="Times New Roman"/>
                  </w:rPr>
                </w:rPrChange>
              </w:rPr>
              <w:instrText xml:space="preserve"> HYPERLINK \l _Toc4317 </w:instrText>
            </w:r>
          </w:ins>
          <w:ins w:id="368" w:author="......" w:date="2024-05-06T23:44:30Z">
            <w:r>
              <w:rPr>
                <w:rFonts w:hint="default" w:ascii="Times New Roman" w:hAnsi="Times New Roman" w:eastAsia="宋体" w:cs="Times New Roman"/>
                <w:rPrChange w:id="369" w:author="......" w:date="2024-05-07T14:48:58Z">
                  <w:rPr>
                    <w:rFonts w:hint="default" w:ascii="Times New Roman" w:hAnsi="Times New Roman" w:eastAsia="宋体" w:cs="Times New Roman"/>
                  </w:rPr>
                </w:rPrChange>
              </w:rPr>
              <w:fldChar w:fldCharType="separate"/>
            </w:r>
          </w:ins>
          <w:ins w:id="371" w:author="......" w:date="2024-05-06T23:44:30Z">
            <w:r>
              <w:rPr>
                <w:rFonts w:hint="default" w:ascii="Times New Roman" w:hAnsi="Times New Roman" w:eastAsia="宋体" w:cs="Times New Roman"/>
                <w:szCs w:val="32"/>
                <w:rPrChange w:id="372" w:author="......" w:date="2024-05-07T14:48:58Z">
                  <w:rPr>
                    <w:rFonts w:hint="default" w:ascii="Times New Roman" w:hAnsi="Times New Roman" w:eastAsia="宋体" w:cs="Times New Roman"/>
                    <w:szCs w:val="32"/>
                  </w:rPr>
                </w:rPrChange>
              </w:rPr>
              <w:t xml:space="preserve">2. </w:t>
            </w:r>
          </w:ins>
          <w:ins w:id="374" w:author="......" w:date="2024-05-06T23:44:30Z">
            <w:r>
              <w:rPr>
                <w:rFonts w:hint="default" w:ascii="Times New Roman" w:hAnsi="Times New Roman" w:eastAsia="宋体" w:cs="Times New Roman"/>
                <w:rPrChange w:id="375" w:author="......" w:date="2024-05-07T14:48:58Z">
                  <w:rPr>
                    <w:rFonts w:hint="default" w:ascii="Times New Roman" w:hAnsi="Times New Roman" w:eastAsia="宋体" w:cs="Times New Roman"/>
                  </w:rPr>
                </w:rPrChange>
              </w:rPr>
              <w:t>总体描述</w:t>
            </w:r>
          </w:ins>
          <w:ins w:id="377" w:author="......" w:date="2024-05-06T23:44:30Z">
            <w:r>
              <w:rPr>
                <w:rFonts w:hint="default" w:ascii="Times New Roman" w:hAnsi="Times New Roman" w:eastAsia="宋体" w:cs="Times New Roman"/>
                <w:rPrChange w:id="378" w:author="......" w:date="2024-05-07T14:48:58Z">
                  <w:rPr/>
                </w:rPrChange>
              </w:rPr>
              <w:tab/>
            </w:r>
          </w:ins>
          <w:ins w:id="380" w:author="......" w:date="2024-05-06T23:44:30Z">
            <w:r>
              <w:rPr>
                <w:rFonts w:hint="default" w:ascii="Times New Roman" w:hAnsi="Times New Roman" w:eastAsia="宋体" w:cs="Times New Roman"/>
                <w:rPrChange w:id="381" w:author="......" w:date="2024-05-07T14:48:58Z">
                  <w:rPr/>
                </w:rPrChange>
              </w:rPr>
              <w:fldChar w:fldCharType="begin"/>
            </w:r>
          </w:ins>
          <w:ins w:id="383" w:author="......" w:date="2024-05-06T23:44:30Z">
            <w:r>
              <w:rPr>
                <w:rFonts w:hint="default" w:ascii="Times New Roman" w:hAnsi="Times New Roman" w:eastAsia="宋体" w:cs="Times New Roman"/>
                <w:rPrChange w:id="384" w:author="......" w:date="2024-05-07T14:48:58Z">
                  <w:rPr/>
                </w:rPrChange>
              </w:rPr>
              <w:instrText xml:space="preserve"> PAGEREF _Toc4317 \h </w:instrText>
            </w:r>
          </w:ins>
          <w:ins w:id="386" w:author="......" w:date="2024-05-06T23:44:30Z">
            <w:r>
              <w:rPr>
                <w:rFonts w:hint="default" w:ascii="Times New Roman" w:hAnsi="Times New Roman" w:eastAsia="宋体" w:cs="Times New Roman"/>
                <w:rPrChange w:id="387" w:author="......" w:date="2024-05-07T14:48:58Z">
                  <w:rPr/>
                </w:rPrChange>
              </w:rPr>
              <w:fldChar w:fldCharType="separate"/>
            </w:r>
          </w:ins>
          <w:r>
            <w:rPr>
              <w:rFonts w:hint="default" w:ascii="Times New Roman" w:hAnsi="Times New Roman" w:eastAsia="宋体" w:cs="Times New Roman"/>
            </w:rPr>
            <w:t>3</w:t>
          </w:r>
          <w:ins w:id="389" w:author="......" w:date="2024-05-06T23:44:30Z">
            <w:r>
              <w:rPr>
                <w:rFonts w:hint="default" w:ascii="Times New Roman" w:hAnsi="Times New Roman" w:eastAsia="宋体" w:cs="Times New Roman"/>
                <w:rPrChange w:id="390" w:author="......" w:date="2024-05-07T14:48:58Z">
                  <w:rPr/>
                </w:rPrChange>
              </w:rPr>
              <w:fldChar w:fldCharType="end"/>
            </w:r>
          </w:ins>
          <w:ins w:id="392" w:author="......" w:date="2024-05-06T23:44:30Z">
            <w:r>
              <w:rPr>
                <w:rFonts w:hint="default" w:ascii="Times New Roman" w:hAnsi="Times New Roman" w:eastAsia="宋体" w:cs="Times New Roman"/>
                <w:rPrChange w:id="393" w:author="......" w:date="2024-05-07T14:48:58Z">
                  <w:rPr>
                    <w:rFonts w:hint="default" w:ascii="Times New Roman" w:hAnsi="Times New Roman" w:eastAsia="宋体" w:cs="Times New Roman"/>
                  </w:rPr>
                </w:rPrChange>
              </w:rPr>
              <w:fldChar w:fldCharType="end"/>
            </w:r>
          </w:ins>
        </w:p>
        <w:p>
          <w:pPr>
            <w:pStyle w:val="16"/>
            <w:tabs>
              <w:tab w:val="right" w:leader="dot" w:pos="8306"/>
            </w:tabs>
            <w:rPr>
              <w:ins w:id="395" w:author="......" w:date="2024-05-06T23:44:30Z"/>
              <w:rFonts w:hint="default" w:ascii="Times New Roman" w:hAnsi="Times New Roman" w:eastAsia="宋体" w:cs="Times New Roman"/>
              <w:rPrChange w:id="396" w:author="......" w:date="2024-05-07T14:48:58Z">
                <w:rPr>
                  <w:ins w:id="397" w:author="......" w:date="2024-05-06T23:44:30Z"/>
                </w:rPr>
              </w:rPrChange>
            </w:rPr>
          </w:pPr>
          <w:ins w:id="398" w:author="......" w:date="2024-05-06T23:44:30Z">
            <w:r>
              <w:rPr>
                <w:rFonts w:hint="default" w:ascii="Times New Roman" w:hAnsi="Times New Roman" w:eastAsia="宋体" w:cs="Times New Roman"/>
                <w:rPrChange w:id="399" w:author="......" w:date="2024-05-07T14:48:58Z">
                  <w:rPr>
                    <w:rFonts w:hint="default" w:ascii="Times New Roman" w:hAnsi="Times New Roman" w:eastAsia="宋体" w:cs="Times New Roman"/>
                  </w:rPr>
                </w:rPrChange>
              </w:rPr>
              <w:fldChar w:fldCharType="begin"/>
            </w:r>
          </w:ins>
          <w:ins w:id="401" w:author="......" w:date="2024-05-06T23:44:30Z">
            <w:r>
              <w:rPr>
                <w:rFonts w:hint="default" w:ascii="Times New Roman" w:hAnsi="Times New Roman" w:eastAsia="宋体" w:cs="Times New Roman"/>
                <w:rPrChange w:id="402" w:author="......" w:date="2024-05-07T14:48:58Z">
                  <w:rPr>
                    <w:rFonts w:hint="default" w:ascii="Times New Roman" w:hAnsi="Times New Roman" w:eastAsia="宋体" w:cs="Times New Roman"/>
                  </w:rPr>
                </w:rPrChange>
              </w:rPr>
              <w:instrText xml:space="preserve"> HYPERLINK \l _Toc26863 </w:instrText>
            </w:r>
          </w:ins>
          <w:ins w:id="404" w:author="......" w:date="2024-05-06T23:44:30Z">
            <w:r>
              <w:rPr>
                <w:rFonts w:hint="default" w:ascii="Times New Roman" w:hAnsi="Times New Roman" w:eastAsia="宋体" w:cs="Times New Roman"/>
                <w:rPrChange w:id="405" w:author="......" w:date="2024-05-07T14:48:58Z">
                  <w:rPr>
                    <w:rFonts w:hint="default" w:ascii="Times New Roman" w:hAnsi="Times New Roman" w:eastAsia="宋体" w:cs="Times New Roman"/>
                  </w:rPr>
                </w:rPrChange>
              </w:rPr>
              <w:fldChar w:fldCharType="separate"/>
            </w:r>
          </w:ins>
          <w:ins w:id="407" w:author="......" w:date="2024-05-06T23:44:30Z">
            <w:r>
              <w:rPr>
                <w:rFonts w:hint="default" w:ascii="Times New Roman" w:hAnsi="Times New Roman" w:eastAsia="宋体" w:cs="Times New Roman"/>
                <w:szCs w:val="28"/>
                <w:rPrChange w:id="408" w:author="......" w:date="2024-05-07T14:48:58Z">
                  <w:rPr>
                    <w:rFonts w:hint="default" w:ascii="Times New Roman" w:hAnsi="Times New Roman" w:eastAsia="宋体" w:cs="Times New Roman"/>
                    <w:szCs w:val="28"/>
                  </w:rPr>
                </w:rPrChange>
              </w:rPr>
              <w:t xml:space="preserve">2.1. </w:t>
            </w:r>
          </w:ins>
          <w:ins w:id="410" w:author="......" w:date="2024-05-06T23:44:30Z">
            <w:r>
              <w:rPr>
                <w:rFonts w:hint="default" w:ascii="Times New Roman" w:hAnsi="Times New Roman" w:eastAsia="宋体" w:cs="Times New Roman"/>
                <w:rPrChange w:id="411" w:author="......" w:date="2024-05-07T14:48:58Z">
                  <w:rPr>
                    <w:rFonts w:hint="default" w:ascii="Times New Roman" w:hAnsi="Times New Roman" w:eastAsia="宋体" w:cs="Times New Roman"/>
                  </w:rPr>
                </w:rPrChange>
              </w:rPr>
              <w:t>产品描述</w:t>
            </w:r>
          </w:ins>
          <w:ins w:id="413" w:author="......" w:date="2024-05-06T23:44:30Z">
            <w:r>
              <w:rPr>
                <w:rFonts w:hint="default" w:ascii="Times New Roman" w:hAnsi="Times New Roman" w:eastAsia="宋体" w:cs="Times New Roman"/>
                <w:rPrChange w:id="414" w:author="......" w:date="2024-05-07T14:48:58Z">
                  <w:rPr/>
                </w:rPrChange>
              </w:rPr>
              <w:tab/>
            </w:r>
          </w:ins>
          <w:ins w:id="416" w:author="......" w:date="2024-05-06T23:44:30Z">
            <w:r>
              <w:rPr>
                <w:rFonts w:hint="default" w:ascii="Times New Roman" w:hAnsi="Times New Roman" w:eastAsia="宋体" w:cs="Times New Roman"/>
                <w:rPrChange w:id="417" w:author="......" w:date="2024-05-07T14:48:58Z">
                  <w:rPr/>
                </w:rPrChange>
              </w:rPr>
              <w:fldChar w:fldCharType="begin"/>
            </w:r>
          </w:ins>
          <w:ins w:id="419" w:author="......" w:date="2024-05-06T23:44:30Z">
            <w:r>
              <w:rPr>
                <w:rFonts w:hint="default" w:ascii="Times New Roman" w:hAnsi="Times New Roman" w:eastAsia="宋体" w:cs="Times New Roman"/>
                <w:rPrChange w:id="420" w:author="......" w:date="2024-05-07T14:48:58Z">
                  <w:rPr/>
                </w:rPrChange>
              </w:rPr>
              <w:instrText xml:space="preserve"> PAGEREF _Toc26863 \h </w:instrText>
            </w:r>
          </w:ins>
          <w:ins w:id="422" w:author="......" w:date="2024-05-06T23:44:30Z">
            <w:r>
              <w:rPr>
                <w:rFonts w:hint="default" w:ascii="Times New Roman" w:hAnsi="Times New Roman" w:eastAsia="宋体" w:cs="Times New Roman"/>
                <w:rPrChange w:id="423" w:author="......" w:date="2024-05-07T14:48:58Z">
                  <w:rPr/>
                </w:rPrChange>
              </w:rPr>
              <w:fldChar w:fldCharType="separate"/>
            </w:r>
          </w:ins>
          <w:r>
            <w:rPr>
              <w:rFonts w:hint="default" w:ascii="Times New Roman" w:hAnsi="Times New Roman" w:eastAsia="宋体" w:cs="Times New Roman"/>
            </w:rPr>
            <w:t>3</w:t>
          </w:r>
          <w:ins w:id="425" w:author="......" w:date="2024-05-06T23:44:30Z">
            <w:r>
              <w:rPr>
                <w:rFonts w:hint="default" w:ascii="Times New Roman" w:hAnsi="Times New Roman" w:eastAsia="宋体" w:cs="Times New Roman"/>
                <w:rPrChange w:id="426" w:author="......" w:date="2024-05-07T14:48:58Z">
                  <w:rPr/>
                </w:rPrChange>
              </w:rPr>
              <w:fldChar w:fldCharType="end"/>
            </w:r>
          </w:ins>
          <w:ins w:id="428" w:author="......" w:date="2024-05-06T23:44:30Z">
            <w:r>
              <w:rPr>
                <w:rFonts w:hint="default" w:ascii="Times New Roman" w:hAnsi="Times New Roman" w:eastAsia="宋体" w:cs="Times New Roman"/>
                <w:rPrChange w:id="429" w:author="......" w:date="2024-05-07T14:48:58Z">
                  <w:rPr>
                    <w:rFonts w:hint="default" w:ascii="Times New Roman" w:hAnsi="Times New Roman" w:eastAsia="宋体" w:cs="Times New Roman"/>
                  </w:rPr>
                </w:rPrChange>
              </w:rPr>
              <w:fldChar w:fldCharType="end"/>
            </w:r>
          </w:ins>
        </w:p>
        <w:p>
          <w:pPr>
            <w:pStyle w:val="12"/>
            <w:tabs>
              <w:tab w:val="right" w:leader="dot" w:pos="8306"/>
            </w:tabs>
            <w:rPr>
              <w:ins w:id="431" w:author="......" w:date="2024-05-06T23:44:30Z"/>
              <w:rFonts w:hint="default" w:ascii="Times New Roman" w:hAnsi="Times New Roman" w:eastAsia="宋体" w:cs="Times New Roman"/>
              <w:rPrChange w:id="432" w:author="......" w:date="2024-05-07T14:48:58Z">
                <w:rPr>
                  <w:ins w:id="433" w:author="......" w:date="2024-05-06T23:44:30Z"/>
                </w:rPr>
              </w:rPrChange>
            </w:rPr>
          </w:pPr>
          <w:ins w:id="434" w:author="......" w:date="2024-05-06T23:44:30Z">
            <w:r>
              <w:rPr>
                <w:rFonts w:hint="default" w:ascii="Times New Roman" w:hAnsi="Times New Roman" w:eastAsia="宋体" w:cs="Times New Roman"/>
                <w:rPrChange w:id="435" w:author="......" w:date="2024-05-07T14:48:58Z">
                  <w:rPr>
                    <w:rFonts w:hint="default" w:ascii="Times New Roman" w:hAnsi="Times New Roman" w:eastAsia="宋体" w:cs="Times New Roman"/>
                  </w:rPr>
                </w:rPrChange>
              </w:rPr>
              <w:fldChar w:fldCharType="begin"/>
            </w:r>
          </w:ins>
          <w:ins w:id="437" w:author="......" w:date="2024-05-06T23:44:30Z">
            <w:r>
              <w:rPr>
                <w:rFonts w:hint="default" w:ascii="Times New Roman" w:hAnsi="Times New Roman" w:eastAsia="宋体" w:cs="Times New Roman"/>
                <w:rPrChange w:id="438" w:author="......" w:date="2024-05-07T14:48:58Z">
                  <w:rPr>
                    <w:rFonts w:hint="default" w:ascii="Times New Roman" w:hAnsi="Times New Roman" w:eastAsia="宋体" w:cs="Times New Roman"/>
                  </w:rPr>
                </w:rPrChange>
              </w:rPr>
              <w:instrText xml:space="preserve"> HYPERLINK \l _Toc7209 </w:instrText>
            </w:r>
          </w:ins>
          <w:ins w:id="440" w:author="......" w:date="2024-05-06T23:44:30Z">
            <w:r>
              <w:rPr>
                <w:rFonts w:hint="default" w:ascii="Times New Roman" w:hAnsi="Times New Roman" w:eastAsia="宋体" w:cs="Times New Roman"/>
                <w:rPrChange w:id="441" w:author="......" w:date="2024-05-07T14:48:58Z">
                  <w:rPr>
                    <w:rFonts w:hint="default" w:ascii="Times New Roman" w:hAnsi="Times New Roman" w:eastAsia="宋体" w:cs="Times New Roman"/>
                  </w:rPr>
                </w:rPrChange>
              </w:rPr>
              <w:fldChar w:fldCharType="separate"/>
            </w:r>
          </w:ins>
          <w:ins w:id="443" w:author="......" w:date="2024-05-06T23:44:30Z">
            <w:r>
              <w:rPr>
                <w:rFonts w:hint="default" w:ascii="Times New Roman" w:hAnsi="Times New Roman" w:eastAsia="宋体" w:cs="Times New Roman"/>
                <w:rPrChange w:id="444" w:author="......" w:date="2024-05-07T14:48:58Z">
                  <w:rPr>
                    <w:rFonts w:hint="default" w:ascii="Times New Roman" w:hAnsi="Times New Roman" w:eastAsia="宋体" w:cs="Times New Roman"/>
                  </w:rPr>
                </w:rPrChange>
              </w:rPr>
              <w:t xml:space="preserve">2.1.1. </w:t>
            </w:r>
          </w:ins>
          <w:ins w:id="446" w:author="......" w:date="2024-05-06T23:44:30Z">
            <w:r>
              <w:rPr>
                <w:rFonts w:hint="default" w:ascii="Times New Roman" w:hAnsi="Times New Roman" w:eastAsia="宋体" w:cs="Times New Roman"/>
                <w:lang w:val="en-US" w:eastAsia="zh-CN"/>
                <w:rPrChange w:id="447" w:author="......" w:date="2024-05-07T14:48:58Z">
                  <w:rPr>
                    <w:rFonts w:hint="default" w:ascii="Times New Roman" w:hAnsi="Times New Roman" w:eastAsia="宋体" w:cs="Times New Roman"/>
                    <w:lang w:val="en-US" w:eastAsia="zh-CN"/>
                  </w:rPr>
                </w:rPrChange>
              </w:rPr>
              <w:t>产品概述</w:t>
            </w:r>
          </w:ins>
          <w:ins w:id="449" w:author="......" w:date="2024-05-06T23:44:30Z">
            <w:r>
              <w:rPr>
                <w:rFonts w:hint="default" w:ascii="Times New Roman" w:hAnsi="Times New Roman" w:eastAsia="宋体" w:cs="Times New Roman"/>
                <w:rPrChange w:id="450" w:author="......" w:date="2024-05-07T14:48:58Z">
                  <w:rPr/>
                </w:rPrChange>
              </w:rPr>
              <w:tab/>
            </w:r>
          </w:ins>
          <w:ins w:id="452" w:author="......" w:date="2024-05-06T23:44:30Z">
            <w:r>
              <w:rPr>
                <w:rFonts w:hint="default" w:ascii="Times New Roman" w:hAnsi="Times New Roman" w:eastAsia="宋体" w:cs="Times New Roman"/>
                <w:rPrChange w:id="453" w:author="......" w:date="2024-05-07T14:48:58Z">
                  <w:rPr/>
                </w:rPrChange>
              </w:rPr>
              <w:fldChar w:fldCharType="begin"/>
            </w:r>
          </w:ins>
          <w:ins w:id="455" w:author="......" w:date="2024-05-06T23:44:30Z">
            <w:r>
              <w:rPr>
                <w:rFonts w:hint="default" w:ascii="Times New Roman" w:hAnsi="Times New Roman" w:eastAsia="宋体" w:cs="Times New Roman"/>
                <w:rPrChange w:id="456" w:author="......" w:date="2024-05-07T14:48:58Z">
                  <w:rPr/>
                </w:rPrChange>
              </w:rPr>
              <w:instrText xml:space="preserve"> PAGEREF _Toc7209 \h </w:instrText>
            </w:r>
          </w:ins>
          <w:ins w:id="458" w:author="......" w:date="2024-05-06T23:44:30Z">
            <w:r>
              <w:rPr>
                <w:rFonts w:hint="default" w:ascii="Times New Roman" w:hAnsi="Times New Roman" w:eastAsia="宋体" w:cs="Times New Roman"/>
                <w:rPrChange w:id="459" w:author="......" w:date="2024-05-07T14:48:58Z">
                  <w:rPr/>
                </w:rPrChange>
              </w:rPr>
              <w:fldChar w:fldCharType="separate"/>
            </w:r>
          </w:ins>
          <w:r>
            <w:rPr>
              <w:rFonts w:hint="default" w:ascii="Times New Roman" w:hAnsi="Times New Roman" w:eastAsia="宋体" w:cs="Times New Roman"/>
            </w:rPr>
            <w:t>3</w:t>
          </w:r>
          <w:ins w:id="461" w:author="......" w:date="2024-05-06T23:44:30Z">
            <w:r>
              <w:rPr>
                <w:rFonts w:hint="default" w:ascii="Times New Roman" w:hAnsi="Times New Roman" w:eastAsia="宋体" w:cs="Times New Roman"/>
                <w:rPrChange w:id="462" w:author="......" w:date="2024-05-07T14:48:58Z">
                  <w:rPr/>
                </w:rPrChange>
              </w:rPr>
              <w:fldChar w:fldCharType="end"/>
            </w:r>
          </w:ins>
          <w:ins w:id="464" w:author="......" w:date="2024-05-06T23:44:30Z">
            <w:r>
              <w:rPr>
                <w:rFonts w:hint="default" w:ascii="Times New Roman" w:hAnsi="Times New Roman" w:eastAsia="宋体" w:cs="Times New Roman"/>
                <w:rPrChange w:id="465" w:author="......" w:date="2024-05-07T14:48:58Z">
                  <w:rPr>
                    <w:rFonts w:hint="default" w:ascii="Times New Roman" w:hAnsi="Times New Roman" w:eastAsia="宋体" w:cs="Times New Roman"/>
                  </w:rPr>
                </w:rPrChange>
              </w:rPr>
              <w:fldChar w:fldCharType="end"/>
            </w:r>
          </w:ins>
        </w:p>
        <w:p>
          <w:pPr>
            <w:pStyle w:val="12"/>
            <w:tabs>
              <w:tab w:val="right" w:leader="dot" w:pos="8306"/>
            </w:tabs>
            <w:rPr>
              <w:ins w:id="467" w:author="......" w:date="2024-05-06T23:44:30Z"/>
              <w:rFonts w:hint="default" w:ascii="Times New Roman" w:hAnsi="Times New Roman" w:eastAsia="宋体" w:cs="Times New Roman"/>
              <w:rPrChange w:id="468" w:author="......" w:date="2024-05-07T14:48:58Z">
                <w:rPr>
                  <w:ins w:id="469" w:author="......" w:date="2024-05-06T23:44:30Z"/>
                </w:rPr>
              </w:rPrChange>
            </w:rPr>
          </w:pPr>
          <w:ins w:id="470" w:author="......" w:date="2024-05-06T23:44:30Z">
            <w:r>
              <w:rPr>
                <w:rFonts w:hint="default" w:ascii="Times New Roman" w:hAnsi="Times New Roman" w:eastAsia="宋体" w:cs="Times New Roman"/>
                <w:rPrChange w:id="471" w:author="......" w:date="2024-05-07T14:48:58Z">
                  <w:rPr>
                    <w:rFonts w:hint="default" w:ascii="Times New Roman" w:hAnsi="Times New Roman" w:eastAsia="宋体" w:cs="Times New Roman"/>
                  </w:rPr>
                </w:rPrChange>
              </w:rPr>
              <w:fldChar w:fldCharType="begin"/>
            </w:r>
          </w:ins>
          <w:ins w:id="473" w:author="......" w:date="2024-05-06T23:44:30Z">
            <w:r>
              <w:rPr>
                <w:rFonts w:hint="default" w:ascii="Times New Roman" w:hAnsi="Times New Roman" w:eastAsia="宋体" w:cs="Times New Roman"/>
                <w:rPrChange w:id="474" w:author="......" w:date="2024-05-07T14:48:58Z">
                  <w:rPr>
                    <w:rFonts w:hint="default" w:ascii="Times New Roman" w:hAnsi="Times New Roman" w:eastAsia="宋体" w:cs="Times New Roman"/>
                  </w:rPr>
                </w:rPrChange>
              </w:rPr>
              <w:instrText xml:space="preserve"> HYPERLINK \l _Toc4180 </w:instrText>
            </w:r>
          </w:ins>
          <w:ins w:id="476" w:author="......" w:date="2024-05-06T23:44:30Z">
            <w:r>
              <w:rPr>
                <w:rFonts w:hint="default" w:ascii="Times New Roman" w:hAnsi="Times New Roman" w:eastAsia="宋体" w:cs="Times New Roman"/>
                <w:rPrChange w:id="477" w:author="......" w:date="2024-05-07T14:48:58Z">
                  <w:rPr>
                    <w:rFonts w:hint="default" w:ascii="Times New Roman" w:hAnsi="Times New Roman" w:eastAsia="宋体" w:cs="Times New Roman"/>
                  </w:rPr>
                </w:rPrChange>
              </w:rPr>
              <w:fldChar w:fldCharType="separate"/>
            </w:r>
          </w:ins>
          <w:ins w:id="479" w:author="......" w:date="2024-05-06T23:44:30Z">
            <w:r>
              <w:rPr>
                <w:rFonts w:hint="default" w:ascii="Times New Roman" w:hAnsi="Times New Roman" w:eastAsia="宋体" w:cs="Times New Roman"/>
                <w:rPrChange w:id="480" w:author="......" w:date="2024-05-07T14:48:58Z">
                  <w:rPr>
                    <w:rFonts w:hint="default" w:ascii="Times New Roman" w:hAnsi="Times New Roman" w:eastAsia="宋体" w:cs="Times New Roman"/>
                  </w:rPr>
                </w:rPrChange>
              </w:rPr>
              <w:t xml:space="preserve">2.1.2. </w:t>
            </w:r>
          </w:ins>
          <w:ins w:id="482" w:author="......" w:date="2024-05-06T23:44:30Z">
            <w:r>
              <w:rPr>
                <w:rFonts w:hint="default" w:ascii="Times New Roman" w:hAnsi="Times New Roman" w:eastAsia="宋体" w:cs="Times New Roman"/>
                <w:lang w:val="en-US"/>
                <w:rPrChange w:id="483" w:author="......" w:date="2024-05-07T14:48:58Z">
                  <w:rPr>
                    <w:rFonts w:hint="default" w:ascii="Times New Roman" w:hAnsi="Times New Roman" w:eastAsia="宋体" w:cs="Times New Roman"/>
                    <w:lang w:val="en-US"/>
                  </w:rPr>
                </w:rPrChange>
              </w:rPr>
              <w:t>系统接口</w:t>
            </w:r>
          </w:ins>
          <w:ins w:id="485" w:author="......" w:date="2024-05-06T23:44:30Z">
            <w:r>
              <w:rPr>
                <w:rFonts w:hint="default" w:ascii="Times New Roman" w:hAnsi="Times New Roman" w:eastAsia="宋体" w:cs="Times New Roman"/>
                <w:rPrChange w:id="486" w:author="......" w:date="2024-05-07T14:48:58Z">
                  <w:rPr/>
                </w:rPrChange>
              </w:rPr>
              <w:tab/>
            </w:r>
          </w:ins>
          <w:ins w:id="488" w:author="......" w:date="2024-05-06T23:44:30Z">
            <w:r>
              <w:rPr>
                <w:rFonts w:hint="default" w:ascii="Times New Roman" w:hAnsi="Times New Roman" w:eastAsia="宋体" w:cs="Times New Roman"/>
                <w:rPrChange w:id="489" w:author="......" w:date="2024-05-07T14:48:58Z">
                  <w:rPr/>
                </w:rPrChange>
              </w:rPr>
              <w:fldChar w:fldCharType="begin"/>
            </w:r>
          </w:ins>
          <w:ins w:id="491" w:author="......" w:date="2024-05-06T23:44:30Z">
            <w:r>
              <w:rPr>
                <w:rFonts w:hint="default" w:ascii="Times New Roman" w:hAnsi="Times New Roman" w:eastAsia="宋体" w:cs="Times New Roman"/>
                <w:rPrChange w:id="492" w:author="......" w:date="2024-05-07T14:48:58Z">
                  <w:rPr/>
                </w:rPrChange>
              </w:rPr>
              <w:instrText xml:space="preserve"> PAGEREF _Toc4180 \h </w:instrText>
            </w:r>
          </w:ins>
          <w:ins w:id="494" w:author="......" w:date="2024-05-06T23:44:30Z">
            <w:r>
              <w:rPr>
                <w:rFonts w:hint="default" w:ascii="Times New Roman" w:hAnsi="Times New Roman" w:eastAsia="宋体" w:cs="Times New Roman"/>
                <w:rPrChange w:id="495" w:author="......" w:date="2024-05-07T14:48:58Z">
                  <w:rPr/>
                </w:rPrChange>
              </w:rPr>
              <w:fldChar w:fldCharType="separate"/>
            </w:r>
          </w:ins>
          <w:r>
            <w:rPr>
              <w:rFonts w:hint="default" w:ascii="Times New Roman" w:hAnsi="Times New Roman" w:eastAsia="宋体" w:cs="Times New Roman"/>
            </w:rPr>
            <w:t>3</w:t>
          </w:r>
          <w:ins w:id="497" w:author="......" w:date="2024-05-06T23:44:30Z">
            <w:r>
              <w:rPr>
                <w:rFonts w:hint="default" w:ascii="Times New Roman" w:hAnsi="Times New Roman" w:eastAsia="宋体" w:cs="Times New Roman"/>
                <w:rPrChange w:id="498" w:author="......" w:date="2024-05-07T14:48:58Z">
                  <w:rPr/>
                </w:rPrChange>
              </w:rPr>
              <w:fldChar w:fldCharType="end"/>
            </w:r>
          </w:ins>
          <w:ins w:id="500" w:author="......" w:date="2024-05-06T23:44:30Z">
            <w:r>
              <w:rPr>
                <w:rFonts w:hint="default" w:ascii="Times New Roman" w:hAnsi="Times New Roman" w:eastAsia="宋体" w:cs="Times New Roman"/>
                <w:rPrChange w:id="501" w:author="......" w:date="2024-05-07T14:48:58Z">
                  <w:rPr>
                    <w:rFonts w:hint="default" w:ascii="Times New Roman" w:hAnsi="Times New Roman" w:eastAsia="宋体" w:cs="Times New Roman"/>
                  </w:rPr>
                </w:rPrChange>
              </w:rPr>
              <w:fldChar w:fldCharType="end"/>
            </w:r>
          </w:ins>
        </w:p>
        <w:p>
          <w:pPr>
            <w:pStyle w:val="12"/>
            <w:tabs>
              <w:tab w:val="right" w:leader="dot" w:pos="8306"/>
            </w:tabs>
            <w:rPr>
              <w:ins w:id="503" w:author="......" w:date="2024-05-06T23:44:30Z"/>
              <w:rFonts w:hint="default" w:ascii="Times New Roman" w:hAnsi="Times New Roman" w:eastAsia="宋体" w:cs="Times New Roman"/>
              <w:rPrChange w:id="504" w:author="......" w:date="2024-05-07T14:48:58Z">
                <w:rPr>
                  <w:ins w:id="505" w:author="......" w:date="2024-05-06T23:44:30Z"/>
                </w:rPr>
              </w:rPrChange>
            </w:rPr>
          </w:pPr>
          <w:ins w:id="506" w:author="......" w:date="2024-05-06T23:44:30Z">
            <w:r>
              <w:rPr>
                <w:rFonts w:hint="default" w:ascii="Times New Roman" w:hAnsi="Times New Roman" w:eastAsia="宋体" w:cs="Times New Roman"/>
                <w:rPrChange w:id="507" w:author="......" w:date="2024-05-07T14:48:58Z">
                  <w:rPr>
                    <w:rFonts w:hint="default" w:ascii="Times New Roman" w:hAnsi="Times New Roman" w:eastAsia="宋体" w:cs="Times New Roman"/>
                  </w:rPr>
                </w:rPrChange>
              </w:rPr>
              <w:fldChar w:fldCharType="begin"/>
            </w:r>
          </w:ins>
          <w:ins w:id="509" w:author="......" w:date="2024-05-06T23:44:30Z">
            <w:r>
              <w:rPr>
                <w:rFonts w:hint="default" w:ascii="Times New Roman" w:hAnsi="Times New Roman" w:eastAsia="宋体" w:cs="Times New Roman"/>
                <w:rPrChange w:id="510" w:author="......" w:date="2024-05-07T14:48:58Z">
                  <w:rPr>
                    <w:rFonts w:hint="default" w:ascii="Times New Roman" w:hAnsi="Times New Roman" w:eastAsia="宋体" w:cs="Times New Roman"/>
                  </w:rPr>
                </w:rPrChange>
              </w:rPr>
              <w:instrText xml:space="preserve"> HYPERLINK \l _Toc2488 </w:instrText>
            </w:r>
          </w:ins>
          <w:ins w:id="512" w:author="......" w:date="2024-05-06T23:44:30Z">
            <w:r>
              <w:rPr>
                <w:rFonts w:hint="default" w:ascii="Times New Roman" w:hAnsi="Times New Roman" w:eastAsia="宋体" w:cs="Times New Roman"/>
                <w:rPrChange w:id="513" w:author="......" w:date="2024-05-07T14:48:58Z">
                  <w:rPr>
                    <w:rFonts w:hint="default" w:ascii="Times New Roman" w:hAnsi="Times New Roman" w:eastAsia="宋体" w:cs="Times New Roman"/>
                  </w:rPr>
                </w:rPrChange>
              </w:rPr>
              <w:fldChar w:fldCharType="separate"/>
            </w:r>
          </w:ins>
          <w:ins w:id="515" w:author="......" w:date="2024-05-06T23:44:30Z">
            <w:r>
              <w:rPr>
                <w:rFonts w:hint="default" w:ascii="Times New Roman" w:hAnsi="Times New Roman" w:eastAsia="宋体" w:cs="Times New Roman"/>
                <w:rPrChange w:id="516" w:author="......" w:date="2024-05-07T14:48:58Z">
                  <w:rPr>
                    <w:rFonts w:hint="default" w:ascii="Times New Roman" w:hAnsi="Times New Roman" w:eastAsia="宋体" w:cs="Times New Roman"/>
                  </w:rPr>
                </w:rPrChange>
              </w:rPr>
              <w:t xml:space="preserve">2.1.3. </w:t>
            </w:r>
          </w:ins>
          <w:ins w:id="518" w:author="......" w:date="2024-05-06T23:44:30Z">
            <w:r>
              <w:rPr>
                <w:rFonts w:hint="default" w:ascii="Times New Roman" w:hAnsi="Times New Roman" w:eastAsia="宋体" w:cs="Times New Roman"/>
                <w:lang w:val="en-US"/>
                <w:rPrChange w:id="519" w:author="......" w:date="2024-05-07T14:48:58Z">
                  <w:rPr>
                    <w:rFonts w:hint="default" w:ascii="Times New Roman" w:hAnsi="Times New Roman" w:eastAsia="宋体" w:cs="Times New Roman"/>
                    <w:lang w:val="en-US"/>
                  </w:rPr>
                </w:rPrChange>
              </w:rPr>
              <w:t>用户界面</w:t>
            </w:r>
          </w:ins>
          <w:ins w:id="521" w:author="......" w:date="2024-05-06T23:44:30Z">
            <w:r>
              <w:rPr>
                <w:rFonts w:hint="default" w:ascii="Times New Roman" w:hAnsi="Times New Roman" w:eastAsia="宋体" w:cs="Times New Roman"/>
                <w:rPrChange w:id="522" w:author="......" w:date="2024-05-07T14:48:58Z">
                  <w:rPr/>
                </w:rPrChange>
              </w:rPr>
              <w:tab/>
            </w:r>
          </w:ins>
          <w:ins w:id="524" w:author="......" w:date="2024-05-06T23:44:30Z">
            <w:r>
              <w:rPr>
                <w:rFonts w:hint="default" w:ascii="Times New Roman" w:hAnsi="Times New Roman" w:eastAsia="宋体" w:cs="Times New Roman"/>
                <w:rPrChange w:id="525" w:author="......" w:date="2024-05-07T14:48:58Z">
                  <w:rPr/>
                </w:rPrChange>
              </w:rPr>
              <w:fldChar w:fldCharType="begin"/>
            </w:r>
          </w:ins>
          <w:ins w:id="527" w:author="......" w:date="2024-05-06T23:44:30Z">
            <w:r>
              <w:rPr>
                <w:rFonts w:hint="default" w:ascii="Times New Roman" w:hAnsi="Times New Roman" w:eastAsia="宋体" w:cs="Times New Roman"/>
                <w:rPrChange w:id="528" w:author="......" w:date="2024-05-07T14:48:58Z">
                  <w:rPr/>
                </w:rPrChange>
              </w:rPr>
              <w:instrText xml:space="preserve"> PAGEREF _Toc2488 \h </w:instrText>
            </w:r>
          </w:ins>
          <w:ins w:id="530" w:author="......" w:date="2024-05-06T23:44:30Z">
            <w:r>
              <w:rPr>
                <w:rFonts w:hint="default" w:ascii="Times New Roman" w:hAnsi="Times New Roman" w:eastAsia="宋体" w:cs="Times New Roman"/>
                <w:rPrChange w:id="531" w:author="......" w:date="2024-05-07T14:48:58Z">
                  <w:rPr/>
                </w:rPrChange>
              </w:rPr>
              <w:fldChar w:fldCharType="separate"/>
            </w:r>
          </w:ins>
          <w:r>
            <w:rPr>
              <w:rFonts w:hint="default" w:ascii="Times New Roman" w:hAnsi="Times New Roman" w:eastAsia="宋体" w:cs="Times New Roman"/>
            </w:rPr>
            <w:t>3</w:t>
          </w:r>
          <w:ins w:id="533" w:author="......" w:date="2024-05-06T23:44:30Z">
            <w:r>
              <w:rPr>
                <w:rFonts w:hint="default" w:ascii="Times New Roman" w:hAnsi="Times New Roman" w:eastAsia="宋体" w:cs="Times New Roman"/>
                <w:rPrChange w:id="534" w:author="......" w:date="2024-05-07T14:48:58Z">
                  <w:rPr/>
                </w:rPrChange>
              </w:rPr>
              <w:fldChar w:fldCharType="end"/>
            </w:r>
          </w:ins>
          <w:ins w:id="536" w:author="......" w:date="2024-05-06T23:44:30Z">
            <w:r>
              <w:rPr>
                <w:rFonts w:hint="default" w:ascii="Times New Roman" w:hAnsi="Times New Roman" w:eastAsia="宋体" w:cs="Times New Roman"/>
                <w:rPrChange w:id="537" w:author="......" w:date="2024-05-07T14:48:58Z">
                  <w:rPr>
                    <w:rFonts w:hint="default" w:ascii="Times New Roman" w:hAnsi="Times New Roman" w:eastAsia="宋体" w:cs="Times New Roman"/>
                  </w:rPr>
                </w:rPrChange>
              </w:rPr>
              <w:fldChar w:fldCharType="end"/>
            </w:r>
          </w:ins>
        </w:p>
        <w:p>
          <w:pPr>
            <w:pStyle w:val="12"/>
            <w:tabs>
              <w:tab w:val="right" w:leader="dot" w:pos="8306"/>
            </w:tabs>
            <w:rPr>
              <w:ins w:id="539" w:author="......" w:date="2024-05-06T23:44:30Z"/>
              <w:rFonts w:hint="default" w:ascii="Times New Roman" w:hAnsi="Times New Roman" w:eastAsia="宋体" w:cs="Times New Roman"/>
              <w:rPrChange w:id="540" w:author="......" w:date="2024-05-07T14:48:58Z">
                <w:rPr>
                  <w:ins w:id="541" w:author="......" w:date="2024-05-06T23:44:30Z"/>
                </w:rPr>
              </w:rPrChange>
            </w:rPr>
          </w:pPr>
          <w:ins w:id="542" w:author="......" w:date="2024-05-06T23:44:30Z">
            <w:r>
              <w:rPr>
                <w:rFonts w:hint="default" w:ascii="Times New Roman" w:hAnsi="Times New Roman" w:eastAsia="宋体" w:cs="Times New Roman"/>
                <w:rPrChange w:id="543" w:author="......" w:date="2024-05-07T14:48:58Z">
                  <w:rPr>
                    <w:rFonts w:hint="default" w:ascii="Times New Roman" w:hAnsi="Times New Roman" w:eastAsia="宋体" w:cs="Times New Roman"/>
                  </w:rPr>
                </w:rPrChange>
              </w:rPr>
              <w:fldChar w:fldCharType="begin"/>
            </w:r>
          </w:ins>
          <w:ins w:id="545" w:author="......" w:date="2024-05-06T23:44:30Z">
            <w:r>
              <w:rPr>
                <w:rFonts w:hint="default" w:ascii="Times New Roman" w:hAnsi="Times New Roman" w:eastAsia="宋体" w:cs="Times New Roman"/>
                <w:rPrChange w:id="546" w:author="......" w:date="2024-05-07T14:48:58Z">
                  <w:rPr>
                    <w:rFonts w:hint="default" w:ascii="Times New Roman" w:hAnsi="Times New Roman" w:eastAsia="宋体" w:cs="Times New Roman"/>
                  </w:rPr>
                </w:rPrChange>
              </w:rPr>
              <w:instrText xml:space="preserve"> HYPERLINK \l _Toc23951 </w:instrText>
            </w:r>
          </w:ins>
          <w:ins w:id="548" w:author="......" w:date="2024-05-06T23:44:30Z">
            <w:r>
              <w:rPr>
                <w:rFonts w:hint="default" w:ascii="Times New Roman" w:hAnsi="Times New Roman" w:eastAsia="宋体" w:cs="Times New Roman"/>
                <w:rPrChange w:id="549" w:author="......" w:date="2024-05-07T14:48:58Z">
                  <w:rPr>
                    <w:rFonts w:hint="default" w:ascii="Times New Roman" w:hAnsi="Times New Roman" w:eastAsia="宋体" w:cs="Times New Roman"/>
                  </w:rPr>
                </w:rPrChange>
              </w:rPr>
              <w:fldChar w:fldCharType="separate"/>
            </w:r>
          </w:ins>
          <w:ins w:id="551" w:author="......" w:date="2024-05-06T23:44:30Z">
            <w:r>
              <w:rPr>
                <w:rFonts w:hint="default" w:ascii="Times New Roman" w:hAnsi="Times New Roman" w:eastAsia="宋体" w:cs="Times New Roman"/>
                <w:szCs w:val="24"/>
                <w:rPrChange w:id="552" w:author="......" w:date="2024-05-07T14:48:58Z">
                  <w:rPr>
                    <w:rFonts w:hint="default" w:ascii="Times New Roman" w:hAnsi="Times New Roman" w:eastAsia="宋体" w:cs="Times New Roman"/>
                    <w:szCs w:val="24"/>
                  </w:rPr>
                </w:rPrChange>
              </w:rPr>
              <w:t xml:space="preserve">2.1.4. </w:t>
            </w:r>
          </w:ins>
          <w:ins w:id="554" w:author="......" w:date="2024-05-06T23:44:30Z">
            <w:r>
              <w:rPr>
                <w:rFonts w:hint="default" w:ascii="Times New Roman" w:hAnsi="Times New Roman" w:eastAsia="宋体" w:cs="Times New Roman"/>
                <w:szCs w:val="24"/>
                <w:lang w:val="en-US"/>
                <w:rPrChange w:id="555" w:author="......" w:date="2024-05-07T14:48:58Z">
                  <w:rPr>
                    <w:rFonts w:hint="default" w:ascii="Times New Roman" w:hAnsi="Times New Roman" w:eastAsia="宋体" w:cs="Times New Roman"/>
                    <w:szCs w:val="24"/>
                    <w:lang w:val="en-US"/>
                  </w:rPr>
                </w:rPrChange>
              </w:rPr>
              <w:t>硬件接口</w:t>
            </w:r>
          </w:ins>
          <w:ins w:id="557" w:author="......" w:date="2024-05-06T23:44:30Z">
            <w:r>
              <w:rPr>
                <w:rFonts w:hint="default" w:ascii="Times New Roman" w:hAnsi="Times New Roman" w:eastAsia="宋体" w:cs="Times New Roman"/>
                <w:rPrChange w:id="558" w:author="......" w:date="2024-05-07T14:48:58Z">
                  <w:rPr/>
                </w:rPrChange>
              </w:rPr>
              <w:tab/>
            </w:r>
          </w:ins>
          <w:ins w:id="560" w:author="......" w:date="2024-05-06T23:44:30Z">
            <w:r>
              <w:rPr>
                <w:rFonts w:hint="default" w:ascii="Times New Roman" w:hAnsi="Times New Roman" w:eastAsia="宋体" w:cs="Times New Roman"/>
                <w:rPrChange w:id="561" w:author="......" w:date="2024-05-07T14:48:58Z">
                  <w:rPr/>
                </w:rPrChange>
              </w:rPr>
              <w:fldChar w:fldCharType="begin"/>
            </w:r>
          </w:ins>
          <w:ins w:id="563" w:author="......" w:date="2024-05-06T23:44:30Z">
            <w:r>
              <w:rPr>
                <w:rFonts w:hint="default" w:ascii="Times New Roman" w:hAnsi="Times New Roman" w:eastAsia="宋体" w:cs="Times New Roman"/>
                <w:rPrChange w:id="564" w:author="......" w:date="2024-05-07T14:48:58Z">
                  <w:rPr/>
                </w:rPrChange>
              </w:rPr>
              <w:instrText xml:space="preserve"> PAGEREF _Toc23951 \h </w:instrText>
            </w:r>
          </w:ins>
          <w:ins w:id="566" w:author="......" w:date="2024-05-06T23:44:30Z">
            <w:r>
              <w:rPr>
                <w:rFonts w:hint="default" w:ascii="Times New Roman" w:hAnsi="Times New Roman" w:eastAsia="宋体" w:cs="Times New Roman"/>
                <w:rPrChange w:id="567" w:author="......" w:date="2024-05-07T14:48:58Z">
                  <w:rPr/>
                </w:rPrChange>
              </w:rPr>
              <w:fldChar w:fldCharType="separate"/>
            </w:r>
          </w:ins>
          <w:r>
            <w:rPr>
              <w:rFonts w:hint="default" w:ascii="Times New Roman" w:hAnsi="Times New Roman" w:eastAsia="宋体" w:cs="Times New Roman"/>
            </w:rPr>
            <w:t>4</w:t>
          </w:r>
          <w:ins w:id="569" w:author="......" w:date="2024-05-06T23:44:30Z">
            <w:r>
              <w:rPr>
                <w:rFonts w:hint="default" w:ascii="Times New Roman" w:hAnsi="Times New Roman" w:eastAsia="宋体" w:cs="Times New Roman"/>
                <w:rPrChange w:id="570" w:author="......" w:date="2024-05-07T14:48:58Z">
                  <w:rPr/>
                </w:rPrChange>
              </w:rPr>
              <w:fldChar w:fldCharType="end"/>
            </w:r>
          </w:ins>
          <w:ins w:id="572" w:author="......" w:date="2024-05-06T23:44:30Z">
            <w:r>
              <w:rPr>
                <w:rFonts w:hint="default" w:ascii="Times New Roman" w:hAnsi="Times New Roman" w:eastAsia="宋体" w:cs="Times New Roman"/>
                <w:rPrChange w:id="573" w:author="......" w:date="2024-05-07T14:48:58Z">
                  <w:rPr>
                    <w:rFonts w:hint="default" w:ascii="Times New Roman" w:hAnsi="Times New Roman" w:eastAsia="宋体" w:cs="Times New Roman"/>
                  </w:rPr>
                </w:rPrChange>
              </w:rPr>
              <w:fldChar w:fldCharType="end"/>
            </w:r>
          </w:ins>
        </w:p>
        <w:p>
          <w:pPr>
            <w:pStyle w:val="12"/>
            <w:tabs>
              <w:tab w:val="right" w:leader="dot" w:pos="8306"/>
            </w:tabs>
            <w:rPr>
              <w:ins w:id="575" w:author="......" w:date="2024-05-06T23:44:30Z"/>
              <w:rFonts w:hint="default" w:ascii="Times New Roman" w:hAnsi="Times New Roman" w:eastAsia="宋体" w:cs="Times New Roman"/>
              <w:rPrChange w:id="576" w:author="......" w:date="2024-05-07T14:48:58Z">
                <w:rPr>
                  <w:ins w:id="577" w:author="......" w:date="2024-05-06T23:44:30Z"/>
                </w:rPr>
              </w:rPrChange>
            </w:rPr>
          </w:pPr>
          <w:ins w:id="578" w:author="......" w:date="2024-05-06T23:44:30Z">
            <w:r>
              <w:rPr>
                <w:rFonts w:hint="default" w:ascii="Times New Roman" w:hAnsi="Times New Roman" w:eastAsia="宋体" w:cs="Times New Roman"/>
                <w:rPrChange w:id="579" w:author="......" w:date="2024-05-07T14:48:58Z">
                  <w:rPr>
                    <w:rFonts w:hint="default" w:ascii="Times New Roman" w:hAnsi="Times New Roman" w:eastAsia="宋体" w:cs="Times New Roman"/>
                  </w:rPr>
                </w:rPrChange>
              </w:rPr>
              <w:fldChar w:fldCharType="begin"/>
            </w:r>
          </w:ins>
          <w:ins w:id="581" w:author="......" w:date="2024-05-06T23:44:30Z">
            <w:r>
              <w:rPr>
                <w:rFonts w:hint="default" w:ascii="Times New Roman" w:hAnsi="Times New Roman" w:eastAsia="宋体" w:cs="Times New Roman"/>
                <w:rPrChange w:id="582" w:author="......" w:date="2024-05-07T14:48:58Z">
                  <w:rPr>
                    <w:rFonts w:hint="default" w:ascii="Times New Roman" w:hAnsi="Times New Roman" w:eastAsia="宋体" w:cs="Times New Roman"/>
                  </w:rPr>
                </w:rPrChange>
              </w:rPr>
              <w:instrText xml:space="preserve"> HYPERLINK \l _Toc7413 </w:instrText>
            </w:r>
          </w:ins>
          <w:ins w:id="584" w:author="......" w:date="2024-05-06T23:44:30Z">
            <w:r>
              <w:rPr>
                <w:rFonts w:hint="default" w:ascii="Times New Roman" w:hAnsi="Times New Roman" w:eastAsia="宋体" w:cs="Times New Roman"/>
                <w:rPrChange w:id="585" w:author="......" w:date="2024-05-07T14:48:58Z">
                  <w:rPr>
                    <w:rFonts w:hint="default" w:ascii="Times New Roman" w:hAnsi="Times New Roman" w:eastAsia="宋体" w:cs="Times New Roman"/>
                  </w:rPr>
                </w:rPrChange>
              </w:rPr>
              <w:fldChar w:fldCharType="separate"/>
            </w:r>
          </w:ins>
          <w:ins w:id="587" w:author="......" w:date="2024-05-06T23:44:30Z">
            <w:r>
              <w:rPr>
                <w:rFonts w:hint="default" w:ascii="Times New Roman" w:hAnsi="Times New Roman" w:eastAsia="宋体" w:cs="Times New Roman"/>
                <w:szCs w:val="24"/>
                <w:rPrChange w:id="588" w:author="......" w:date="2024-05-07T14:48:58Z">
                  <w:rPr>
                    <w:rFonts w:hint="default" w:ascii="Times New Roman" w:hAnsi="Times New Roman" w:eastAsia="宋体" w:cs="Times New Roman"/>
                    <w:szCs w:val="24"/>
                  </w:rPr>
                </w:rPrChange>
              </w:rPr>
              <w:t xml:space="preserve">2.1.5. </w:t>
            </w:r>
          </w:ins>
          <w:ins w:id="590" w:author="......" w:date="2024-05-06T23:44:30Z">
            <w:r>
              <w:rPr>
                <w:rFonts w:hint="default" w:ascii="Times New Roman" w:hAnsi="Times New Roman" w:eastAsia="宋体" w:cs="Times New Roman"/>
                <w:szCs w:val="24"/>
                <w:lang w:val="en-US"/>
                <w:rPrChange w:id="591" w:author="......" w:date="2024-05-07T14:48:58Z">
                  <w:rPr>
                    <w:rFonts w:hint="default" w:ascii="Times New Roman" w:hAnsi="Times New Roman" w:eastAsia="宋体" w:cs="Times New Roman"/>
                    <w:szCs w:val="24"/>
                    <w:lang w:val="en-US"/>
                  </w:rPr>
                </w:rPrChange>
              </w:rPr>
              <w:t>软件接口</w:t>
            </w:r>
          </w:ins>
          <w:ins w:id="593" w:author="......" w:date="2024-05-06T23:44:30Z">
            <w:r>
              <w:rPr>
                <w:rFonts w:hint="default" w:ascii="Times New Roman" w:hAnsi="Times New Roman" w:eastAsia="宋体" w:cs="Times New Roman"/>
                <w:rPrChange w:id="594" w:author="......" w:date="2024-05-07T14:48:58Z">
                  <w:rPr/>
                </w:rPrChange>
              </w:rPr>
              <w:tab/>
            </w:r>
          </w:ins>
          <w:ins w:id="596" w:author="......" w:date="2024-05-06T23:44:30Z">
            <w:r>
              <w:rPr>
                <w:rFonts w:hint="default" w:ascii="Times New Roman" w:hAnsi="Times New Roman" w:eastAsia="宋体" w:cs="Times New Roman"/>
                <w:rPrChange w:id="597" w:author="......" w:date="2024-05-07T14:48:58Z">
                  <w:rPr/>
                </w:rPrChange>
              </w:rPr>
              <w:fldChar w:fldCharType="begin"/>
            </w:r>
          </w:ins>
          <w:ins w:id="599" w:author="......" w:date="2024-05-06T23:44:30Z">
            <w:r>
              <w:rPr>
                <w:rFonts w:hint="default" w:ascii="Times New Roman" w:hAnsi="Times New Roman" w:eastAsia="宋体" w:cs="Times New Roman"/>
                <w:rPrChange w:id="600" w:author="......" w:date="2024-05-07T14:48:58Z">
                  <w:rPr/>
                </w:rPrChange>
              </w:rPr>
              <w:instrText xml:space="preserve"> PAGEREF _Toc7413 \h </w:instrText>
            </w:r>
          </w:ins>
          <w:ins w:id="602" w:author="......" w:date="2024-05-06T23:44:30Z">
            <w:r>
              <w:rPr>
                <w:rFonts w:hint="default" w:ascii="Times New Roman" w:hAnsi="Times New Roman" w:eastAsia="宋体" w:cs="Times New Roman"/>
                <w:rPrChange w:id="603" w:author="......" w:date="2024-05-07T14:48:58Z">
                  <w:rPr/>
                </w:rPrChange>
              </w:rPr>
              <w:fldChar w:fldCharType="separate"/>
            </w:r>
          </w:ins>
          <w:r>
            <w:rPr>
              <w:rFonts w:hint="default" w:ascii="Times New Roman" w:hAnsi="Times New Roman" w:eastAsia="宋体" w:cs="Times New Roman"/>
            </w:rPr>
            <w:t>4</w:t>
          </w:r>
          <w:ins w:id="605" w:author="......" w:date="2024-05-06T23:44:30Z">
            <w:r>
              <w:rPr>
                <w:rFonts w:hint="default" w:ascii="Times New Roman" w:hAnsi="Times New Roman" w:eastAsia="宋体" w:cs="Times New Roman"/>
                <w:rPrChange w:id="606" w:author="......" w:date="2024-05-07T14:48:58Z">
                  <w:rPr/>
                </w:rPrChange>
              </w:rPr>
              <w:fldChar w:fldCharType="end"/>
            </w:r>
          </w:ins>
          <w:ins w:id="608" w:author="......" w:date="2024-05-06T23:44:30Z">
            <w:r>
              <w:rPr>
                <w:rFonts w:hint="default" w:ascii="Times New Roman" w:hAnsi="Times New Roman" w:eastAsia="宋体" w:cs="Times New Roman"/>
                <w:rPrChange w:id="609" w:author="......" w:date="2024-05-07T14:48:58Z">
                  <w:rPr>
                    <w:rFonts w:hint="default" w:ascii="Times New Roman" w:hAnsi="Times New Roman" w:eastAsia="宋体" w:cs="Times New Roman"/>
                  </w:rPr>
                </w:rPrChange>
              </w:rPr>
              <w:fldChar w:fldCharType="end"/>
            </w:r>
          </w:ins>
        </w:p>
        <w:p>
          <w:pPr>
            <w:pStyle w:val="16"/>
            <w:tabs>
              <w:tab w:val="right" w:leader="dot" w:pos="8306"/>
            </w:tabs>
            <w:rPr>
              <w:ins w:id="611" w:author="......" w:date="2024-05-06T23:44:30Z"/>
              <w:rFonts w:hint="default" w:ascii="Times New Roman" w:hAnsi="Times New Roman" w:eastAsia="宋体" w:cs="Times New Roman"/>
              <w:rPrChange w:id="612" w:author="......" w:date="2024-05-07T14:48:58Z">
                <w:rPr>
                  <w:ins w:id="613" w:author="......" w:date="2024-05-06T23:44:30Z"/>
                </w:rPr>
              </w:rPrChange>
            </w:rPr>
          </w:pPr>
          <w:ins w:id="614" w:author="......" w:date="2024-05-06T23:44:30Z">
            <w:r>
              <w:rPr>
                <w:rFonts w:hint="default" w:ascii="Times New Roman" w:hAnsi="Times New Roman" w:eastAsia="宋体" w:cs="Times New Roman"/>
                <w:rPrChange w:id="615" w:author="......" w:date="2024-05-07T14:48:58Z">
                  <w:rPr>
                    <w:rFonts w:hint="default" w:ascii="Times New Roman" w:hAnsi="Times New Roman" w:eastAsia="宋体" w:cs="Times New Roman"/>
                  </w:rPr>
                </w:rPrChange>
              </w:rPr>
              <w:fldChar w:fldCharType="begin"/>
            </w:r>
          </w:ins>
          <w:ins w:id="617" w:author="......" w:date="2024-05-06T23:44:30Z">
            <w:r>
              <w:rPr>
                <w:rFonts w:hint="default" w:ascii="Times New Roman" w:hAnsi="Times New Roman" w:eastAsia="宋体" w:cs="Times New Roman"/>
                <w:rPrChange w:id="618" w:author="......" w:date="2024-05-07T14:48:58Z">
                  <w:rPr>
                    <w:rFonts w:hint="default" w:ascii="Times New Roman" w:hAnsi="Times New Roman" w:eastAsia="宋体" w:cs="Times New Roman"/>
                  </w:rPr>
                </w:rPrChange>
              </w:rPr>
              <w:instrText xml:space="preserve"> HYPERLINK \l _Toc32053 </w:instrText>
            </w:r>
          </w:ins>
          <w:ins w:id="620" w:author="......" w:date="2024-05-06T23:44:30Z">
            <w:r>
              <w:rPr>
                <w:rFonts w:hint="default" w:ascii="Times New Roman" w:hAnsi="Times New Roman" w:eastAsia="宋体" w:cs="Times New Roman"/>
                <w:rPrChange w:id="621" w:author="......" w:date="2024-05-07T14:48:58Z">
                  <w:rPr>
                    <w:rFonts w:hint="default" w:ascii="Times New Roman" w:hAnsi="Times New Roman" w:eastAsia="宋体" w:cs="Times New Roman"/>
                  </w:rPr>
                </w:rPrChange>
              </w:rPr>
              <w:fldChar w:fldCharType="separate"/>
            </w:r>
          </w:ins>
          <w:ins w:id="623" w:author="......" w:date="2024-05-06T23:44:30Z">
            <w:r>
              <w:rPr>
                <w:rFonts w:hint="default" w:ascii="Times New Roman" w:hAnsi="Times New Roman" w:eastAsia="宋体" w:cs="Times New Roman"/>
                <w:szCs w:val="28"/>
                <w:rPrChange w:id="624" w:author="......" w:date="2024-05-07T14:48:58Z">
                  <w:rPr>
                    <w:rFonts w:hint="default" w:ascii="Times New Roman" w:hAnsi="Times New Roman" w:eastAsia="宋体" w:cs="Times New Roman"/>
                    <w:szCs w:val="28"/>
                  </w:rPr>
                </w:rPrChange>
              </w:rPr>
              <w:t xml:space="preserve">2.2. </w:t>
            </w:r>
          </w:ins>
          <w:ins w:id="626" w:author="......" w:date="2024-05-06T23:44:30Z">
            <w:r>
              <w:rPr>
                <w:rFonts w:hint="default" w:ascii="Times New Roman" w:hAnsi="Times New Roman" w:eastAsia="宋体" w:cs="Times New Roman"/>
                <w:rPrChange w:id="627" w:author="......" w:date="2024-05-07T14:48:58Z">
                  <w:rPr>
                    <w:rFonts w:hint="default" w:ascii="Times New Roman" w:hAnsi="Times New Roman" w:eastAsia="宋体" w:cs="Times New Roman"/>
                  </w:rPr>
                </w:rPrChange>
              </w:rPr>
              <w:t>产品功能</w:t>
            </w:r>
          </w:ins>
          <w:ins w:id="629" w:author="......" w:date="2024-05-06T23:44:30Z">
            <w:r>
              <w:rPr>
                <w:rFonts w:hint="default" w:ascii="Times New Roman" w:hAnsi="Times New Roman" w:eastAsia="宋体" w:cs="Times New Roman"/>
                <w:rPrChange w:id="630" w:author="......" w:date="2024-05-07T14:48:58Z">
                  <w:rPr/>
                </w:rPrChange>
              </w:rPr>
              <w:tab/>
            </w:r>
          </w:ins>
          <w:ins w:id="632" w:author="......" w:date="2024-05-06T23:44:30Z">
            <w:r>
              <w:rPr>
                <w:rFonts w:hint="default" w:ascii="Times New Roman" w:hAnsi="Times New Roman" w:eastAsia="宋体" w:cs="Times New Roman"/>
                <w:rPrChange w:id="633" w:author="......" w:date="2024-05-07T14:48:58Z">
                  <w:rPr/>
                </w:rPrChange>
              </w:rPr>
              <w:fldChar w:fldCharType="begin"/>
            </w:r>
          </w:ins>
          <w:ins w:id="635" w:author="......" w:date="2024-05-06T23:44:30Z">
            <w:r>
              <w:rPr>
                <w:rFonts w:hint="default" w:ascii="Times New Roman" w:hAnsi="Times New Roman" w:eastAsia="宋体" w:cs="Times New Roman"/>
                <w:rPrChange w:id="636" w:author="......" w:date="2024-05-07T14:48:58Z">
                  <w:rPr/>
                </w:rPrChange>
              </w:rPr>
              <w:instrText xml:space="preserve"> PAGEREF _Toc32053 \h </w:instrText>
            </w:r>
          </w:ins>
          <w:ins w:id="638" w:author="......" w:date="2024-05-06T23:44:30Z">
            <w:r>
              <w:rPr>
                <w:rFonts w:hint="default" w:ascii="Times New Roman" w:hAnsi="Times New Roman" w:eastAsia="宋体" w:cs="Times New Roman"/>
                <w:rPrChange w:id="639" w:author="......" w:date="2024-05-07T14:48:58Z">
                  <w:rPr/>
                </w:rPrChange>
              </w:rPr>
              <w:fldChar w:fldCharType="separate"/>
            </w:r>
          </w:ins>
          <w:r>
            <w:rPr>
              <w:rFonts w:hint="default" w:ascii="Times New Roman" w:hAnsi="Times New Roman" w:eastAsia="宋体" w:cs="Times New Roman"/>
            </w:rPr>
            <w:t>5</w:t>
          </w:r>
          <w:ins w:id="641" w:author="......" w:date="2024-05-06T23:44:30Z">
            <w:r>
              <w:rPr>
                <w:rFonts w:hint="default" w:ascii="Times New Roman" w:hAnsi="Times New Roman" w:eastAsia="宋体" w:cs="Times New Roman"/>
                <w:rPrChange w:id="642" w:author="......" w:date="2024-05-07T14:48:58Z">
                  <w:rPr/>
                </w:rPrChange>
              </w:rPr>
              <w:fldChar w:fldCharType="end"/>
            </w:r>
          </w:ins>
          <w:ins w:id="644" w:author="......" w:date="2024-05-06T23:44:30Z">
            <w:r>
              <w:rPr>
                <w:rFonts w:hint="default" w:ascii="Times New Roman" w:hAnsi="Times New Roman" w:eastAsia="宋体" w:cs="Times New Roman"/>
                <w:rPrChange w:id="645" w:author="......" w:date="2024-05-07T14:48:58Z">
                  <w:rPr>
                    <w:rFonts w:hint="default" w:ascii="Times New Roman" w:hAnsi="Times New Roman" w:eastAsia="宋体" w:cs="Times New Roman"/>
                  </w:rPr>
                </w:rPrChange>
              </w:rPr>
              <w:fldChar w:fldCharType="end"/>
            </w:r>
          </w:ins>
        </w:p>
        <w:p>
          <w:pPr>
            <w:pStyle w:val="12"/>
            <w:tabs>
              <w:tab w:val="right" w:leader="dot" w:pos="8306"/>
            </w:tabs>
            <w:rPr>
              <w:ins w:id="647" w:author="......" w:date="2024-05-06T23:44:30Z"/>
              <w:rFonts w:hint="default" w:ascii="Times New Roman" w:hAnsi="Times New Roman" w:eastAsia="宋体" w:cs="Times New Roman"/>
              <w:rPrChange w:id="648" w:author="......" w:date="2024-05-07T14:48:58Z">
                <w:rPr>
                  <w:ins w:id="649" w:author="......" w:date="2024-05-06T23:44:30Z"/>
                </w:rPr>
              </w:rPrChange>
            </w:rPr>
          </w:pPr>
          <w:ins w:id="650" w:author="......" w:date="2024-05-06T23:44:30Z">
            <w:r>
              <w:rPr>
                <w:rFonts w:hint="default" w:ascii="Times New Roman" w:hAnsi="Times New Roman" w:eastAsia="宋体" w:cs="Times New Roman"/>
                <w:rPrChange w:id="651" w:author="......" w:date="2024-05-07T14:48:58Z">
                  <w:rPr>
                    <w:rFonts w:hint="default" w:ascii="Times New Roman" w:hAnsi="Times New Roman" w:eastAsia="宋体" w:cs="Times New Roman"/>
                  </w:rPr>
                </w:rPrChange>
              </w:rPr>
              <w:fldChar w:fldCharType="begin"/>
            </w:r>
          </w:ins>
          <w:ins w:id="653" w:author="......" w:date="2024-05-06T23:44:30Z">
            <w:r>
              <w:rPr>
                <w:rFonts w:hint="default" w:ascii="Times New Roman" w:hAnsi="Times New Roman" w:eastAsia="宋体" w:cs="Times New Roman"/>
                <w:rPrChange w:id="654" w:author="......" w:date="2024-05-07T14:48:58Z">
                  <w:rPr>
                    <w:rFonts w:hint="default" w:ascii="Times New Roman" w:hAnsi="Times New Roman" w:eastAsia="宋体" w:cs="Times New Roman"/>
                  </w:rPr>
                </w:rPrChange>
              </w:rPr>
              <w:instrText xml:space="preserve"> HYPERLINK \l _Toc21391 </w:instrText>
            </w:r>
          </w:ins>
          <w:ins w:id="656" w:author="......" w:date="2024-05-06T23:44:30Z">
            <w:r>
              <w:rPr>
                <w:rFonts w:hint="default" w:ascii="Times New Roman" w:hAnsi="Times New Roman" w:eastAsia="宋体" w:cs="Times New Roman"/>
                <w:rPrChange w:id="657" w:author="......" w:date="2024-05-07T14:48:58Z">
                  <w:rPr>
                    <w:rFonts w:hint="default" w:ascii="Times New Roman" w:hAnsi="Times New Roman" w:eastAsia="宋体" w:cs="Times New Roman"/>
                  </w:rPr>
                </w:rPrChange>
              </w:rPr>
              <w:fldChar w:fldCharType="separate"/>
            </w:r>
          </w:ins>
          <w:ins w:id="659" w:author="......" w:date="2024-05-06T23:44:30Z">
            <w:r>
              <w:rPr>
                <w:rFonts w:hint="default" w:ascii="Times New Roman" w:hAnsi="Times New Roman" w:eastAsia="宋体" w:cs="Times New Roman"/>
                <w:rPrChange w:id="660" w:author="......" w:date="2024-05-07T14:48:58Z">
                  <w:rPr>
                    <w:rFonts w:hint="default" w:ascii="Times New Roman" w:hAnsi="Times New Roman" w:eastAsia="宋体" w:cs="Times New Roman"/>
                  </w:rPr>
                </w:rPrChange>
              </w:rPr>
              <w:t>2.2.1. 项目计划管理</w:t>
            </w:r>
          </w:ins>
          <w:ins w:id="662" w:author="......" w:date="2024-05-06T23:44:30Z">
            <w:r>
              <w:rPr>
                <w:rFonts w:hint="default" w:ascii="Times New Roman" w:hAnsi="Times New Roman" w:eastAsia="宋体" w:cs="Times New Roman"/>
                <w:rPrChange w:id="663" w:author="......" w:date="2024-05-07T14:48:58Z">
                  <w:rPr/>
                </w:rPrChange>
              </w:rPr>
              <w:tab/>
            </w:r>
          </w:ins>
          <w:ins w:id="665" w:author="......" w:date="2024-05-06T23:44:30Z">
            <w:r>
              <w:rPr>
                <w:rFonts w:hint="default" w:ascii="Times New Roman" w:hAnsi="Times New Roman" w:eastAsia="宋体" w:cs="Times New Roman"/>
                <w:rPrChange w:id="666" w:author="......" w:date="2024-05-07T14:48:58Z">
                  <w:rPr/>
                </w:rPrChange>
              </w:rPr>
              <w:fldChar w:fldCharType="begin"/>
            </w:r>
          </w:ins>
          <w:ins w:id="668" w:author="......" w:date="2024-05-06T23:44:30Z">
            <w:r>
              <w:rPr>
                <w:rFonts w:hint="default" w:ascii="Times New Roman" w:hAnsi="Times New Roman" w:eastAsia="宋体" w:cs="Times New Roman"/>
                <w:rPrChange w:id="669" w:author="......" w:date="2024-05-07T14:48:58Z">
                  <w:rPr/>
                </w:rPrChange>
              </w:rPr>
              <w:instrText xml:space="preserve"> PAGEREF _Toc21391 \h </w:instrText>
            </w:r>
          </w:ins>
          <w:ins w:id="671" w:author="......" w:date="2024-05-06T23:44:30Z">
            <w:r>
              <w:rPr>
                <w:rFonts w:hint="default" w:ascii="Times New Roman" w:hAnsi="Times New Roman" w:eastAsia="宋体" w:cs="Times New Roman"/>
                <w:rPrChange w:id="672" w:author="......" w:date="2024-05-07T14:48:58Z">
                  <w:rPr/>
                </w:rPrChange>
              </w:rPr>
              <w:fldChar w:fldCharType="separate"/>
            </w:r>
          </w:ins>
          <w:r>
            <w:rPr>
              <w:rFonts w:hint="default" w:ascii="Times New Roman" w:hAnsi="Times New Roman" w:eastAsia="宋体" w:cs="Times New Roman"/>
            </w:rPr>
            <w:t>5</w:t>
          </w:r>
          <w:ins w:id="674" w:author="......" w:date="2024-05-06T23:44:30Z">
            <w:r>
              <w:rPr>
                <w:rFonts w:hint="default" w:ascii="Times New Roman" w:hAnsi="Times New Roman" w:eastAsia="宋体" w:cs="Times New Roman"/>
                <w:rPrChange w:id="675" w:author="......" w:date="2024-05-07T14:48:58Z">
                  <w:rPr/>
                </w:rPrChange>
              </w:rPr>
              <w:fldChar w:fldCharType="end"/>
            </w:r>
          </w:ins>
          <w:ins w:id="677" w:author="......" w:date="2024-05-06T23:44:30Z">
            <w:r>
              <w:rPr>
                <w:rFonts w:hint="default" w:ascii="Times New Roman" w:hAnsi="Times New Roman" w:eastAsia="宋体" w:cs="Times New Roman"/>
                <w:rPrChange w:id="678" w:author="......" w:date="2024-05-07T14:48:58Z">
                  <w:rPr>
                    <w:rFonts w:hint="default" w:ascii="Times New Roman" w:hAnsi="Times New Roman" w:eastAsia="宋体" w:cs="Times New Roman"/>
                  </w:rPr>
                </w:rPrChange>
              </w:rPr>
              <w:fldChar w:fldCharType="end"/>
            </w:r>
          </w:ins>
        </w:p>
        <w:p>
          <w:pPr>
            <w:pStyle w:val="12"/>
            <w:tabs>
              <w:tab w:val="right" w:leader="dot" w:pos="8306"/>
            </w:tabs>
            <w:rPr>
              <w:ins w:id="680" w:author="......" w:date="2024-05-06T23:44:30Z"/>
              <w:rFonts w:hint="default" w:ascii="Times New Roman" w:hAnsi="Times New Roman" w:eastAsia="宋体" w:cs="Times New Roman"/>
              <w:rPrChange w:id="681" w:author="......" w:date="2024-05-07T14:48:58Z">
                <w:rPr>
                  <w:ins w:id="682" w:author="......" w:date="2024-05-06T23:44:30Z"/>
                </w:rPr>
              </w:rPrChange>
            </w:rPr>
          </w:pPr>
          <w:ins w:id="683" w:author="......" w:date="2024-05-06T23:44:30Z">
            <w:r>
              <w:rPr>
                <w:rFonts w:hint="default" w:ascii="Times New Roman" w:hAnsi="Times New Roman" w:eastAsia="宋体" w:cs="Times New Roman"/>
                <w:rPrChange w:id="684" w:author="......" w:date="2024-05-07T14:48:58Z">
                  <w:rPr>
                    <w:rFonts w:hint="default" w:ascii="Times New Roman" w:hAnsi="Times New Roman" w:eastAsia="宋体" w:cs="Times New Roman"/>
                  </w:rPr>
                </w:rPrChange>
              </w:rPr>
              <w:fldChar w:fldCharType="begin"/>
            </w:r>
          </w:ins>
          <w:ins w:id="686" w:author="......" w:date="2024-05-06T23:44:30Z">
            <w:r>
              <w:rPr>
                <w:rFonts w:hint="default" w:ascii="Times New Roman" w:hAnsi="Times New Roman" w:eastAsia="宋体" w:cs="Times New Roman"/>
                <w:rPrChange w:id="687" w:author="......" w:date="2024-05-07T14:48:58Z">
                  <w:rPr>
                    <w:rFonts w:hint="default" w:ascii="Times New Roman" w:hAnsi="Times New Roman" w:eastAsia="宋体" w:cs="Times New Roman"/>
                  </w:rPr>
                </w:rPrChange>
              </w:rPr>
              <w:instrText xml:space="preserve"> HYPERLINK \l _Toc13283 </w:instrText>
            </w:r>
          </w:ins>
          <w:ins w:id="689" w:author="......" w:date="2024-05-06T23:44:30Z">
            <w:r>
              <w:rPr>
                <w:rFonts w:hint="default" w:ascii="Times New Roman" w:hAnsi="Times New Roman" w:eastAsia="宋体" w:cs="Times New Roman"/>
                <w:rPrChange w:id="690" w:author="......" w:date="2024-05-07T14:48:58Z">
                  <w:rPr>
                    <w:rFonts w:hint="default" w:ascii="Times New Roman" w:hAnsi="Times New Roman" w:eastAsia="宋体" w:cs="Times New Roman"/>
                  </w:rPr>
                </w:rPrChange>
              </w:rPr>
              <w:fldChar w:fldCharType="separate"/>
            </w:r>
          </w:ins>
          <w:ins w:id="692" w:author="......" w:date="2024-05-06T23:44:30Z">
            <w:r>
              <w:rPr>
                <w:rFonts w:hint="default" w:ascii="Times New Roman" w:hAnsi="Times New Roman" w:eastAsia="宋体" w:cs="Times New Roman"/>
                <w:rPrChange w:id="693" w:author="......" w:date="2024-05-07T14:48:58Z">
                  <w:rPr>
                    <w:rFonts w:hint="default" w:ascii="Times New Roman" w:hAnsi="Times New Roman" w:eastAsia="宋体" w:cs="Times New Roman"/>
                  </w:rPr>
                </w:rPrChange>
              </w:rPr>
              <w:t>2.2.2. 人力</w:t>
            </w:r>
          </w:ins>
          <w:ins w:id="695" w:author="......" w:date="2024-05-06T23:44:30Z">
            <w:r>
              <w:rPr>
                <w:rFonts w:hint="default" w:ascii="Times New Roman" w:hAnsi="Times New Roman" w:eastAsia="宋体" w:cs="Times New Roman"/>
                <w:lang w:val="en-US" w:eastAsia="zh-CN"/>
                <w:rPrChange w:id="696" w:author="......" w:date="2024-05-07T14:48:58Z">
                  <w:rPr>
                    <w:rFonts w:hint="eastAsia" w:ascii="Times New Roman" w:hAnsi="Times New Roman" w:eastAsia="宋体" w:cs="Times New Roman"/>
                    <w:lang w:val="en-US" w:eastAsia="zh-CN"/>
                  </w:rPr>
                </w:rPrChange>
              </w:rPr>
              <w:t>资源</w:t>
            </w:r>
          </w:ins>
          <w:ins w:id="698" w:author="......" w:date="2024-05-06T23:44:30Z">
            <w:r>
              <w:rPr>
                <w:rFonts w:hint="default" w:ascii="Times New Roman" w:hAnsi="Times New Roman" w:eastAsia="宋体" w:cs="Times New Roman"/>
                <w:rPrChange w:id="699" w:author="......" w:date="2024-05-07T14:48:58Z">
                  <w:rPr>
                    <w:rFonts w:hint="default" w:ascii="Times New Roman" w:hAnsi="Times New Roman" w:eastAsia="宋体" w:cs="Times New Roman"/>
                  </w:rPr>
                </w:rPrChange>
              </w:rPr>
              <w:t>管理</w:t>
            </w:r>
          </w:ins>
          <w:ins w:id="701" w:author="......" w:date="2024-05-06T23:44:30Z">
            <w:r>
              <w:rPr>
                <w:rFonts w:hint="default" w:ascii="Times New Roman" w:hAnsi="Times New Roman" w:eastAsia="宋体" w:cs="Times New Roman"/>
                <w:rPrChange w:id="702" w:author="......" w:date="2024-05-07T14:48:58Z">
                  <w:rPr/>
                </w:rPrChange>
              </w:rPr>
              <w:tab/>
            </w:r>
          </w:ins>
          <w:ins w:id="704" w:author="......" w:date="2024-05-06T23:44:30Z">
            <w:r>
              <w:rPr>
                <w:rFonts w:hint="default" w:ascii="Times New Roman" w:hAnsi="Times New Roman" w:eastAsia="宋体" w:cs="Times New Roman"/>
                <w:rPrChange w:id="705" w:author="......" w:date="2024-05-07T14:48:58Z">
                  <w:rPr/>
                </w:rPrChange>
              </w:rPr>
              <w:fldChar w:fldCharType="begin"/>
            </w:r>
          </w:ins>
          <w:ins w:id="707" w:author="......" w:date="2024-05-06T23:44:30Z">
            <w:r>
              <w:rPr>
                <w:rFonts w:hint="default" w:ascii="Times New Roman" w:hAnsi="Times New Roman" w:eastAsia="宋体" w:cs="Times New Roman"/>
                <w:rPrChange w:id="708" w:author="......" w:date="2024-05-07T14:48:58Z">
                  <w:rPr/>
                </w:rPrChange>
              </w:rPr>
              <w:instrText xml:space="preserve"> PAGEREF _Toc13283 \h </w:instrText>
            </w:r>
          </w:ins>
          <w:ins w:id="710" w:author="......" w:date="2024-05-06T23:44:30Z">
            <w:r>
              <w:rPr>
                <w:rFonts w:hint="default" w:ascii="Times New Roman" w:hAnsi="Times New Roman" w:eastAsia="宋体" w:cs="Times New Roman"/>
                <w:rPrChange w:id="711" w:author="......" w:date="2024-05-07T14:48:58Z">
                  <w:rPr/>
                </w:rPrChange>
              </w:rPr>
              <w:fldChar w:fldCharType="separate"/>
            </w:r>
          </w:ins>
          <w:r>
            <w:rPr>
              <w:rFonts w:hint="default" w:ascii="Times New Roman" w:hAnsi="Times New Roman" w:eastAsia="宋体" w:cs="Times New Roman"/>
            </w:rPr>
            <w:t>5</w:t>
          </w:r>
          <w:ins w:id="713" w:author="......" w:date="2024-05-06T23:44:30Z">
            <w:r>
              <w:rPr>
                <w:rFonts w:hint="default" w:ascii="Times New Roman" w:hAnsi="Times New Roman" w:eastAsia="宋体" w:cs="Times New Roman"/>
                <w:rPrChange w:id="714" w:author="......" w:date="2024-05-07T14:48:58Z">
                  <w:rPr/>
                </w:rPrChange>
              </w:rPr>
              <w:fldChar w:fldCharType="end"/>
            </w:r>
          </w:ins>
          <w:ins w:id="716" w:author="......" w:date="2024-05-06T23:44:30Z">
            <w:r>
              <w:rPr>
                <w:rFonts w:hint="default" w:ascii="Times New Roman" w:hAnsi="Times New Roman" w:eastAsia="宋体" w:cs="Times New Roman"/>
                <w:rPrChange w:id="717" w:author="......" w:date="2024-05-07T14:48:58Z">
                  <w:rPr>
                    <w:rFonts w:hint="default" w:ascii="Times New Roman" w:hAnsi="Times New Roman" w:eastAsia="宋体" w:cs="Times New Roman"/>
                  </w:rPr>
                </w:rPrChange>
              </w:rPr>
              <w:fldChar w:fldCharType="end"/>
            </w:r>
          </w:ins>
        </w:p>
        <w:p>
          <w:pPr>
            <w:pStyle w:val="12"/>
            <w:tabs>
              <w:tab w:val="right" w:leader="dot" w:pos="8306"/>
            </w:tabs>
            <w:rPr>
              <w:ins w:id="719" w:author="......" w:date="2024-05-06T23:44:30Z"/>
              <w:rFonts w:hint="default" w:ascii="Times New Roman" w:hAnsi="Times New Roman" w:eastAsia="宋体" w:cs="Times New Roman"/>
              <w:rPrChange w:id="720" w:author="......" w:date="2024-05-07T14:48:58Z">
                <w:rPr>
                  <w:ins w:id="721" w:author="......" w:date="2024-05-06T23:44:30Z"/>
                </w:rPr>
              </w:rPrChange>
            </w:rPr>
          </w:pPr>
          <w:ins w:id="722" w:author="......" w:date="2024-05-06T23:44:30Z">
            <w:r>
              <w:rPr>
                <w:rFonts w:hint="default" w:ascii="Times New Roman" w:hAnsi="Times New Roman" w:eastAsia="宋体" w:cs="Times New Roman"/>
                <w:rPrChange w:id="723" w:author="......" w:date="2024-05-07T14:48:58Z">
                  <w:rPr>
                    <w:rFonts w:hint="default" w:ascii="Times New Roman" w:hAnsi="Times New Roman" w:eastAsia="宋体" w:cs="Times New Roman"/>
                  </w:rPr>
                </w:rPrChange>
              </w:rPr>
              <w:fldChar w:fldCharType="begin"/>
            </w:r>
          </w:ins>
          <w:ins w:id="725" w:author="......" w:date="2024-05-06T23:44:30Z">
            <w:r>
              <w:rPr>
                <w:rFonts w:hint="default" w:ascii="Times New Roman" w:hAnsi="Times New Roman" w:eastAsia="宋体" w:cs="Times New Roman"/>
                <w:rPrChange w:id="726" w:author="......" w:date="2024-05-07T14:48:58Z">
                  <w:rPr>
                    <w:rFonts w:hint="default" w:ascii="Times New Roman" w:hAnsi="Times New Roman" w:eastAsia="宋体" w:cs="Times New Roman"/>
                  </w:rPr>
                </w:rPrChange>
              </w:rPr>
              <w:instrText xml:space="preserve"> HYPERLINK \l _Toc20148 </w:instrText>
            </w:r>
          </w:ins>
          <w:ins w:id="728" w:author="......" w:date="2024-05-06T23:44:30Z">
            <w:r>
              <w:rPr>
                <w:rFonts w:hint="default" w:ascii="Times New Roman" w:hAnsi="Times New Roman" w:eastAsia="宋体" w:cs="Times New Roman"/>
                <w:rPrChange w:id="729" w:author="......" w:date="2024-05-07T14:48:58Z">
                  <w:rPr>
                    <w:rFonts w:hint="default" w:ascii="Times New Roman" w:hAnsi="Times New Roman" w:eastAsia="宋体" w:cs="Times New Roman"/>
                  </w:rPr>
                </w:rPrChange>
              </w:rPr>
              <w:fldChar w:fldCharType="separate"/>
            </w:r>
          </w:ins>
          <w:ins w:id="731" w:author="......" w:date="2024-05-06T23:44:30Z">
            <w:r>
              <w:rPr>
                <w:rFonts w:hint="default" w:ascii="Times New Roman" w:hAnsi="Times New Roman" w:eastAsia="宋体" w:cs="Times New Roman"/>
                <w:szCs w:val="32"/>
                <w:rPrChange w:id="732" w:author="......" w:date="2024-05-07T14:48:58Z">
                  <w:rPr>
                    <w:rFonts w:hint="default" w:ascii="Times New Roman" w:hAnsi="Times New Roman" w:eastAsia="宋体" w:cs="Times New Roman"/>
                    <w:szCs w:val="32"/>
                  </w:rPr>
                </w:rPrChange>
              </w:rPr>
              <w:t xml:space="preserve">2.2.3. </w:t>
            </w:r>
          </w:ins>
          <w:ins w:id="734" w:author="......" w:date="2024-05-06T23:44:30Z">
            <w:r>
              <w:rPr>
                <w:rFonts w:hint="default" w:ascii="Times New Roman" w:hAnsi="Times New Roman" w:eastAsia="宋体" w:cs="Times New Roman"/>
                <w:rPrChange w:id="735" w:author="......" w:date="2024-05-07T14:48:58Z">
                  <w:rPr>
                    <w:rFonts w:hint="default" w:ascii="Times New Roman" w:hAnsi="Times New Roman" w:eastAsia="宋体" w:cs="Times New Roman"/>
                  </w:rPr>
                </w:rPrChange>
              </w:rPr>
              <w:t>成本控制</w:t>
            </w:r>
          </w:ins>
          <w:ins w:id="737" w:author="......" w:date="2024-05-06T23:44:30Z">
            <w:r>
              <w:rPr>
                <w:rFonts w:hint="default" w:ascii="Times New Roman" w:hAnsi="Times New Roman" w:eastAsia="宋体" w:cs="Times New Roman"/>
                <w:rPrChange w:id="738" w:author="......" w:date="2024-05-07T14:48:58Z">
                  <w:rPr/>
                </w:rPrChange>
              </w:rPr>
              <w:tab/>
            </w:r>
          </w:ins>
          <w:ins w:id="740" w:author="......" w:date="2024-05-06T23:44:30Z">
            <w:r>
              <w:rPr>
                <w:rFonts w:hint="default" w:ascii="Times New Roman" w:hAnsi="Times New Roman" w:eastAsia="宋体" w:cs="Times New Roman"/>
                <w:rPrChange w:id="741" w:author="......" w:date="2024-05-07T14:48:58Z">
                  <w:rPr/>
                </w:rPrChange>
              </w:rPr>
              <w:fldChar w:fldCharType="begin"/>
            </w:r>
          </w:ins>
          <w:ins w:id="743" w:author="......" w:date="2024-05-06T23:44:30Z">
            <w:r>
              <w:rPr>
                <w:rFonts w:hint="default" w:ascii="Times New Roman" w:hAnsi="Times New Roman" w:eastAsia="宋体" w:cs="Times New Roman"/>
                <w:rPrChange w:id="744" w:author="......" w:date="2024-05-07T14:48:58Z">
                  <w:rPr/>
                </w:rPrChange>
              </w:rPr>
              <w:instrText xml:space="preserve"> PAGEREF _Toc20148 \h </w:instrText>
            </w:r>
          </w:ins>
          <w:ins w:id="746" w:author="......" w:date="2024-05-06T23:44:30Z">
            <w:r>
              <w:rPr>
                <w:rFonts w:hint="default" w:ascii="Times New Roman" w:hAnsi="Times New Roman" w:eastAsia="宋体" w:cs="Times New Roman"/>
                <w:rPrChange w:id="747" w:author="......" w:date="2024-05-07T14:48:58Z">
                  <w:rPr/>
                </w:rPrChange>
              </w:rPr>
              <w:fldChar w:fldCharType="separate"/>
            </w:r>
          </w:ins>
          <w:r>
            <w:rPr>
              <w:rFonts w:hint="default" w:ascii="Times New Roman" w:hAnsi="Times New Roman" w:eastAsia="宋体" w:cs="Times New Roman"/>
            </w:rPr>
            <w:t>5</w:t>
          </w:r>
          <w:ins w:id="749" w:author="......" w:date="2024-05-06T23:44:30Z">
            <w:r>
              <w:rPr>
                <w:rFonts w:hint="default" w:ascii="Times New Roman" w:hAnsi="Times New Roman" w:eastAsia="宋体" w:cs="Times New Roman"/>
                <w:rPrChange w:id="750" w:author="......" w:date="2024-05-07T14:48:58Z">
                  <w:rPr/>
                </w:rPrChange>
              </w:rPr>
              <w:fldChar w:fldCharType="end"/>
            </w:r>
          </w:ins>
          <w:ins w:id="752" w:author="......" w:date="2024-05-06T23:44:30Z">
            <w:r>
              <w:rPr>
                <w:rFonts w:hint="default" w:ascii="Times New Roman" w:hAnsi="Times New Roman" w:eastAsia="宋体" w:cs="Times New Roman"/>
                <w:rPrChange w:id="753" w:author="......" w:date="2024-05-07T14:48:58Z">
                  <w:rPr>
                    <w:rFonts w:hint="default" w:ascii="Times New Roman" w:hAnsi="Times New Roman" w:eastAsia="宋体" w:cs="Times New Roman"/>
                  </w:rPr>
                </w:rPrChange>
              </w:rPr>
              <w:fldChar w:fldCharType="end"/>
            </w:r>
          </w:ins>
        </w:p>
        <w:p>
          <w:pPr>
            <w:pStyle w:val="12"/>
            <w:tabs>
              <w:tab w:val="right" w:leader="dot" w:pos="8306"/>
            </w:tabs>
            <w:rPr>
              <w:ins w:id="755" w:author="......" w:date="2024-05-06T23:44:30Z"/>
              <w:rFonts w:hint="default" w:ascii="Times New Roman" w:hAnsi="Times New Roman" w:eastAsia="宋体" w:cs="Times New Roman"/>
              <w:rPrChange w:id="756" w:author="......" w:date="2024-05-07T14:48:58Z">
                <w:rPr>
                  <w:ins w:id="757" w:author="......" w:date="2024-05-06T23:44:30Z"/>
                </w:rPr>
              </w:rPrChange>
            </w:rPr>
          </w:pPr>
          <w:ins w:id="758" w:author="......" w:date="2024-05-06T23:44:30Z">
            <w:r>
              <w:rPr>
                <w:rFonts w:hint="default" w:ascii="Times New Roman" w:hAnsi="Times New Roman" w:eastAsia="宋体" w:cs="Times New Roman"/>
                <w:rPrChange w:id="759" w:author="......" w:date="2024-05-07T14:48:58Z">
                  <w:rPr>
                    <w:rFonts w:hint="default" w:ascii="Times New Roman" w:hAnsi="Times New Roman" w:eastAsia="宋体" w:cs="Times New Roman"/>
                  </w:rPr>
                </w:rPrChange>
              </w:rPr>
              <w:fldChar w:fldCharType="begin"/>
            </w:r>
          </w:ins>
          <w:ins w:id="761" w:author="......" w:date="2024-05-06T23:44:30Z">
            <w:r>
              <w:rPr>
                <w:rFonts w:hint="default" w:ascii="Times New Roman" w:hAnsi="Times New Roman" w:eastAsia="宋体" w:cs="Times New Roman"/>
                <w:rPrChange w:id="762" w:author="......" w:date="2024-05-07T14:48:58Z">
                  <w:rPr>
                    <w:rFonts w:hint="default" w:ascii="Times New Roman" w:hAnsi="Times New Roman" w:eastAsia="宋体" w:cs="Times New Roman"/>
                  </w:rPr>
                </w:rPrChange>
              </w:rPr>
              <w:instrText xml:space="preserve"> HYPERLINK \l _Toc22790 </w:instrText>
            </w:r>
          </w:ins>
          <w:ins w:id="764" w:author="......" w:date="2024-05-06T23:44:30Z">
            <w:r>
              <w:rPr>
                <w:rFonts w:hint="default" w:ascii="Times New Roman" w:hAnsi="Times New Roman" w:eastAsia="宋体" w:cs="Times New Roman"/>
                <w:rPrChange w:id="765" w:author="......" w:date="2024-05-07T14:48:58Z">
                  <w:rPr>
                    <w:rFonts w:hint="default" w:ascii="Times New Roman" w:hAnsi="Times New Roman" w:eastAsia="宋体" w:cs="Times New Roman"/>
                  </w:rPr>
                </w:rPrChange>
              </w:rPr>
              <w:fldChar w:fldCharType="separate"/>
            </w:r>
          </w:ins>
          <w:ins w:id="767" w:author="......" w:date="2024-05-06T23:44:30Z">
            <w:r>
              <w:rPr>
                <w:rFonts w:hint="default" w:ascii="Times New Roman" w:hAnsi="Times New Roman" w:eastAsia="宋体" w:cs="Times New Roman"/>
                <w:rPrChange w:id="768" w:author="......" w:date="2024-05-07T14:48:58Z">
                  <w:rPr>
                    <w:rFonts w:hint="default" w:ascii="Times New Roman" w:hAnsi="Times New Roman" w:eastAsia="宋体" w:cs="Times New Roman"/>
                  </w:rPr>
                </w:rPrChange>
              </w:rPr>
              <w:t>2.2.4. 施工质量管理</w:t>
            </w:r>
          </w:ins>
          <w:ins w:id="770" w:author="......" w:date="2024-05-06T23:44:30Z">
            <w:r>
              <w:rPr>
                <w:rFonts w:hint="default" w:ascii="Times New Roman" w:hAnsi="Times New Roman" w:eastAsia="宋体" w:cs="Times New Roman"/>
                <w:rPrChange w:id="771" w:author="......" w:date="2024-05-07T14:48:58Z">
                  <w:rPr/>
                </w:rPrChange>
              </w:rPr>
              <w:tab/>
            </w:r>
          </w:ins>
          <w:ins w:id="773" w:author="......" w:date="2024-05-06T23:44:30Z">
            <w:r>
              <w:rPr>
                <w:rFonts w:hint="default" w:ascii="Times New Roman" w:hAnsi="Times New Roman" w:eastAsia="宋体" w:cs="Times New Roman"/>
                <w:rPrChange w:id="774" w:author="......" w:date="2024-05-07T14:48:58Z">
                  <w:rPr/>
                </w:rPrChange>
              </w:rPr>
              <w:fldChar w:fldCharType="begin"/>
            </w:r>
          </w:ins>
          <w:ins w:id="776" w:author="......" w:date="2024-05-06T23:44:30Z">
            <w:r>
              <w:rPr>
                <w:rFonts w:hint="default" w:ascii="Times New Roman" w:hAnsi="Times New Roman" w:eastAsia="宋体" w:cs="Times New Roman"/>
                <w:rPrChange w:id="777" w:author="......" w:date="2024-05-07T14:48:58Z">
                  <w:rPr/>
                </w:rPrChange>
              </w:rPr>
              <w:instrText xml:space="preserve"> PAGEREF _Toc22790 \h </w:instrText>
            </w:r>
          </w:ins>
          <w:ins w:id="779" w:author="......" w:date="2024-05-06T23:44:30Z">
            <w:r>
              <w:rPr>
                <w:rFonts w:hint="default" w:ascii="Times New Roman" w:hAnsi="Times New Roman" w:eastAsia="宋体" w:cs="Times New Roman"/>
                <w:rPrChange w:id="780" w:author="......" w:date="2024-05-07T14:48:58Z">
                  <w:rPr/>
                </w:rPrChange>
              </w:rPr>
              <w:fldChar w:fldCharType="separate"/>
            </w:r>
          </w:ins>
          <w:r>
            <w:rPr>
              <w:rFonts w:hint="default" w:ascii="Times New Roman" w:hAnsi="Times New Roman" w:eastAsia="宋体" w:cs="Times New Roman"/>
            </w:rPr>
            <w:t>5</w:t>
          </w:r>
          <w:ins w:id="782" w:author="......" w:date="2024-05-06T23:44:30Z">
            <w:r>
              <w:rPr>
                <w:rFonts w:hint="default" w:ascii="Times New Roman" w:hAnsi="Times New Roman" w:eastAsia="宋体" w:cs="Times New Roman"/>
                <w:rPrChange w:id="783" w:author="......" w:date="2024-05-07T14:48:58Z">
                  <w:rPr/>
                </w:rPrChange>
              </w:rPr>
              <w:fldChar w:fldCharType="end"/>
            </w:r>
          </w:ins>
          <w:ins w:id="785" w:author="......" w:date="2024-05-06T23:44:30Z">
            <w:r>
              <w:rPr>
                <w:rFonts w:hint="default" w:ascii="Times New Roman" w:hAnsi="Times New Roman" w:eastAsia="宋体" w:cs="Times New Roman"/>
                <w:rPrChange w:id="786" w:author="......" w:date="2024-05-07T14:48:58Z">
                  <w:rPr>
                    <w:rFonts w:hint="default" w:ascii="Times New Roman" w:hAnsi="Times New Roman" w:eastAsia="宋体" w:cs="Times New Roman"/>
                  </w:rPr>
                </w:rPrChange>
              </w:rPr>
              <w:fldChar w:fldCharType="end"/>
            </w:r>
          </w:ins>
        </w:p>
        <w:p>
          <w:pPr>
            <w:pStyle w:val="12"/>
            <w:tabs>
              <w:tab w:val="right" w:leader="dot" w:pos="8306"/>
            </w:tabs>
            <w:rPr>
              <w:ins w:id="788" w:author="......" w:date="2024-05-06T23:44:30Z"/>
              <w:rFonts w:hint="default" w:ascii="Times New Roman" w:hAnsi="Times New Roman" w:eastAsia="宋体" w:cs="Times New Roman"/>
              <w:rPrChange w:id="789" w:author="......" w:date="2024-05-07T14:48:58Z">
                <w:rPr>
                  <w:ins w:id="790" w:author="......" w:date="2024-05-06T23:44:30Z"/>
                </w:rPr>
              </w:rPrChange>
            </w:rPr>
          </w:pPr>
          <w:ins w:id="791" w:author="......" w:date="2024-05-06T23:44:30Z">
            <w:r>
              <w:rPr>
                <w:rFonts w:hint="default" w:ascii="Times New Roman" w:hAnsi="Times New Roman" w:eastAsia="宋体" w:cs="Times New Roman"/>
                <w:rPrChange w:id="792" w:author="......" w:date="2024-05-07T14:48:58Z">
                  <w:rPr>
                    <w:rFonts w:hint="default" w:ascii="Times New Roman" w:hAnsi="Times New Roman" w:eastAsia="宋体" w:cs="Times New Roman"/>
                  </w:rPr>
                </w:rPrChange>
              </w:rPr>
              <w:fldChar w:fldCharType="begin"/>
            </w:r>
          </w:ins>
          <w:ins w:id="794" w:author="......" w:date="2024-05-06T23:44:30Z">
            <w:r>
              <w:rPr>
                <w:rFonts w:hint="default" w:ascii="Times New Roman" w:hAnsi="Times New Roman" w:eastAsia="宋体" w:cs="Times New Roman"/>
                <w:rPrChange w:id="795" w:author="......" w:date="2024-05-07T14:48:58Z">
                  <w:rPr>
                    <w:rFonts w:hint="default" w:ascii="Times New Roman" w:hAnsi="Times New Roman" w:eastAsia="宋体" w:cs="Times New Roman"/>
                  </w:rPr>
                </w:rPrChange>
              </w:rPr>
              <w:instrText xml:space="preserve"> HYPERLINK \l _Toc16172 </w:instrText>
            </w:r>
          </w:ins>
          <w:ins w:id="797" w:author="......" w:date="2024-05-06T23:44:30Z">
            <w:r>
              <w:rPr>
                <w:rFonts w:hint="default" w:ascii="Times New Roman" w:hAnsi="Times New Roman" w:eastAsia="宋体" w:cs="Times New Roman"/>
                <w:rPrChange w:id="798" w:author="......" w:date="2024-05-07T14:48:58Z">
                  <w:rPr>
                    <w:rFonts w:hint="default" w:ascii="Times New Roman" w:hAnsi="Times New Roman" w:eastAsia="宋体" w:cs="Times New Roman"/>
                  </w:rPr>
                </w:rPrChange>
              </w:rPr>
              <w:fldChar w:fldCharType="separate"/>
            </w:r>
          </w:ins>
          <w:ins w:id="800" w:author="......" w:date="2024-05-06T23:44:30Z">
            <w:r>
              <w:rPr>
                <w:rFonts w:hint="default" w:ascii="Times New Roman" w:hAnsi="Times New Roman" w:eastAsia="宋体" w:cs="Times New Roman"/>
                <w:szCs w:val="32"/>
                <w:rPrChange w:id="801" w:author="......" w:date="2024-05-07T14:48:58Z">
                  <w:rPr>
                    <w:rFonts w:hint="default" w:ascii="Times New Roman" w:hAnsi="Times New Roman" w:eastAsia="宋体" w:cs="Times New Roman"/>
                    <w:szCs w:val="32"/>
                  </w:rPr>
                </w:rPrChange>
              </w:rPr>
              <w:t xml:space="preserve">2.2.5. </w:t>
            </w:r>
          </w:ins>
          <w:ins w:id="803" w:author="......" w:date="2024-05-06T23:44:30Z">
            <w:r>
              <w:rPr>
                <w:rFonts w:hint="default" w:ascii="Times New Roman" w:hAnsi="Times New Roman" w:eastAsia="宋体" w:cs="Times New Roman"/>
                <w:rPrChange w:id="804" w:author="......" w:date="2024-05-07T14:48:58Z">
                  <w:rPr>
                    <w:rFonts w:hint="default" w:ascii="Times New Roman" w:hAnsi="Times New Roman" w:eastAsia="宋体" w:cs="Times New Roman"/>
                  </w:rPr>
                </w:rPrChange>
              </w:rPr>
              <w:t>安全管理</w:t>
            </w:r>
          </w:ins>
          <w:ins w:id="806" w:author="......" w:date="2024-05-06T23:44:30Z">
            <w:r>
              <w:rPr>
                <w:rFonts w:hint="default" w:ascii="Times New Roman" w:hAnsi="Times New Roman" w:eastAsia="宋体" w:cs="Times New Roman"/>
                <w:rPrChange w:id="807" w:author="......" w:date="2024-05-07T14:48:58Z">
                  <w:rPr/>
                </w:rPrChange>
              </w:rPr>
              <w:tab/>
            </w:r>
          </w:ins>
          <w:ins w:id="809" w:author="......" w:date="2024-05-06T23:44:30Z">
            <w:r>
              <w:rPr>
                <w:rFonts w:hint="default" w:ascii="Times New Roman" w:hAnsi="Times New Roman" w:eastAsia="宋体" w:cs="Times New Roman"/>
                <w:rPrChange w:id="810" w:author="......" w:date="2024-05-07T14:48:58Z">
                  <w:rPr/>
                </w:rPrChange>
              </w:rPr>
              <w:fldChar w:fldCharType="begin"/>
            </w:r>
          </w:ins>
          <w:ins w:id="812" w:author="......" w:date="2024-05-06T23:44:30Z">
            <w:r>
              <w:rPr>
                <w:rFonts w:hint="default" w:ascii="Times New Roman" w:hAnsi="Times New Roman" w:eastAsia="宋体" w:cs="Times New Roman"/>
                <w:rPrChange w:id="813" w:author="......" w:date="2024-05-07T14:48:58Z">
                  <w:rPr/>
                </w:rPrChange>
              </w:rPr>
              <w:instrText xml:space="preserve"> PAGEREF _Toc16172 \h </w:instrText>
            </w:r>
          </w:ins>
          <w:ins w:id="815" w:author="......" w:date="2024-05-06T23:44:30Z">
            <w:r>
              <w:rPr>
                <w:rFonts w:hint="default" w:ascii="Times New Roman" w:hAnsi="Times New Roman" w:eastAsia="宋体" w:cs="Times New Roman"/>
                <w:rPrChange w:id="816" w:author="......" w:date="2024-05-07T14:48:58Z">
                  <w:rPr/>
                </w:rPrChange>
              </w:rPr>
              <w:fldChar w:fldCharType="separate"/>
            </w:r>
          </w:ins>
          <w:r>
            <w:rPr>
              <w:rFonts w:hint="default" w:ascii="Times New Roman" w:hAnsi="Times New Roman" w:eastAsia="宋体" w:cs="Times New Roman"/>
            </w:rPr>
            <w:t>5</w:t>
          </w:r>
          <w:ins w:id="818" w:author="......" w:date="2024-05-06T23:44:30Z">
            <w:r>
              <w:rPr>
                <w:rFonts w:hint="default" w:ascii="Times New Roman" w:hAnsi="Times New Roman" w:eastAsia="宋体" w:cs="Times New Roman"/>
                <w:rPrChange w:id="819" w:author="......" w:date="2024-05-07T14:48:58Z">
                  <w:rPr/>
                </w:rPrChange>
              </w:rPr>
              <w:fldChar w:fldCharType="end"/>
            </w:r>
          </w:ins>
          <w:ins w:id="821" w:author="......" w:date="2024-05-06T23:44:30Z">
            <w:r>
              <w:rPr>
                <w:rFonts w:hint="default" w:ascii="Times New Roman" w:hAnsi="Times New Roman" w:eastAsia="宋体" w:cs="Times New Roman"/>
                <w:rPrChange w:id="822" w:author="......" w:date="2024-05-07T14:48:58Z">
                  <w:rPr>
                    <w:rFonts w:hint="default" w:ascii="Times New Roman" w:hAnsi="Times New Roman" w:eastAsia="宋体" w:cs="Times New Roman"/>
                  </w:rPr>
                </w:rPrChange>
              </w:rPr>
              <w:fldChar w:fldCharType="end"/>
            </w:r>
          </w:ins>
        </w:p>
        <w:p>
          <w:pPr>
            <w:pStyle w:val="12"/>
            <w:tabs>
              <w:tab w:val="right" w:leader="dot" w:pos="8306"/>
            </w:tabs>
            <w:rPr>
              <w:ins w:id="824" w:author="......" w:date="2024-05-06T23:44:30Z"/>
              <w:rFonts w:hint="default" w:ascii="Times New Roman" w:hAnsi="Times New Roman" w:eastAsia="宋体" w:cs="Times New Roman"/>
              <w:rPrChange w:id="825" w:author="......" w:date="2024-05-07T14:48:58Z">
                <w:rPr>
                  <w:ins w:id="826" w:author="......" w:date="2024-05-06T23:44:30Z"/>
                </w:rPr>
              </w:rPrChange>
            </w:rPr>
          </w:pPr>
          <w:ins w:id="827" w:author="......" w:date="2024-05-06T23:44:30Z">
            <w:r>
              <w:rPr>
                <w:rFonts w:hint="default" w:ascii="Times New Roman" w:hAnsi="Times New Roman" w:eastAsia="宋体" w:cs="Times New Roman"/>
                <w:rPrChange w:id="828" w:author="......" w:date="2024-05-07T14:48:58Z">
                  <w:rPr>
                    <w:rFonts w:hint="default" w:ascii="Times New Roman" w:hAnsi="Times New Roman" w:eastAsia="宋体" w:cs="Times New Roman"/>
                  </w:rPr>
                </w:rPrChange>
              </w:rPr>
              <w:fldChar w:fldCharType="begin"/>
            </w:r>
          </w:ins>
          <w:ins w:id="830" w:author="......" w:date="2024-05-06T23:44:30Z">
            <w:r>
              <w:rPr>
                <w:rFonts w:hint="default" w:ascii="Times New Roman" w:hAnsi="Times New Roman" w:eastAsia="宋体" w:cs="Times New Roman"/>
                <w:rPrChange w:id="831" w:author="......" w:date="2024-05-07T14:48:58Z">
                  <w:rPr>
                    <w:rFonts w:hint="default" w:ascii="Times New Roman" w:hAnsi="Times New Roman" w:eastAsia="宋体" w:cs="Times New Roman"/>
                  </w:rPr>
                </w:rPrChange>
              </w:rPr>
              <w:instrText xml:space="preserve"> HYPERLINK \l _Toc32024 </w:instrText>
            </w:r>
          </w:ins>
          <w:ins w:id="833" w:author="......" w:date="2024-05-06T23:44:30Z">
            <w:r>
              <w:rPr>
                <w:rFonts w:hint="default" w:ascii="Times New Roman" w:hAnsi="Times New Roman" w:eastAsia="宋体" w:cs="Times New Roman"/>
                <w:rPrChange w:id="834" w:author="......" w:date="2024-05-07T14:48:58Z">
                  <w:rPr>
                    <w:rFonts w:hint="default" w:ascii="Times New Roman" w:hAnsi="Times New Roman" w:eastAsia="宋体" w:cs="Times New Roman"/>
                  </w:rPr>
                </w:rPrChange>
              </w:rPr>
              <w:fldChar w:fldCharType="separate"/>
            </w:r>
          </w:ins>
          <w:ins w:id="836" w:author="......" w:date="2024-05-06T23:44:30Z">
            <w:r>
              <w:rPr>
                <w:rFonts w:hint="default" w:ascii="Times New Roman" w:hAnsi="Times New Roman" w:eastAsia="宋体" w:cs="Times New Roman"/>
                <w:rPrChange w:id="837" w:author="......" w:date="2024-05-07T14:48:58Z">
                  <w:rPr>
                    <w:rFonts w:hint="default" w:ascii="Times New Roman" w:hAnsi="Times New Roman" w:eastAsia="宋体" w:cs="Times New Roman"/>
                  </w:rPr>
                </w:rPrChange>
              </w:rPr>
              <w:t>2.2.6. 文档管理</w:t>
            </w:r>
          </w:ins>
          <w:ins w:id="839" w:author="......" w:date="2024-05-06T23:44:30Z">
            <w:r>
              <w:rPr>
                <w:rFonts w:hint="default" w:ascii="Times New Roman" w:hAnsi="Times New Roman" w:eastAsia="宋体" w:cs="Times New Roman"/>
                <w:rPrChange w:id="840" w:author="......" w:date="2024-05-07T14:48:58Z">
                  <w:rPr/>
                </w:rPrChange>
              </w:rPr>
              <w:tab/>
            </w:r>
          </w:ins>
          <w:ins w:id="842" w:author="......" w:date="2024-05-06T23:44:30Z">
            <w:r>
              <w:rPr>
                <w:rFonts w:hint="default" w:ascii="Times New Roman" w:hAnsi="Times New Roman" w:eastAsia="宋体" w:cs="Times New Roman"/>
                <w:rPrChange w:id="843" w:author="......" w:date="2024-05-07T14:48:58Z">
                  <w:rPr/>
                </w:rPrChange>
              </w:rPr>
              <w:fldChar w:fldCharType="begin"/>
            </w:r>
          </w:ins>
          <w:ins w:id="845" w:author="......" w:date="2024-05-06T23:44:30Z">
            <w:r>
              <w:rPr>
                <w:rFonts w:hint="default" w:ascii="Times New Roman" w:hAnsi="Times New Roman" w:eastAsia="宋体" w:cs="Times New Roman"/>
                <w:rPrChange w:id="846" w:author="......" w:date="2024-05-07T14:48:58Z">
                  <w:rPr/>
                </w:rPrChange>
              </w:rPr>
              <w:instrText xml:space="preserve"> PAGEREF _Toc32024 \h </w:instrText>
            </w:r>
          </w:ins>
          <w:ins w:id="848" w:author="......" w:date="2024-05-06T23:44:30Z">
            <w:r>
              <w:rPr>
                <w:rFonts w:hint="default" w:ascii="Times New Roman" w:hAnsi="Times New Roman" w:eastAsia="宋体" w:cs="Times New Roman"/>
                <w:rPrChange w:id="849" w:author="......" w:date="2024-05-07T14:48:58Z">
                  <w:rPr/>
                </w:rPrChange>
              </w:rPr>
              <w:fldChar w:fldCharType="separate"/>
            </w:r>
          </w:ins>
          <w:r>
            <w:rPr>
              <w:rFonts w:hint="default" w:ascii="Times New Roman" w:hAnsi="Times New Roman" w:eastAsia="宋体" w:cs="Times New Roman"/>
            </w:rPr>
            <w:t>5</w:t>
          </w:r>
          <w:ins w:id="851" w:author="......" w:date="2024-05-06T23:44:30Z">
            <w:r>
              <w:rPr>
                <w:rFonts w:hint="default" w:ascii="Times New Roman" w:hAnsi="Times New Roman" w:eastAsia="宋体" w:cs="Times New Roman"/>
                <w:rPrChange w:id="852" w:author="......" w:date="2024-05-07T14:48:58Z">
                  <w:rPr/>
                </w:rPrChange>
              </w:rPr>
              <w:fldChar w:fldCharType="end"/>
            </w:r>
          </w:ins>
          <w:ins w:id="854" w:author="......" w:date="2024-05-06T23:44:30Z">
            <w:r>
              <w:rPr>
                <w:rFonts w:hint="default" w:ascii="Times New Roman" w:hAnsi="Times New Roman" w:eastAsia="宋体" w:cs="Times New Roman"/>
                <w:rPrChange w:id="855" w:author="......" w:date="2024-05-07T14:48:58Z">
                  <w:rPr>
                    <w:rFonts w:hint="default" w:ascii="Times New Roman" w:hAnsi="Times New Roman" w:eastAsia="宋体" w:cs="Times New Roman"/>
                  </w:rPr>
                </w:rPrChange>
              </w:rPr>
              <w:fldChar w:fldCharType="end"/>
            </w:r>
          </w:ins>
        </w:p>
        <w:p>
          <w:pPr>
            <w:pStyle w:val="16"/>
            <w:tabs>
              <w:tab w:val="right" w:leader="dot" w:pos="8306"/>
            </w:tabs>
            <w:rPr>
              <w:ins w:id="857" w:author="......" w:date="2024-05-06T23:44:30Z"/>
              <w:rFonts w:hint="default" w:ascii="Times New Roman" w:hAnsi="Times New Roman" w:eastAsia="宋体" w:cs="Times New Roman"/>
              <w:rPrChange w:id="858" w:author="......" w:date="2024-05-07T14:48:58Z">
                <w:rPr>
                  <w:ins w:id="859" w:author="......" w:date="2024-05-06T23:44:30Z"/>
                </w:rPr>
              </w:rPrChange>
            </w:rPr>
          </w:pPr>
          <w:ins w:id="860" w:author="......" w:date="2024-05-06T23:44:30Z">
            <w:r>
              <w:rPr>
                <w:rFonts w:hint="default" w:ascii="Times New Roman" w:hAnsi="Times New Roman" w:eastAsia="宋体" w:cs="Times New Roman"/>
                <w:rPrChange w:id="861" w:author="......" w:date="2024-05-07T14:48:58Z">
                  <w:rPr>
                    <w:rFonts w:hint="default" w:ascii="Times New Roman" w:hAnsi="Times New Roman" w:eastAsia="宋体" w:cs="Times New Roman"/>
                  </w:rPr>
                </w:rPrChange>
              </w:rPr>
              <w:fldChar w:fldCharType="begin"/>
            </w:r>
          </w:ins>
          <w:ins w:id="863" w:author="......" w:date="2024-05-06T23:44:30Z">
            <w:r>
              <w:rPr>
                <w:rFonts w:hint="default" w:ascii="Times New Roman" w:hAnsi="Times New Roman" w:eastAsia="宋体" w:cs="Times New Roman"/>
                <w:rPrChange w:id="864" w:author="......" w:date="2024-05-07T14:48:58Z">
                  <w:rPr>
                    <w:rFonts w:hint="default" w:ascii="Times New Roman" w:hAnsi="Times New Roman" w:eastAsia="宋体" w:cs="Times New Roman"/>
                  </w:rPr>
                </w:rPrChange>
              </w:rPr>
              <w:instrText xml:space="preserve"> HYPERLINK \l _Toc13104 </w:instrText>
            </w:r>
          </w:ins>
          <w:ins w:id="866" w:author="......" w:date="2024-05-06T23:44:30Z">
            <w:r>
              <w:rPr>
                <w:rFonts w:hint="default" w:ascii="Times New Roman" w:hAnsi="Times New Roman" w:eastAsia="宋体" w:cs="Times New Roman"/>
                <w:rPrChange w:id="867" w:author="......" w:date="2024-05-07T14:48:58Z">
                  <w:rPr>
                    <w:rFonts w:hint="default" w:ascii="Times New Roman" w:hAnsi="Times New Roman" w:eastAsia="宋体" w:cs="Times New Roman"/>
                  </w:rPr>
                </w:rPrChange>
              </w:rPr>
              <w:fldChar w:fldCharType="separate"/>
            </w:r>
          </w:ins>
          <w:ins w:id="869" w:author="......" w:date="2024-05-06T23:44:30Z">
            <w:r>
              <w:rPr>
                <w:rFonts w:hint="default" w:ascii="Times New Roman" w:hAnsi="Times New Roman" w:eastAsia="宋体" w:cs="Times New Roman"/>
                <w:szCs w:val="28"/>
                <w:rPrChange w:id="870" w:author="......" w:date="2024-05-07T14:48:58Z">
                  <w:rPr>
                    <w:rFonts w:hint="default" w:ascii="Times New Roman" w:hAnsi="Times New Roman" w:eastAsia="宋体" w:cs="Times New Roman"/>
                    <w:szCs w:val="28"/>
                  </w:rPr>
                </w:rPrChange>
              </w:rPr>
              <w:t xml:space="preserve">2.3. </w:t>
            </w:r>
          </w:ins>
          <w:ins w:id="872" w:author="......" w:date="2024-05-06T23:44:30Z">
            <w:r>
              <w:rPr>
                <w:rFonts w:hint="default" w:ascii="Times New Roman" w:hAnsi="Times New Roman" w:eastAsia="宋体" w:cs="Times New Roman"/>
                <w:rPrChange w:id="873" w:author="......" w:date="2024-05-07T14:48:58Z">
                  <w:rPr>
                    <w:rFonts w:hint="default" w:ascii="Times New Roman" w:hAnsi="Times New Roman" w:eastAsia="宋体" w:cs="Times New Roman"/>
                  </w:rPr>
                </w:rPrChange>
              </w:rPr>
              <w:t>用户特点</w:t>
            </w:r>
          </w:ins>
          <w:ins w:id="875" w:author="......" w:date="2024-05-06T23:44:30Z">
            <w:r>
              <w:rPr>
                <w:rFonts w:hint="default" w:ascii="Times New Roman" w:hAnsi="Times New Roman" w:eastAsia="宋体" w:cs="Times New Roman"/>
                <w:rPrChange w:id="876" w:author="......" w:date="2024-05-07T14:48:58Z">
                  <w:rPr/>
                </w:rPrChange>
              </w:rPr>
              <w:tab/>
            </w:r>
          </w:ins>
          <w:ins w:id="878" w:author="......" w:date="2024-05-06T23:44:30Z">
            <w:r>
              <w:rPr>
                <w:rFonts w:hint="default" w:ascii="Times New Roman" w:hAnsi="Times New Roman" w:eastAsia="宋体" w:cs="Times New Roman"/>
                <w:rPrChange w:id="879" w:author="......" w:date="2024-05-07T14:48:58Z">
                  <w:rPr/>
                </w:rPrChange>
              </w:rPr>
              <w:fldChar w:fldCharType="begin"/>
            </w:r>
          </w:ins>
          <w:ins w:id="881" w:author="......" w:date="2024-05-06T23:44:30Z">
            <w:r>
              <w:rPr>
                <w:rFonts w:hint="default" w:ascii="Times New Roman" w:hAnsi="Times New Roman" w:eastAsia="宋体" w:cs="Times New Roman"/>
                <w:rPrChange w:id="882" w:author="......" w:date="2024-05-07T14:48:58Z">
                  <w:rPr/>
                </w:rPrChange>
              </w:rPr>
              <w:instrText xml:space="preserve"> PAGEREF _Toc13104 \h </w:instrText>
            </w:r>
          </w:ins>
          <w:ins w:id="884" w:author="......" w:date="2024-05-06T23:44:30Z">
            <w:r>
              <w:rPr>
                <w:rFonts w:hint="default" w:ascii="Times New Roman" w:hAnsi="Times New Roman" w:eastAsia="宋体" w:cs="Times New Roman"/>
                <w:rPrChange w:id="885" w:author="......" w:date="2024-05-07T14:48:58Z">
                  <w:rPr/>
                </w:rPrChange>
              </w:rPr>
              <w:fldChar w:fldCharType="separate"/>
            </w:r>
          </w:ins>
          <w:r>
            <w:rPr>
              <w:rFonts w:hint="default" w:ascii="Times New Roman" w:hAnsi="Times New Roman" w:eastAsia="宋体" w:cs="Times New Roman"/>
            </w:rPr>
            <w:t>5</w:t>
          </w:r>
          <w:ins w:id="887" w:author="......" w:date="2024-05-06T23:44:30Z">
            <w:r>
              <w:rPr>
                <w:rFonts w:hint="default" w:ascii="Times New Roman" w:hAnsi="Times New Roman" w:eastAsia="宋体" w:cs="Times New Roman"/>
                <w:rPrChange w:id="888" w:author="......" w:date="2024-05-07T14:48:58Z">
                  <w:rPr/>
                </w:rPrChange>
              </w:rPr>
              <w:fldChar w:fldCharType="end"/>
            </w:r>
          </w:ins>
          <w:ins w:id="890" w:author="......" w:date="2024-05-06T23:44:30Z">
            <w:r>
              <w:rPr>
                <w:rFonts w:hint="default" w:ascii="Times New Roman" w:hAnsi="Times New Roman" w:eastAsia="宋体" w:cs="Times New Roman"/>
                <w:rPrChange w:id="891" w:author="......" w:date="2024-05-07T14:48:58Z">
                  <w:rPr>
                    <w:rFonts w:hint="default" w:ascii="Times New Roman" w:hAnsi="Times New Roman" w:eastAsia="宋体" w:cs="Times New Roman"/>
                  </w:rPr>
                </w:rPrChange>
              </w:rPr>
              <w:fldChar w:fldCharType="end"/>
            </w:r>
          </w:ins>
        </w:p>
        <w:p>
          <w:pPr>
            <w:pStyle w:val="12"/>
            <w:tabs>
              <w:tab w:val="right" w:leader="dot" w:pos="8306"/>
            </w:tabs>
            <w:rPr>
              <w:ins w:id="893" w:author="......" w:date="2024-05-06T23:44:30Z"/>
              <w:rFonts w:hint="default" w:ascii="Times New Roman" w:hAnsi="Times New Roman" w:eastAsia="宋体" w:cs="Times New Roman"/>
              <w:rPrChange w:id="894" w:author="......" w:date="2024-05-07T14:48:58Z">
                <w:rPr>
                  <w:ins w:id="895" w:author="......" w:date="2024-05-06T23:44:30Z"/>
                </w:rPr>
              </w:rPrChange>
            </w:rPr>
          </w:pPr>
          <w:ins w:id="896" w:author="......" w:date="2024-05-06T23:44:30Z">
            <w:r>
              <w:rPr>
                <w:rFonts w:hint="default" w:ascii="Times New Roman" w:hAnsi="Times New Roman" w:eastAsia="宋体" w:cs="Times New Roman"/>
                <w:rPrChange w:id="897" w:author="......" w:date="2024-05-07T14:48:58Z">
                  <w:rPr>
                    <w:rFonts w:hint="default" w:ascii="Times New Roman" w:hAnsi="Times New Roman" w:eastAsia="宋体" w:cs="Times New Roman"/>
                  </w:rPr>
                </w:rPrChange>
              </w:rPr>
              <w:fldChar w:fldCharType="begin"/>
            </w:r>
          </w:ins>
          <w:ins w:id="899" w:author="......" w:date="2024-05-06T23:44:30Z">
            <w:r>
              <w:rPr>
                <w:rFonts w:hint="default" w:ascii="Times New Roman" w:hAnsi="Times New Roman" w:eastAsia="宋体" w:cs="Times New Roman"/>
                <w:rPrChange w:id="900" w:author="......" w:date="2024-05-07T14:48:58Z">
                  <w:rPr>
                    <w:rFonts w:hint="default" w:ascii="Times New Roman" w:hAnsi="Times New Roman" w:eastAsia="宋体" w:cs="Times New Roman"/>
                  </w:rPr>
                </w:rPrChange>
              </w:rPr>
              <w:instrText xml:space="preserve"> HYPERLINK \l _Toc15998 </w:instrText>
            </w:r>
          </w:ins>
          <w:ins w:id="902" w:author="......" w:date="2024-05-06T23:44:30Z">
            <w:r>
              <w:rPr>
                <w:rFonts w:hint="default" w:ascii="Times New Roman" w:hAnsi="Times New Roman" w:eastAsia="宋体" w:cs="Times New Roman"/>
                <w:rPrChange w:id="903" w:author="......" w:date="2024-05-07T14:48:58Z">
                  <w:rPr>
                    <w:rFonts w:hint="default" w:ascii="Times New Roman" w:hAnsi="Times New Roman" w:eastAsia="宋体" w:cs="Times New Roman"/>
                  </w:rPr>
                </w:rPrChange>
              </w:rPr>
              <w:fldChar w:fldCharType="separate"/>
            </w:r>
          </w:ins>
          <w:ins w:id="905" w:author="......" w:date="2024-05-06T23:44:30Z">
            <w:r>
              <w:rPr>
                <w:rFonts w:hint="default" w:ascii="Times New Roman" w:hAnsi="Times New Roman" w:eastAsia="宋体" w:cs="Times New Roman"/>
                <w:szCs w:val="24"/>
                <w:rPrChange w:id="906" w:author="......" w:date="2024-05-07T14:48:58Z">
                  <w:rPr>
                    <w:rFonts w:hint="default" w:ascii="Times New Roman" w:hAnsi="Times New Roman" w:eastAsia="宋体" w:cs="Times New Roman"/>
                    <w:szCs w:val="24"/>
                  </w:rPr>
                </w:rPrChange>
              </w:rPr>
              <w:t>2.3.1. 基本属性</w:t>
            </w:r>
          </w:ins>
          <w:ins w:id="908" w:author="......" w:date="2024-05-06T23:44:30Z">
            <w:r>
              <w:rPr>
                <w:rFonts w:hint="default" w:ascii="Times New Roman" w:hAnsi="Times New Roman" w:eastAsia="宋体" w:cs="Times New Roman"/>
                <w:rPrChange w:id="909" w:author="......" w:date="2024-05-07T14:48:58Z">
                  <w:rPr/>
                </w:rPrChange>
              </w:rPr>
              <w:tab/>
            </w:r>
          </w:ins>
          <w:ins w:id="911" w:author="......" w:date="2024-05-06T23:44:30Z">
            <w:r>
              <w:rPr>
                <w:rFonts w:hint="default" w:ascii="Times New Roman" w:hAnsi="Times New Roman" w:eastAsia="宋体" w:cs="Times New Roman"/>
                <w:rPrChange w:id="912" w:author="......" w:date="2024-05-07T14:48:58Z">
                  <w:rPr/>
                </w:rPrChange>
              </w:rPr>
              <w:fldChar w:fldCharType="begin"/>
            </w:r>
          </w:ins>
          <w:ins w:id="914" w:author="......" w:date="2024-05-06T23:44:30Z">
            <w:r>
              <w:rPr>
                <w:rFonts w:hint="default" w:ascii="Times New Roman" w:hAnsi="Times New Roman" w:eastAsia="宋体" w:cs="Times New Roman"/>
                <w:rPrChange w:id="915" w:author="......" w:date="2024-05-07T14:48:58Z">
                  <w:rPr/>
                </w:rPrChange>
              </w:rPr>
              <w:instrText xml:space="preserve"> PAGEREF _Toc15998 \h </w:instrText>
            </w:r>
          </w:ins>
          <w:ins w:id="917" w:author="......" w:date="2024-05-06T23:44:30Z">
            <w:r>
              <w:rPr>
                <w:rFonts w:hint="default" w:ascii="Times New Roman" w:hAnsi="Times New Roman" w:eastAsia="宋体" w:cs="Times New Roman"/>
                <w:rPrChange w:id="918" w:author="......" w:date="2024-05-07T14:48:58Z">
                  <w:rPr/>
                </w:rPrChange>
              </w:rPr>
              <w:fldChar w:fldCharType="separate"/>
            </w:r>
          </w:ins>
          <w:r>
            <w:rPr>
              <w:rFonts w:hint="default" w:ascii="Times New Roman" w:hAnsi="Times New Roman" w:eastAsia="宋体" w:cs="Times New Roman"/>
            </w:rPr>
            <w:t>5</w:t>
          </w:r>
          <w:ins w:id="920" w:author="......" w:date="2024-05-06T23:44:30Z">
            <w:r>
              <w:rPr>
                <w:rFonts w:hint="default" w:ascii="Times New Roman" w:hAnsi="Times New Roman" w:eastAsia="宋体" w:cs="Times New Roman"/>
                <w:rPrChange w:id="921" w:author="......" w:date="2024-05-07T14:48:58Z">
                  <w:rPr/>
                </w:rPrChange>
              </w:rPr>
              <w:fldChar w:fldCharType="end"/>
            </w:r>
          </w:ins>
          <w:ins w:id="923" w:author="......" w:date="2024-05-06T23:44:30Z">
            <w:r>
              <w:rPr>
                <w:rFonts w:hint="default" w:ascii="Times New Roman" w:hAnsi="Times New Roman" w:eastAsia="宋体" w:cs="Times New Roman"/>
                <w:rPrChange w:id="924" w:author="......" w:date="2024-05-07T14:48:58Z">
                  <w:rPr>
                    <w:rFonts w:hint="default" w:ascii="Times New Roman" w:hAnsi="Times New Roman" w:eastAsia="宋体" w:cs="Times New Roman"/>
                  </w:rPr>
                </w:rPrChange>
              </w:rPr>
              <w:fldChar w:fldCharType="end"/>
            </w:r>
          </w:ins>
        </w:p>
        <w:p>
          <w:pPr>
            <w:pStyle w:val="12"/>
            <w:tabs>
              <w:tab w:val="right" w:leader="dot" w:pos="8306"/>
            </w:tabs>
            <w:rPr>
              <w:ins w:id="926" w:author="......" w:date="2024-05-06T23:44:30Z"/>
              <w:rFonts w:hint="default" w:ascii="Times New Roman" w:hAnsi="Times New Roman" w:eastAsia="宋体" w:cs="Times New Roman"/>
              <w:rPrChange w:id="927" w:author="......" w:date="2024-05-07T14:48:58Z">
                <w:rPr>
                  <w:ins w:id="928" w:author="......" w:date="2024-05-06T23:44:30Z"/>
                </w:rPr>
              </w:rPrChange>
            </w:rPr>
          </w:pPr>
          <w:ins w:id="929" w:author="......" w:date="2024-05-06T23:44:30Z">
            <w:r>
              <w:rPr>
                <w:rFonts w:hint="default" w:ascii="Times New Roman" w:hAnsi="Times New Roman" w:eastAsia="宋体" w:cs="Times New Roman"/>
                <w:rPrChange w:id="930" w:author="......" w:date="2024-05-07T14:48:58Z">
                  <w:rPr>
                    <w:rFonts w:hint="default" w:ascii="Times New Roman" w:hAnsi="Times New Roman" w:eastAsia="宋体" w:cs="Times New Roman"/>
                  </w:rPr>
                </w:rPrChange>
              </w:rPr>
              <w:fldChar w:fldCharType="begin"/>
            </w:r>
          </w:ins>
          <w:ins w:id="932" w:author="......" w:date="2024-05-06T23:44:30Z">
            <w:r>
              <w:rPr>
                <w:rFonts w:hint="default" w:ascii="Times New Roman" w:hAnsi="Times New Roman" w:eastAsia="宋体" w:cs="Times New Roman"/>
                <w:rPrChange w:id="933" w:author="......" w:date="2024-05-07T14:48:58Z">
                  <w:rPr>
                    <w:rFonts w:hint="default" w:ascii="Times New Roman" w:hAnsi="Times New Roman" w:eastAsia="宋体" w:cs="Times New Roman"/>
                  </w:rPr>
                </w:rPrChange>
              </w:rPr>
              <w:instrText xml:space="preserve"> HYPERLINK \l _Toc23614 </w:instrText>
            </w:r>
          </w:ins>
          <w:ins w:id="935" w:author="......" w:date="2024-05-06T23:44:30Z">
            <w:r>
              <w:rPr>
                <w:rFonts w:hint="default" w:ascii="Times New Roman" w:hAnsi="Times New Roman" w:eastAsia="宋体" w:cs="Times New Roman"/>
                <w:rPrChange w:id="936" w:author="......" w:date="2024-05-07T14:48:58Z">
                  <w:rPr>
                    <w:rFonts w:hint="default" w:ascii="Times New Roman" w:hAnsi="Times New Roman" w:eastAsia="宋体" w:cs="Times New Roman"/>
                  </w:rPr>
                </w:rPrChange>
              </w:rPr>
              <w:fldChar w:fldCharType="separate"/>
            </w:r>
          </w:ins>
          <w:ins w:id="938" w:author="......" w:date="2024-05-06T23:44:30Z">
            <w:r>
              <w:rPr>
                <w:rFonts w:hint="default" w:ascii="Times New Roman" w:hAnsi="Times New Roman" w:eastAsia="宋体" w:cs="Times New Roman"/>
                <w:szCs w:val="24"/>
                <w:rPrChange w:id="939" w:author="......" w:date="2024-05-07T14:48:58Z">
                  <w:rPr>
                    <w:rFonts w:hint="default" w:ascii="Times New Roman" w:hAnsi="Times New Roman" w:eastAsia="宋体" w:cs="Times New Roman"/>
                    <w:szCs w:val="24"/>
                  </w:rPr>
                </w:rPrChange>
              </w:rPr>
              <w:t>2.3.2. 用户需求</w:t>
            </w:r>
          </w:ins>
          <w:ins w:id="941" w:author="......" w:date="2024-05-06T23:44:30Z">
            <w:r>
              <w:rPr>
                <w:rFonts w:hint="default" w:ascii="Times New Roman" w:hAnsi="Times New Roman" w:eastAsia="宋体" w:cs="Times New Roman"/>
                <w:rPrChange w:id="942" w:author="......" w:date="2024-05-07T14:48:58Z">
                  <w:rPr/>
                </w:rPrChange>
              </w:rPr>
              <w:tab/>
            </w:r>
          </w:ins>
          <w:ins w:id="944" w:author="......" w:date="2024-05-06T23:44:30Z">
            <w:r>
              <w:rPr>
                <w:rFonts w:hint="default" w:ascii="Times New Roman" w:hAnsi="Times New Roman" w:eastAsia="宋体" w:cs="Times New Roman"/>
                <w:rPrChange w:id="945" w:author="......" w:date="2024-05-07T14:48:58Z">
                  <w:rPr/>
                </w:rPrChange>
              </w:rPr>
              <w:fldChar w:fldCharType="begin"/>
            </w:r>
          </w:ins>
          <w:ins w:id="947" w:author="......" w:date="2024-05-06T23:44:30Z">
            <w:r>
              <w:rPr>
                <w:rFonts w:hint="default" w:ascii="Times New Roman" w:hAnsi="Times New Roman" w:eastAsia="宋体" w:cs="Times New Roman"/>
                <w:rPrChange w:id="948" w:author="......" w:date="2024-05-07T14:48:58Z">
                  <w:rPr/>
                </w:rPrChange>
              </w:rPr>
              <w:instrText xml:space="preserve"> PAGEREF _Toc23614 \h </w:instrText>
            </w:r>
          </w:ins>
          <w:ins w:id="950" w:author="......" w:date="2024-05-06T23:44:30Z">
            <w:r>
              <w:rPr>
                <w:rFonts w:hint="default" w:ascii="Times New Roman" w:hAnsi="Times New Roman" w:eastAsia="宋体" w:cs="Times New Roman"/>
                <w:rPrChange w:id="951" w:author="......" w:date="2024-05-07T14:48:58Z">
                  <w:rPr/>
                </w:rPrChange>
              </w:rPr>
              <w:fldChar w:fldCharType="separate"/>
            </w:r>
          </w:ins>
          <w:r>
            <w:rPr>
              <w:rFonts w:hint="default" w:ascii="Times New Roman" w:hAnsi="Times New Roman" w:eastAsia="宋体" w:cs="Times New Roman"/>
            </w:rPr>
            <w:t>5</w:t>
          </w:r>
          <w:ins w:id="953" w:author="......" w:date="2024-05-06T23:44:30Z">
            <w:r>
              <w:rPr>
                <w:rFonts w:hint="default" w:ascii="Times New Roman" w:hAnsi="Times New Roman" w:eastAsia="宋体" w:cs="Times New Roman"/>
                <w:rPrChange w:id="954" w:author="......" w:date="2024-05-07T14:48:58Z">
                  <w:rPr/>
                </w:rPrChange>
              </w:rPr>
              <w:fldChar w:fldCharType="end"/>
            </w:r>
          </w:ins>
          <w:ins w:id="956" w:author="......" w:date="2024-05-06T23:44:30Z">
            <w:r>
              <w:rPr>
                <w:rFonts w:hint="default" w:ascii="Times New Roman" w:hAnsi="Times New Roman" w:eastAsia="宋体" w:cs="Times New Roman"/>
                <w:rPrChange w:id="957" w:author="......" w:date="2024-05-07T14:48:58Z">
                  <w:rPr>
                    <w:rFonts w:hint="default" w:ascii="Times New Roman" w:hAnsi="Times New Roman" w:eastAsia="宋体" w:cs="Times New Roman"/>
                  </w:rPr>
                </w:rPrChange>
              </w:rPr>
              <w:fldChar w:fldCharType="end"/>
            </w:r>
          </w:ins>
        </w:p>
        <w:p>
          <w:pPr>
            <w:pStyle w:val="16"/>
            <w:tabs>
              <w:tab w:val="right" w:leader="dot" w:pos="8306"/>
            </w:tabs>
            <w:rPr>
              <w:ins w:id="959" w:author="......" w:date="2024-05-06T23:44:30Z"/>
              <w:rFonts w:hint="default" w:ascii="Times New Roman" w:hAnsi="Times New Roman" w:eastAsia="宋体" w:cs="Times New Roman"/>
              <w:rPrChange w:id="960" w:author="......" w:date="2024-05-07T14:48:58Z">
                <w:rPr>
                  <w:ins w:id="961" w:author="......" w:date="2024-05-06T23:44:30Z"/>
                </w:rPr>
              </w:rPrChange>
            </w:rPr>
          </w:pPr>
          <w:ins w:id="962" w:author="......" w:date="2024-05-06T23:44:30Z">
            <w:r>
              <w:rPr>
                <w:rFonts w:hint="default" w:ascii="Times New Roman" w:hAnsi="Times New Roman" w:eastAsia="宋体" w:cs="Times New Roman"/>
                <w:rPrChange w:id="963" w:author="......" w:date="2024-05-07T14:48:58Z">
                  <w:rPr>
                    <w:rFonts w:hint="default" w:ascii="Times New Roman" w:hAnsi="Times New Roman" w:eastAsia="宋体" w:cs="Times New Roman"/>
                  </w:rPr>
                </w:rPrChange>
              </w:rPr>
              <w:fldChar w:fldCharType="begin"/>
            </w:r>
          </w:ins>
          <w:ins w:id="965" w:author="......" w:date="2024-05-06T23:44:30Z">
            <w:r>
              <w:rPr>
                <w:rFonts w:hint="default" w:ascii="Times New Roman" w:hAnsi="Times New Roman" w:eastAsia="宋体" w:cs="Times New Roman"/>
                <w:rPrChange w:id="966" w:author="......" w:date="2024-05-07T14:48:58Z">
                  <w:rPr>
                    <w:rFonts w:hint="default" w:ascii="Times New Roman" w:hAnsi="Times New Roman" w:eastAsia="宋体" w:cs="Times New Roman"/>
                  </w:rPr>
                </w:rPrChange>
              </w:rPr>
              <w:instrText xml:space="preserve"> HYPERLINK \l _Toc10930 </w:instrText>
            </w:r>
          </w:ins>
          <w:ins w:id="968" w:author="......" w:date="2024-05-06T23:44:30Z">
            <w:r>
              <w:rPr>
                <w:rFonts w:hint="default" w:ascii="Times New Roman" w:hAnsi="Times New Roman" w:eastAsia="宋体" w:cs="Times New Roman"/>
                <w:rPrChange w:id="969" w:author="......" w:date="2024-05-07T14:48:58Z">
                  <w:rPr>
                    <w:rFonts w:hint="default" w:ascii="Times New Roman" w:hAnsi="Times New Roman" w:eastAsia="宋体" w:cs="Times New Roman"/>
                  </w:rPr>
                </w:rPrChange>
              </w:rPr>
              <w:fldChar w:fldCharType="separate"/>
            </w:r>
          </w:ins>
          <w:ins w:id="971" w:author="......" w:date="2024-05-06T23:44:30Z">
            <w:r>
              <w:rPr>
                <w:rFonts w:hint="default" w:ascii="Times New Roman" w:hAnsi="Times New Roman" w:eastAsia="宋体" w:cs="Times New Roman"/>
                <w:szCs w:val="28"/>
                <w:rPrChange w:id="972" w:author="......" w:date="2024-05-07T14:48:58Z">
                  <w:rPr>
                    <w:rFonts w:hint="default" w:ascii="Times New Roman" w:hAnsi="Times New Roman" w:eastAsia="宋体" w:cs="Times New Roman"/>
                    <w:szCs w:val="28"/>
                  </w:rPr>
                </w:rPrChange>
              </w:rPr>
              <w:t xml:space="preserve">2.4. </w:t>
            </w:r>
          </w:ins>
          <w:ins w:id="974" w:author="......" w:date="2024-05-06T23:44:30Z">
            <w:r>
              <w:rPr>
                <w:rFonts w:hint="default" w:ascii="Times New Roman" w:hAnsi="Times New Roman" w:eastAsia="宋体" w:cs="Times New Roman"/>
                <w:rPrChange w:id="975" w:author="......" w:date="2024-05-07T14:48:58Z">
                  <w:rPr>
                    <w:rFonts w:hint="default" w:ascii="Times New Roman" w:hAnsi="Times New Roman" w:eastAsia="宋体" w:cs="Times New Roman"/>
                  </w:rPr>
                </w:rPrChange>
              </w:rPr>
              <w:t>约束</w:t>
            </w:r>
          </w:ins>
          <w:ins w:id="977" w:author="......" w:date="2024-05-06T23:44:30Z">
            <w:r>
              <w:rPr>
                <w:rFonts w:hint="default" w:ascii="Times New Roman" w:hAnsi="Times New Roman" w:eastAsia="宋体" w:cs="Times New Roman"/>
                <w:rPrChange w:id="978" w:author="......" w:date="2024-05-07T14:48:58Z">
                  <w:rPr/>
                </w:rPrChange>
              </w:rPr>
              <w:tab/>
            </w:r>
          </w:ins>
          <w:ins w:id="980" w:author="......" w:date="2024-05-06T23:44:30Z">
            <w:r>
              <w:rPr>
                <w:rFonts w:hint="default" w:ascii="Times New Roman" w:hAnsi="Times New Roman" w:eastAsia="宋体" w:cs="Times New Roman"/>
                <w:rPrChange w:id="981" w:author="......" w:date="2024-05-07T14:48:58Z">
                  <w:rPr/>
                </w:rPrChange>
              </w:rPr>
              <w:fldChar w:fldCharType="begin"/>
            </w:r>
          </w:ins>
          <w:ins w:id="983" w:author="......" w:date="2024-05-06T23:44:30Z">
            <w:r>
              <w:rPr>
                <w:rFonts w:hint="default" w:ascii="Times New Roman" w:hAnsi="Times New Roman" w:eastAsia="宋体" w:cs="Times New Roman"/>
                <w:rPrChange w:id="984" w:author="......" w:date="2024-05-07T14:48:58Z">
                  <w:rPr/>
                </w:rPrChange>
              </w:rPr>
              <w:instrText xml:space="preserve"> PAGEREF _Toc10930 \h </w:instrText>
            </w:r>
          </w:ins>
          <w:ins w:id="986" w:author="......" w:date="2024-05-06T23:44:30Z">
            <w:r>
              <w:rPr>
                <w:rFonts w:hint="default" w:ascii="Times New Roman" w:hAnsi="Times New Roman" w:eastAsia="宋体" w:cs="Times New Roman"/>
                <w:rPrChange w:id="987" w:author="......" w:date="2024-05-07T14:48:58Z">
                  <w:rPr/>
                </w:rPrChange>
              </w:rPr>
              <w:fldChar w:fldCharType="separate"/>
            </w:r>
          </w:ins>
          <w:r>
            <w:rPr>
              <w:rFonts w:hint="default" w:ascii="Times New Roman" w:hAnsi="Times New Roman" w:eastAsia="宋体" w:cs="Times New Roman"/>
            </w:rPr>
            <w:t>5</w:t>
          </w:r>
          <w:ins w:id="989" w:author="......" w:date="2024-05-06T23:44:30Z">
            <w:r>
              <w:rPr>
                <w:rFonts w:hint="default" w:ascii="Times New Roman" w:hAnsi="Times New Roman" w:eastAsia="宋体" w:cs="Times New Roman"/>
                <w:rPrChange w:id="990" w:author="......" w:date="2024-05-07T14:48:58Z">
                  <w:rPr/>
                </w:rPrChange>
              </w:rPr>
              <w:fldChar w:fldCharType="end"/>
            </w:r>
          </w:ins>
          <w:ins w:id="992" w:author="......" w:date="2024-05-06T23:44:30Z">
            <w:r>
              <w:rPr>
                <w:rFonts w:hint="default" w:ascii="Times New Roman" w:hAnsi="Times New Roman" w:eastAsia="宋体" w:cs="Times New Roman"/>
                <w:rPrChange w:id="993" w:author="......" w:date="2024-05-07T14:48:58Z">
                  <w:rPr>
                    <w:rFonts w:hint="default" w:ascii="Times New Roman" w:hAnsi="Times New Roman" w:eastAsia="宋体" w:cs="Times New Roman"/>
                  </w:rPr>
                </w:rPrChange>
              </w:rPr>
              <w:fldChar w:fldCharType="end"/>
            </w:r>
          </w:ins>
        </w:p>
        <w:p>
          <w:pPr>
            <w:pStyle w:val="16"/>
            <w:tabs>
              <w:tab w:val="right" w:leader="dot" w:pos="8306"/>
            </w:tabs>
            <w:rPr>
              <w:ins w:id="995" w:author="......" w:date="2024-05-06T23:44:30Z"/>
              <w:rFonts w:hint="default" w:ascii="Times New Roman" w:hAnsi="Times New Roman" w:eastAsia="宋体" w:cs="Times New Roman"/>
              <w:rPrChange w:id="996" w:author="......" w:date="2024-05-07T14:48:58Z">
                <w:rPr>
                  <w:ins w:id="997" w:author="......" w:date="2024-05-06T23:44:30Z"/>
                </w:rPr>
              </w:rPrChange>
            </w:rPr>
          </w:pPr>
          <w:ins w:id="998" w:author="......" w:date="2024-05-06T23:44:30Z">
            <w:r>
              <w:rPr>
                <w:rFonts w:hint="default" w:ascii="Times New Roman" w:hAnsi="Times New Roman" w:eastAsia="宋体" w:cs="Times New Roman"/>
                <w:rPrChange w:id="999" w:author="......" w:date="2024-05-07T14:48:58Z">
                  <w:rPr>
                    <w:rFonts w:hint="default" w:ascii="Times New Roman" w:hAnsi="Times New Roman" w:eastAsia="宋体" w:cs="Times New Roman"/>
                  </w:rPr>
                </w:rPrChange>
              </w:rPr>
              <w:fldChar w:fldCharType="begin"/>
            </w:r>
          </w:ins>
          <w:ins w:id="1001" w:author="......" w:date="2024-05-06T23:44:30Z">
            <w:r>
              <w:rPr>
                <w:rFonts w:hint="default" w:ascii="Times New Roman" w:hAnsi="Times New Roman" w:eastAsia="宋体" w:cs="Times New Roman"/>
                <w:rPrChange w:id="1002" w:author="......" w:date="2024-05-07T14:48:58Z">
                  <w:rPr>
                    <w:rFonts w:hint="default" w:ascii="Times New Roman" w:hAnsi="Times New Roman" w:eastAsia="宋体" w:cs="Times New Roman"/>
                  </w:rPr>
                </w:rPrChange>
              </w:rPr>
              <w:instrText xml:space="preserve"> HYPERLINK \l _Toc21551 </w:instrText>
            </w:r>
          </w:ins>
          <w:ins w:id="1004" w:author="......" w:date="2024-05-06T23:44:30Z">
            <w:r>
              <w:rPr>
                <w:rFonts w:hint="default" w:ascii="Times New Roman" w:hAnsi="Times New Roman" w:eastAsia="宋体" w:cs="Times New Roman"/>
                <w:rPrChange w:id="1005" w:author="......" w:date="2024-05-07T14:48:58Z">
                  <w:rPr>
                    <w:rFonts w:hint="default" w:ascii="Times New Roman" w:hAnsi="Times New Roman" w:eastAsia="宋体" w:cs="Times New Roman"/>
                  </w:rPr>
                </w:rPrChange>
              </w:rPr>
              <w:fldChar w:fldCharType="separate"/>
            </w:r>
          </w:ins>
          <w:ins w:id="1007" w:author="......" w:date="2024-05-06T23:44:30Z">
            <w:r>
              <w:rPr>
                <w:rFonts w:hint="default" w:ascii="Times New Roman" w:hAnsi="Times New Roman" w:eastAsia="宋体" w:cs="Times New Roman"/>
                <w:szCs w:val="28"/>
                <w:rPrChange w:id="1008" w:author="......" w:date="2024-05-07T14:48:58Z">
                  <w:rPr>
                    <w:rFonts w:hint="default" w:ascii="Times New Roman" w:hAnsi="Times New Roman" w:eastAsia="宋体" w:cs="Times New Roman"/>
                    <w:szCs w:val="28"/>
                  </w:rPr>
                </w:rPrChange>
              </w:rPr>
              <w:t xml:space="preserve">2.5. </w:t>
            </w:r>
          </w:ins>
          <w:ins w:id="1010" w:author="......" w:date="2024-05-06T23:44:30Z">
            <w:r>
              <w:rPr>
                <w:rFonts w:hint="default" w:ascii="Times New Roman" w:hAnsi="Times New Roman" w:eastAsia="宋体" w:cs="Times New Roman"/>
                <w:rPrChange w:id="1011" w:author="......" w:date="2024-05-07T14:48:58Z">
                  <w:rPr>
                    <w:rFonts w:hint="default" w:ascii="Times New Roman" w:hAnsi="Times New Roman" w:eastAsia="宋体" w:cs="Times New Roman"/>
                  </w:rPr>
                </w:rPrChange>
              </w:rPr>
              <w:t>假设和依赖关系</w:t>
            </w:r>
          </w:ins>
          <w:ins w:id="1013" w:author="......" w:date="2024-05-06T23:44:30Z">
            <w:r>
              <w:rPr>
                <w:rFonts w:hint="default" w:ascii="Times New Roman" w:hAnsi="Times New Roman" w:eastAsia="宋体" w:cs="Times New Roman"/>
                <w:rPrChange w:id="1014" w:author="......" w:date="2024-05-07T14:48:58Z">
                  <w:rPr/>
                </w:rPrChange>
              </w:rPr>
              <w:tab/>
            </w:r>
          </w:ins>
          <w:ins w:id="1016" w:author="......" w:date="2024-05-06T23:44:30Z">
            <w:r>
              <w:rPr>
                <w:rFonts w:hint="default" w:ascii="Times New Roman" w:hAnsi="Times New Roman" w:eastAsia="宋体" w:cs="Times New Roman"/>
                <w:rPrChange w:id="1017" w:author="......" w:date="2024-05-07T14:48:58Z">
                  <w:rPr/>
                </w:rPrChange>
              </w:rPr>
              <w:fldChar w:fldCharType="begin"/>
            </w:r>
          </w:ins>
          <w:ins w:id="1019" w:author="......" w:date="2024-05-06T23:44:30Z">
            <w:r>
              <w:rPr>
                <w:rFonts w:hint="default" w:ascii="Times New Roman" w:hAnsi="Times New Roman" w:eastAsia="宋体" w:cs="Times New Roman"/>
                <w:rPrChange w:id="1020" w:author="......" w:date="2024-05-07T14:48:58Z">
                  <w:rPr/>
                </w:rPrChange>
              </w:rPr>
              <w:instrText xml:space="preserve"> PAGEREF _Toc21551 \h </w:instrText>
            </w:r>
          </w:ins>
          <w:ins w:id="1022" w:author="......" w:date="2024-05-06T23:44:30Z">
            <w:r>
              <w:rPr>
                <w:rFonts w:hint="default" w:ascii="Times New Roman" w:hAnsi="Times New Roman" w:eastAsia="宋体" w:cs="Times New Roman"/>
                <w:rPrChange w:id="1023" w:author="......" w:date="2024-05-07T14:48:58Z">
                  <w:rPr/>
                </w:rPrChange>
              </w:rPr>
              <w:fldChar w:fldCharType="separate"/>
            </w:r>
          </w:ins>
          <w:r>
            <w:rPr>
              <w:rFonts w:hint="default" w:ascii="Times New Roman" w:hAnsi="Times New Roman" w:eastAsia="宋体" w:cs="Times New Roman"/>
            </w:rPr>
            <w:t>5</w:t>
          </w:r>
          <w:ins w:id="1025" w:author="......" w:date="2024-05-06T23:44:30Z">
            <w:r>
              <w:rPr>
                <w:rFonts w:hint="default" w:ascii="Times New Roman" w:hAnsi="Times New Roman" w:eastAsia="宋体" w:cs="Times New Roman"/>
                <w:rPrChange w:id="1026" w:author="......" w:date="2024-05-07T14:48:58Z">
                  <w:rPr/>
                </w:rPrChange>
              </w:rPr>
              <w:fldChar w:fldCharType="end"/>
            </w:r>
          </w:ins>
          <w:ins w:id="1028" w:author="......" w:date="2024-05-06T23:44:30Z">
            <w:r>
              <w:rPr>
                <w:rFonts w:hint="default" w:ascii="Times New Roman" w:hAnsi="Times New Roman" w:eastAsia="宋体" w:cs="Times New Roman"/>
                <w:rPrChange w:id="1029" w:author="......" w:date="2024-05-07T14:48:58Z">
                  <w:rPr>
                    <w:rFonts w:hint="default" w:ascii="Times New Roman" w:hAnsi="Times New Roman" w:eastAsia="宋体" w:cs="Times New Roman"/>
                  </w:rPr>
                </w:rPrChange>
              </w:rPr>
              <w:fldChar w:fldCharType="end"/>
            </w:r>
          </w:ins>
        </w:p>
        <w:p>
          <w:pPr>
            <w:pStyle w:val="12"/>
            <w:tabs>
              <w:tab w:val="right" w:leader="dot" w:pos="8306"/>
            </w:tabs>
            <w:rPr>
              <w:ins w:id="1031" w:author="......" w:date="2024-05-06T23:44:30Z"/>
              <w:rFonts w:hint="default" w:ascii="Times New Roman" w:hAnsi="Times New Roman" w:eastAsia="宋体" w:cs="Times New Roman"/>
              <w:rPrChange w:id="1032" w:author="......" w:date="2024-05-07T14:48:58Z">
                <w:rPr>
                  <w:ins w:id="1033" w:author="......" w:date="2024-05-06T23:44:30Z"/>
                </w:rPr>
              </w:rPrChange>
            </w:rPr>
          </w:pPr>
          <w:ins w:id="1034" w:author="......" w:date="2024-05-06T23:44:30Z">
            <w:r>
              <w:rPr>
                <w:rFonts w:hint="default" w:ascii="Times New Roman" w:hAnsi="Times New Roman" w:eastAsia="宋体" w:cs="Times New Roman"/>
                <w:rPrChange w:id="1035" w:author="......" w:date="2024-05-07T14:48:58Z">
                  <w:rPr>
                    <w:rFonts w:hint="default" w:ascii="Times New Roman" w:hAnsi="Times New Roman" w:eastAsia="宋体" w:cs="Times New Roman"/>
                  </w:rPr>
                </w:rPrChange>
              </w:rPr>
              <w:fldChar w:fldCharType="begin"/>
            </w:r>
          </w:ins>
          <w:ins w:id="1037" w:author="......" w:date="2024-05-06T23:44:30Z">
            <w:r>
              <w:rPr>
                <w:rFonts w:hint="default" w:ascii="Times New Roman" w:hAnsi="Times New Roman" w:eastAsia="宋体" w:cs="Times New Roman"/>
                <w:rPrChange w:id="1038" w:author="......" w:date="2024-05-07T14:48:58Z">
                  <w:rPr>
                    <w:rFonts w:hint="default" w:ascii="Times New Roman" w:hAnsi="Times New Roman" w:eastAsia="宋体" w:cs="Times New Roman"/>
                  </w:rPr>
                </w:rPrChange>
              </w:rPr>
              <w:instrText xml:space="preserve"> HYPERLINK \l _Toc13659 </w:instrText>
            </w:r>
          </w:ins>
          <w:ins w:id="1040" w:author="......" w:date="2024-05-06T23:44:30Z">
            <w:r>
              <w:rPr>
                <w:rFonts w:hint="default" w:ascii="Times New Roman" w:hAnsi="Times New Roman" w:eastAsia="宋体" w:cs="Times New Roman"/>
                <w:rPrChange w:id="1041" w:author="......" w:date="2024-05-07T14:48:58Z">
                  <w:rPr>
                    <w:rFonts w:hint="default" w:ascii="Times New Roman" w:hAnsi="Times New Roman" w:eastAsia="宋体" w:cs="Times New Roman"/>
                  </w:rPr>
                </w:rPrChange>
              </w:rPr>
              <w:fldChar w:fldCharType="separate"/>
            </w:r>
          </w:ins>
          <w:ins w:id="1043" w:author="......" w:date="2024-05-06T23:44:30Z">
            <w:r>
              <w:rPr>
                <w:rFonts w:hint="default" w:ascii="Times New Roman" w:hAnsi="Times New Roman" w:eastAsia="宋体" w:cs="Times New Roman"/>
                <w:szCs w:val="24"/>
                <w:lang w:val="en-US" w:eastAsia="zh-CN"/>
                <w:rPrChange w:id="1044" w:author="......" w:date="2024-05-07T14:48:58Z">
                  <w:rPr>
                    <w:rFonts w:hint="default" w:ascii="Times New Roman" w:hAnsi="Times New Roman" w:eastAsia="宋体" w:cs="Times New Roman"/>
                    <w:szCs w:val="24"/>
                    <w:lang w:val="en-US" w:eastAsia="zh-CN"/>
                  </w:rPr>
                </w:rPrChange>
              </w:rPr>
              <w:t>2.5.1. 假设</w:t>
            </w:r>
          </w:ins>
          <w:ins w:id="1046" w:author="......" w:date="2024-05-06T23:44:30Z">
            <w:r>
              <w:rPr>
                <w:rFonts w:hint="default" w:ascii="Times New Roman" w:hAnsi="Times New Roman" w:eastAsia="宋体" w:cs="Times New Roman"/>
                <w:rPrChange w:id="1047" w:author="......" w:date="2024-05-07T14:48:58Z">
                  <w:rPr/>
                </w:rPrChange>
              </w:rPr>
              <w:tab/>
            </w:r>
          </w:ins>
          <w:ins w:id="1049" w:author="......" w:date="2024-05-06T23:44:30Z">
            <w:r>
              <w:rPr>
                <w:rFonts w:hint="default" w:ascii="Times New Roman" w:hAnsi="Times New Roman" w:eastAsia="宋体" w:cs="Times New Roman"/>
                <w:rPrChange w:id="1050" w:author="......" w:date="2024-05-07T14:48:58Z">
                  <w:rPr/>
                </w:rPrChange>
              </w:rPr>
              <w:fldChar w:fldCharType="begin"/>
            </w:r>
          </w:ins>
          <w:ins w:id="1052" w:author="......" w:date="2024-05-06T23:44:30Z">
            <w:r>
              <w:rPr>
                <w:rFonts w:hint="default" w:ascii="Times New Roman" w:hAnsi="Times New Roman" w:eastAsia="宋体" w:cs="Times New Roman"/>
                <w:rPrChange w:id="1053" w:author="......" w:date="2024-05-07T14:48:58Z">
                  <w:rPr/>
                </w:rPrChange>
              </w:rPr>
              <w:instrText xml:space="preserve"> PAGEREF _Toc13659 \h </w:instrText>
            </w:r>
          </w:ins>
          <w:ins w:id="1055" w:author="......" w:date="2024-05-06T23:44:30Z">
            <w:r>
              <w:rPr>
                <w:rFonts w:hint="default" w:ascii="Times New Roman" w:hAnsi="Times New Roman" w:eastAsia="宋体" w:cs="Times New Roman"/>
                <w:rPrChange w:id="1056" w:author="......" w:date="2024-05-07T14:48:58Z">
                  <w:rPr/>
                </w:rPrChange>
              </w:rPr>
              <w:fldChar w:fldCharType="separate"/>
            </w:r>
          </w:ins>
          <w:r>
            <w:rPr>
              <w:rFonts w:hint="default" w:ascii="Times New Roman" w:hAnsi="Times New Roman" w:eastAsia="宋体" w:cs="Times New Roman"/>
            </w:rPr>
            <w:t>5</w:t>
          </w:r>
          <w:ins w:id="1058" w:author="......" w:date="2024-05-06T23:44:30Z">
            <w:r>
              <w:rPr>
                <w:rFonts w:hint="default" w:ascii="Times New Roman" w:hAnsi="Times New Roman" w:eastAsia="宋体" w:cs="Times New Roman"/>
                <w:rPrChange w:id="1059" w:author="......" w:date="2024-05-07T14:48:58Z">
                  <w:rPr/>
                </w:rPrChange>
              </w:rPr>
              <w:fldChar w:fldCharType="end"/>
            </w:r>
          </w:ins>
          <w:ins w:id="1061" w:author="......" w:date="2024-05-06T23:44:30Z">
            <w:r>
              <w:rPr>
                <w:rFonts w:hint="default" w:ascii="Times New Roman" w:hAnsi="Times New Roman" w:eastAsia="宋体" w:cs="Times New Roman"/>
                <w:rPrChange w:id="1062" w:author="......" w:date="2024-05-07T14:48:58Z">
                  <w:rPr>
                    <w:rFonts w:hint="default" w:ascii="Times New Roman" w:hAnsi="Times New Roman" w:eastAsia="宋体" w:cs="Times New Roman"/>
                  </w:rPr>
                </w:rPrChange>
              </w:rPr>
              <w:fldChar w:fldCharType="end"/>
            </w:r>
          </w:ins>
        </w:p>
        <w:p>
          <w:pPr>
            <w:pStyle w:val="12"/>
            <w:tabs>
              <w:tab w:val="right" w:leader="dot" w:pos="8306"/>
            </w:tabs>
            <w:rPr>
              <w:ins w:id="1064" w:author="......" w:date="2024-05-06T23:44:30Z"/>
              <w:rFonts w:hint="default" w:ascii="Times New Roman" w:hAnsi="Times New Roman" w:eastAsia="宋体" w:cs="Times New Roman"/>
              <w:rPrChange w:id="1065" w:author="......" w:date="2024-05-07T14:48:58Z">
                <w:rPr>
                  <w:ins w:id="1066" w:author="......" w:date="2024-05-06T23:44:30Z"/>
                </w:rPr>
              </w:rPrChange>
            </w:rPr>
          </w:pPr>
          <w:ins w:id="1067" w:author="......" w:date="2024-05-06T23:44:30Z">
            <w:r>
              <w:rPr>
                <w:rFonts w:hint="default" w:ascii="Times New Roman" w:hAnsi="Times New Roman" w:eastAsia="宋体" w:cs="Times New Roman"/>
                <w:rPrChange w:id="1068" w:author="......" w:date="2024-05-07T14:48:58Z">
                  <w:rPr>
                    <w:rFonts w:hint="default" w:ascii="Times New Roman" w:hAnsi="Times New Roman" w:eastAsia="宋体" w:cs="Times New Roman"/>
                  </w:rPr>
                </w:rPrChange>
              </w:rPr>
              <w:fldChar w:fldCharType="begin"/>
            </w:r>
          </w:ins>
          <w:ins w:id="1070" w:author="......" w:date="2024-05-06T23:44:30Z">
            <w:r>
              <w:rPr>
                <w:rFonts w:hint="default" w:ascii="Times New Roman" w:hAnsi="Times New Roman" w:eastAsia="宋体" w:cs="Times New Roman"/>
                <w:rPrChange w:id="1071" w:author="......" w:date="2024-05-07T14:48:58Z">
                  <w:rPr>
                    <w:rFonts w:hint="default" w:ascii="Times New Roman" w:hAnsi="Times New Roman" w:eastAsia="宋体" w:cs="Times New Roman"/>
                  </w:rPr>
                </w:rPrChange>
              </w:rPr>
              <w:instrText xml:space="preserve"> HYPERLINK \l _Toc25692 </w:instrText>
            </w:r>
          </w:ins>
          <w:ins w:id="1073" w:author="......" w:date="2024-05-06T23:44:30Z">
            <w:r>
              <w:rPr>
                <w:rFonts w:hint="default" w:ascii="Times New Roman" w:hAnsi="Times New Roman" w:eastAsia="宋体" w:cs="Times New Roman"/>
                <w:rPrChange w:id="1074" w:author="......" w:date="2024-05-07T14:48:58Z">
                  <w:rPr>
                    <w:rFonts w:hint="default" w:ascii="Times New Roman" w:hAnsi="Times New Roman" w:eastAsia="宋体" w:cs="Times New Roman"/>
                  </w:rPr>
                </w:rPrChange>
              </w:rPr>
              <w:fldChar w:fldCharType="separate"/>
            </w:r>
          </w:ins>
          <w:ins w:id="1076" w:author="......" w:date="2024-05-06T23:44:30Z">
            <w:r>
              <w:rPr>
                <w:rFonts w:hint="default" w:ascii="Times New Roman" w:hAnsi="Times New Roman" w:eastAsia="宋体" w:cs="Times New Roman"/>
                <w:szCs w:val="24"/>
                <w:lang w:val="en-US" w:eastAsia="zh-CN"/>
                <w:rPrChange w:id="1077" w:author="......" w:date="2024-05-07T14:48:58Z">
                  <w:rPr>
                    <w:rFonts w:hint="default" w:ascii="Times New Roman" w:hAnsi="Times New Roman" w:eastAsia="宋体" w:cs="Times New Roman"/>
                    <w:szCs w:val="24"/>
                    <w:lang w:val="en-US" w:eastAsia="zh-CN"/>
                  </w:rPr>
                </w:rPrChange>
              </w:rPr>
              <w:t>2.5.2. 依赖关系</w:t>
            </w:r>
          </w:ins>
          <w:ins w:id="1079" w:author="......" w:date="2024-05-06T23:44:30Z">
            <w:r>
              <w:rPr>
                <w:rFonts w:hint="default" w:ascii="Times New Roman" w:hAnsi="Times New Roman" w:eastAsia="宋体" w:cs="Times New Roman"/>
                <w:rPrChange w:id="1080" w:author="......" w:date="2024-05-07T14:48:58Z">
                  <w:rPr/>
                </w:rPrChange>
              </w:rPr>
              <w:tab/>
            </w:r>
          </w:ins>
          <w:ins w:id="1082" w:author="......" w:date="2024-05-06T23:44:30Z">
            <w:r>
              <w:rPr>
                <w:rFonts w:hint="default" w:ascii="Times New Roman" w:hAnsi="Times New Roman" w:eastAsia="宋体" w:cs="Times New Roman"/>
                <w:rPrChange w:id="1083" w:author="......" w:date="2024-05-07T14:48:58Z">
                  <w:rPr/>
                </w:rPrChange>
              </w:rPr>
              <w:fldChar w:fldCharType="begin"/>
            </w:r>
          </w:ins>
          <w:ins w:id="1085" w:author="......" w:date="2024-05-06T23:44:30Z">
            <w:r>
              <w:rPr>
                <w:rFonts w:hint="default" w:ascii="Times New Roman" w:hAnsi="Times New Roman" w:eastAsia="宋体" w:cs="Times New Roman"/>
                <w:rPrChange w:id="1086" w:author="......" w:date="2024-05-07T14:48:58Z">
                  <w:rPr/>
                </w:rPrChange>
              </w:rPr>
              <w:instrText xml:space="preserve"> PAGEREF _Toc25692 \h </w:instrText>
            </w:r>
          </w:ins>
          <w:ins w:id="1088" w:author="......" w:date="2024-05-06T23:44:30Z">
            <w:r>
              <w:rPr>
                <w:rFonts w:hint="default" w:ascii="Times New Roman" w:hAnsi="Times New Roman" w:eastAsia="宋体" w:cs="Times New Roman"/>
                <w:rPrChange w:id="1089" w:author="......" w:date="2024-05-07T14:48:58Z">
                  <w:rPr/>
                </w:rPrChange>
              </w:rPr>
              <w:fldChar w:fldCharType="separate"/>
            </w:r>
          </w:ins>
          <w:r>
            <w:rPr>
              <w:rFonts w:hint="default" w:ascii="Times New Roman" w:hAnsi="Times New Roman" w:eastAsia="宋体" w:cs="Times New Roman"/>
            </w:rPr>
            <w:t>6</w:t>
          </w:r>
          <w:ins w:id="1091" w:author="......" w:date="2024-05-06T23:44:30Z">
            <w:r>
              <w:rPr>
                <w:rFonts w:hint="default" w:ascii="Times New Roman" w:hAnsi="Times New Roman" w:eastAsia="宋体" w:cs="Times New Roman"/>
                <w:rPrChange w:id="1092" w:author="......" w:date="2024-05-07T14:48:58Z">
                  <w:rPr/>
                </w:rPrChange>
              </w:rPr>
              <w:fldChar w:fldCharType="end"/>
            </w:r>
          </w:ins>
          <w:ins w:id="1094" w:author="......" w:date="2024-05-06T23:44:30Z">
            <w:r>
              <w:rPr>
                <w:rFonts w:hint="default" w:ascii="Times New Roman" w:hAnsi="Times New Roman" w:eastAsia="宋体" w:cs="Times New Roman"/>
                <w:rPrChange w:id="1095" w:author="......" w:date="2024-05-07T14:48:58Z">
                  <w:rPr>
                    <w:rFonts w:hint="default" w:ascii="Times New Roman" w:hAnsi="Times New Roman" w:eastAsia="宋体" w:cs="Times New Roman"/>
                  </w:rPr>
                </w:rPrChange>
              </w:rPr>
              <w:fldChar w:fldCharType="end"/>
            </w:r>
          </w:ins>
        </w:p>
        <w:p>
          <w:pPr>
            <w:pStyle w:val="16"/>
            <w:tabs>
              <w:tab w:val="right" w:leader="dot" w:pos="8306"/>
            </w:tabs>
            <w:rPr>
              <w:ins w:id="1097" w:author="......" w:date="2024-05-06T23:44:30Z"/>
              <w:rFonts w:hint="default" w:ascii="Times New Roman" w:hAnsi="Times New Roman" w:eastAsia="宋体" w:cs="Times New Roman"/>
              <w:rPrChange w:id="1098" w:author="......" w:date="2024-05-07T14:48:58Z">
                <w:rPr>
                  <w:ins w:id="1099" w:author="......" w:date="2024-05-06T23:44:30Z"/>
                </w:rPr>
              </w:rPrChange>
            </w:rPr>
          </w:pPr>
          <w:ins w:id="1100" w:author="......" w:date="2024-05-06T23:44:30Z">
            <w:r>
              <w:rPr>
                <w:rFonts w:hint="default" w:ascii="Times New Roman" w:hAnsi="Times New Roman" w:eastAsia="宋体" w:cs="Times New Roman"/>
                <w:rPrChange w:id="1101" w:author="......" w:date="2024-05-07T14:48:58Z">
                  <w:rPr>
                    <w:rFonts w:hint="default" w:ascii="Times New Roman" w:hAnsi="Times New Roman" w:eastAsia="宋体" w:cs="Times New Roman"/>
                  </w:rPr>
                </w:rPrChange>
              </w:rPr>
              <w:fldChar w:fldCharType="begin"/>
            </w:r>
          </w:ins>
          <w:ins w:id="1103" w:author="......" w:date="2024-05-06T23:44:30Z">
            <w:r>
              <w:rPr>
                <w:rFonts w:hint="default" w:ascii="Times New Roman" w:hAnsi="Times New Roman" w:eastAsia="宋体" w:cs="Times New Roman"/>
                <w:rPrChange w:id="1104" w:author="......" w:date="2024-05-07T14:48:58Z">
                  <w:rPr>
                    <w:rFonts w:hint="default" w:ascii="Times New Roman" w:hAnsi="Times New Roman" w:eastAsia="宋体" w:cs="Times New Roman"/>
                  </w:rPr>
                </w:rPrChange>
              </w:rPr>
              <w:instrText xml:space="preserve"> HYPERLINK \l _Toc23934 </w:instrText>
            </w:r>
          </w:ins>
          <w:ins w:id="1106" w:author="......" w:date="2024-05-06T23:44:30Z">
            <w:r>
              <w:rPr>
                <w:rFonts w:hint="default" w:ascii="Times New Roman" w:hAnsi="Times New Roman" w:eastAsia="宋体" w:cs="Times New Roman"/>
                <w:rPrChange w:id="1107" w:author="......" w:date="2024-05-07T14:48:58Z">
                  <w:rPr>
                    <w:rFonts w:hint="default" w:ascii="Times New Roman" w:hAnsi="Times New Roman" w:eastAsia="宋体" w:cs="Times New Roman"/>
                  </w:rPr>
                </w:rPrChange>
              </w:rPr>
              <w:fldChar w:fldCharType="separate"/>
            </w:r>
          </w:ins>
          <w:ins w:id="1109" w:author="......" w:date="2024-05-06T23:44:30Z">
            <w:r>
              <w:rPr>
                <w:rFonts w:hint="default" w:ascii="Times New Roman" w:hAnsi="Times New Roman" w:eastAsia="宋体" w:cs="Times New Roman"/>
                <w:szCs w:val="28"/>
                <w:rPrChange w:id="1110" w:author="......" w:date="2024-05-07T14:48:58Z">
                  <w:rPr>
                    <w:rFonts w:hint="default" w:ascii="Times New Roman" w:hAnsi="Times New Roman" w:eastAsia="宋体" w:cs="Times New Roman"/>
                    <w:szCs w:val="28"/>
                  </w:rPr>
                </w:rPrChange>
              </w:rPr>
              <w:t xml:space="preserve">2.6. </w:t>
            </w:r>
          </w:ins>
          <w:ins w:id="1112" w:author="......" w:date="2024-05-06T23:44:30Z">
            <w:r>
              <w:rPr>
                <w:rFonts w:hint="default" w:ascii="Times New Roman" w:hAnsi="Times New Roman" w:eastAsia="宋体" w:cs="Times New Roman"/>
                <w:rPrChange w:id="1113" w:author="......" w:date="2024-05-07T14:48:58Z">
                  <w:rPr>
                    <w:rFonts w:hint="default" w:ascii="Times New Roman" w:hAnsi="Times New Roman" w:eastAsia="宋体" w:cs="Times New Roman"/>
                  </w:rPr>
                </w:rPrChange>
              </w:rPr>
              <w:t>需求分配</w:t>
            </w:r>
          </w:ins>
          <w:ins w:id="1115" w:author="......" w:date="2024-05-06T23:44:30Z">
            <w:r>
              <w:rPr>
                <w:rFonts w:hint="default" w:ascii="Times New Roman" w:hAnsi="Times New Roman" w:eastAsia="宋体" w:cs="Times New Roman"/>
                <w:rPrChange w:id="1116" w:author="......" w:date="2024-05-07T14:48:58Z">
                  <w:rPr/>
                </w:rPrChange>
              </w:rPr>
              <w:tab/>
            </w:r>
          </w:ins>
          <w:ins w:id="1118" w:author="......" w:date="2024-05-06T23:44:30Z">
            <w:r>
              <w:rPr>
                <w:rFonts w:hint="default" w:ascii="Times New Roman" w:hAnsi="Times New Roman" w:eastAsia="宋体" w:cs="Times New Roman"/>
                <w:rPrChange w:id="1119" w:author="......" w:date="2024-05-07T14:48:58Z">
                  <w:rPr/>
                </w:rPrChange>
              </w:rPr>
              <w:fldChar w:fldCharType="begin"/>
            </w:r>
          </w:ins>
          <w:ins w:id="1121" w:author="......" w:date="2024-05-06T23:44:30Z">
            <w:r>
              <w:rPr>
                <w:rFonts w:hint="default" w:ascii="Times New Roman" w:hAnsi="Times New Roman" w:eastAsia="宋体" w:cs="Times New Roman"/>
                <w:rPrChange w:id="1122" w:author="......" w:date="2024-05-07T14:48:58Z">
                  <w:rPr/>
                </w:rPrChange>
              </w:rPr>
              <w:instrText xml:space="preserve"> PAGEREF _Toc23934 \h </w:instrText>
            </w:r>
          </w:ins>
          <w:ins w:id="1124" w:author="......" w:date="2024-05-06T23:44:30Z">
            <w:r>
              <w:rPr>
                <w:rFonts w:hint="default" w:ascii="Times New Roman" w:hAnsi="Times New Roman" w:eastAsia="宋体" w:cs="Times New Roman"/>
                <w:rPrChange w:id="1125" w:author="......" w:date="2024-05-07T14:48:58Z">
                  <w:rPr/>
                </w:rPrChange>
              </w:rPr>
              <w:fldChar w:fldCharType="separate"/>
            </w:r>
          </w:ins>
          <w:r>
            <w:rPr>
              <w:rFonts w:hint="default" w:ascii="Times New Roman" w:hAnsi="Times New Roman" w:eastAsia="宋体" w:cs="Times New Roman"/>
            </w:rPr>
            <w:t>6</w:t>
          </w:r>
          <w:ins w:id="1127" w:author="......" w:date="2024-05-06T23:44:30Z">
            <w:r>
              <w:rPr>
                <w:rFonts w:hint="default" w:ascii="Times New Roman" w:hAnsi="Times New Roman" w:eastAsia="宋体" w:cs="Times New Roman"/>
                <w:rPrChange w:id="1128" w:author="......" w:date="2024-05-07T14:48:58Z">
                  <w:rPr/>
                </w:rPrChange>
              </w:rPr>
              <w:fldChar w:fldCharType="end"/>
            </w:r>
          </w:ins>
          <w:ins w:id="1130" w:author="......" w:date="2024-05-06T23:44:30Z">
            <w:r>
              <w:rPr>
                <w:rFonts w:hint="default" w:ascii="Times New Roman" w:hAnsi="Times New Roman" w:eastAsia="宋体" w:cs="Times New Roman"/>
                <w:rPrChange w:id="1131" w:author="......" w:date="2024-05-07T14:48:58Z">
                  <w:rPr>
                    <w:rFonts w:hint="default" w:ascii="Times New Roman" w:hAnsi="Times New Roman" w:eastAsia="宋体" w:cs="Times New Roman"/>
                  </w:rPr>
                </w:rPrChange>
              </w:rPr>
              <w:fldChar w:fldCharType="end"/>
            </w:r>
          </w:ins>
        </w:p>
        <w:p>
          <w:pPr>
            <w:pStyle w:val="15"/>
            <w:tabs>
              <w:tab w:val="right" w:leader="dot" w:pos="8306"/>
            </w:tabs>
            <w:rPr>
              <w:ins w:id="1133" w:author="......" w:date="2024-05-06T23:44:30Z"/>
              <w:rFonts w:hint="default" w:ascii="Times New Roman" w:hAnsi="Times New Roman" w:eastAsia="宋体" w:cs="Times New Roman"/>
              <w:rPrChange w:id="1134" w:author="......" w:date="2024-05-07T14:48:58Z">
                <w:rPr>
                  <w:ins w:id="1135" w:author="......" w:date="2024-05-06T23:44:30Z"/>
                </w:rPr>
              </w:rPrChange>
            </w:rPr>
          </w:pPr>
          <w:ins w:id="1136" w:author="......" w:date="2024-05-06T23:44:30Z">
            <w:r>
              <w:rPr>
                <w:rFonts w:hint="default" w:ascii="Times New Roman" w:hAnsi="Times New Roman" w:eastAsia="宋体" w:cs="Times New Roman"/>
                <w:rPrChange w:id="1137" w:author="......" w:date="2024-05-07T14:48:58Z">
                  <w:rPr>
                    <w:rFonts w:hint="default" w:ascii="Times New Roman" w:hAnsi="Times New Roman" w:eastAsia="宋体" w:cs="Times New Roman"/>
                  </w:rPr>
                </w:rPrChange>
              </w:rPr>
              <w:fldChar w:fldCharType="begin"/>
            </w:r>
          </w:ins>
          <w:ins w:id="1139" w:author="......" w:date="2024-05-06T23:44:30Z">
            <w:r>
              <w:rPr>
                <w:rFonts w:hint="default" w:ascii="Times New Roman" w:hAnsi="Times New Roman" w:eastAsia="宋体" w:cs="Times New Roman"/>
                <w:rPrChange w:id="1140" w:author="......" w:date="2024-05-07T14:48:58Z">
                  <w:rPr>
                    <w:rFonts w:hint="default" w:ascii="Times New Roman" w:hAnsi="Times New Roman" w:eastAsia="宋体" w:cs="Times New Roman"/>
                  </w:rPr>
                </w:rPrChange>
              </w:rPr>
              <w:instrText xml:space="preserve"> HYPERLINK \l _Toc9880 </w:instrText>
            </w:r>
          </w:ins>
          <w:ins w:id="1142" w:author="......" w:date="2024-05-06T23:44:30Z">
            <w:r>
              <w:rPr>
                <w:rFonts w:hint="default" w:ascii="Times New Roman" w:hAnsi="Times New Roman" w:eastAsia="宋体" w:cs="Times New Roman"/>
                <w:rPrChange w:id="1143" w:author="......" w:date="2024-05-07T14:48:58Z">
                  <w:rPr>
                    <w:rFonts w:hint="default" w:ascii="Times New Roman" w:hAnsi="Times New Roman" w:eastAsia="宋体" w:cs="Times New Roman"/>
                  </w:rPr>
                </w:rPrChange>
              </w:rPr>
              <w:fldChar w:fldCharType="separate"/>
            </w:r>
          </w:ins>
          <w:ins w:id="1145" w:author="......" w:date="2024-05-06T23:44:30Z">
            <w:r>
              <w:rPr>
                <w:rFonts w:hint="default" w:ascii="Times New Roman" w:hAnsi="Times New Roman" w:eastAsia="宋体" w:cs="Times New Roman"/>
                <w:szCs w:val="32"/>
                <w:rPrChange w:id="1146" w:author="......" w:date="2024-05-07T14:48:58Z">
                  <w:rPr>
                    <w:rFonts w:hint="default" w:ascii="Times New Roman" w:hAnsi="Times New Roman" w:eastAsia="宋体" w:cs="Times New Roman"/>
                    <w:szCs w:val="32"/>
                  </w:rPr>
                </w:rPrChange>
              </w:rPr>
              <w:t xml:space="preserve">3. </w:t>
            </w:r>
          </w:ins>
          <w:ins w:id="1148" w:author="......" w:date="2024-05-06T23:44:30Z">
            <w:r>
              <w:rPr>
                <w:rFonts w:hint="default" w:ascii="Times New Roman" w:hAnsi="Times New Roman" w:eastAsia="宋体" w:cs="Times New Roman"/>
                <w:rPrChange w:id="1149" w:author="......" w:date="2024-05-07T14:48:58Z">
                  <w:rPr>
                    <w:rFonts w:hint="default" w:ascii="Times New Roman" w:hAnsi="Times New Roman" w:eastAsia="宋体" w:cs="Times New Roman"/>
                  </w:rPr>
                </w:rPrChange>
              </w:rPr>
              <w:t>具体需求</w:t>
            </w:r>
          </w:ins>
          <w:ins w:id="1151" w:author="......" w:date="2024-05-06T23:44:30Z">
            <w:r>
              <w:rPr>
                <w:rFonts w:hint="default" w:ascii="Times New Roman" w:hAnsi="Times New Roman" w:eastAsia="宋体" w:cs="Times New Roman"/>
                <w:rPrChange w:id="1152" w:author="......" w:date="2024-05-07T14:48:58Z">
                  <w:rPr/>
                </w:rPrChange>
              </w:rPr>
              <w:tab/>
            </w:r>
          </w:ins>
          <w:ins w:id="1154" w:author="......" w:date="2024-05-06T23:44:30Z">
            <w:r>
              <w:rPr>
                <w:rFonts w:hint="default" w:ascii="Times New Roman" w:hAnsi="Times New Roman" w:eastAsia="宋体" w:cs="Times New Roman"/>
                <w:rPrChange w:id="1155" w:author="......" w:date="2024-05-07T14:48:58Z">
                  <w:rPr/>
                </w:rPrChange>
              </w:rPr>
              <w:fldChar w:fldCharType="begin"/>
            </w:r>
          </w:ins>
          <w:ins w:id="1157" w:author="......" w:date="2024-05-06T23:44:30Z">
            <w:r>
              <w:rPr>
                <w:rFonts w:hint="default" w:ascii="Times New Roman" w:hAnsi="Times New Roman" w:eastAsia="宋体" w:cs="Times New Roman"/>
                <w:rPrChange w:id="1158" w:author="......" w:date="2024-05-07T14:48:58Z">
                  <w:rPr/>
                </w:rPrChange>
              </w:rPr>
              <w:instrText xml:space="preserve"> PAGEREF _Toc9880 \h </w:instrText>
            </w:r>
          </w:ins>
          <w:ins w:id="1160" w:author="......" w:date="2024-05-06T23:44:30Z">
            <w:r>
              <w:rPr>
                <w:rFonts w:hint="default" w:ascii="Times New Roman" w:hAnsi="Times New Roman" w:eastAsia="宋体" w:cs="Times New Roman"/>
                <w:rPrChange w:id="1161" w:author="......" w:date="2024-05-07T14:48:58Z">
                  <w:rPr/>
                </w:rPrChange>
              </w:rPr>
              <w:fldChar w:fldCharType="separate"/>
            </w:r>
          </w:ins>
          <w:r>
            <w:rPr>
              <w:rFonts w:hint="default" w:ascii="Times New Roman" w:hAnsi="Times New Roman" w:eastAsia="宋体" w:cs="Times New Roman"/>
            </w:rPr>
            <w:t>6</w:t>
          </w:r>
          <w:ins w:id="1163" w:author="......" w:date="2024-05-06T23:44:30Z">
            <w:r>
              <w:rPr>
                <w:rFonts w:hint="default" w:ascii="Times New Roman" w:hAnsi="Times New Roman" w:eastAsia="宋体" w:cs="Times New Roman"/>
                <w:rPrChange w:id="1164" w:author="......" w:date="2024-05-07T14:48:58Z">
                  <w:rPr/>
                </w:rPrChange>
              </w:rPr>
              <w:fldChar w:fldCharType="end"/>
            </w:r>
          </w:ins>
          <w:ins w:id="1166" w:author="......" w:date="2024-05-06T23:44:30Z">
            <w:r>
              <w:rPr>
                <w:rFonts w:hint="default" w:ascii="Times New Roman" w:hAnsi="Times New Roman" w:eastAsia="宋体" w:cs="Times New Roman"/>
                <w:rPrChange w:id="1167" w:author="......" w:date="2024-05-07T14:48:58Z">
                  <w:rPr>
                    <w:rFonts w:hint="default" w:ascii="Times New Roman" w:hAnsi="Times New Roman" w:eastAsia="宋体" w:cs="Times New Roman"/>
                  </w:rPr>
                </w:rPrChange>
              </w:rPr>
              <w:fldChar w:fldCharType="end"/>
            </w:r>
          </w:ins>
        </w:p>
        <w:p>
          <w:pPr>
            <w:pStyle w:val="16"/>
            <w:tabs>
              <w:tab w:val="right" w:leader="dot" w:pos="8306"/>
            </w:tabs>
            <w:rPr>
              <w:ins w:id="1169" w:author="......" w:date="2024-05-06T23:44:30Z"/>
              <w:rFonts w:hint="default" w:ascii="Times New Roman" w:hAnsi="Times New Roman" w:eastAsia="宋体" w:cs="Times New Roman"/>
              <w:rPrChange w:id="1170" w:author="......" w:date="2024-05-07T14:48:58Z">
                <w:rPr>
                  <w:ins w:id="1171" w:author="......" w:date="2024-05-06T23:44:30Z"/>
                </w:rPr>
              </w:rPrChange>
            </w:rPr>
          </w:pPr>
          <w:ins w:id="1172" w:author="......" w:date="2024-05-06T23:44:30Z">
            <w:r>
              <w:rPr>
                <w:rFonts w:hint="default" w:ascii="Times New Roman" w:hAnsi="Times New Roman" w:eastAsia="宋体" w:cs="Times New Roman"/>
                <w:rPrChange w:id="1173" w:author="......" w:date="2024-05-07T14:48:58Z">
                  <w:rPr>
                    <w:rFonts w:hint="default" w:ascii="Times New Roman" w:hAnsi="Times New Roman" w:eastAsia="宋体" w:cs="Times New Roman"/>
                  </w:rPr>
                </w:rPrChange>
              </w:rPr>
              <w:fldChar w:fldCharType="begin"/>
            </w:r>
          </w:ins>
          <w:ins w:id="1175" w:author="......" w:date="2024-05-06T23:44:30Z">
            <w:r>
              <w:rPr>
                <w:rFonts w:hint="default" w:ascii="Times New Roman" w:hAnsi="Times New Roman" w:eastAsia="宋体" w:cs="Times New Roman"/>
                <w:rPrChange w:id="1176" w:author="......" w:date="2024-05-07T14:48:58Z">
                  <w:rPr>
                    <w:rFonts w:hint="default" w:ascii="Times New Roman" w:hAnsi="Times New Roman" w:eastAsia="宋体" w:cs="Times New Roman"/>
                  </w:rPr>
                </w:rPrChange>
              </w:rPr>
              <w:instrText xml:space="preserve"> HYPERLINK \l _Toc6390 </w:instrText>
            </w:r>
          </w:ins>
          <w:ins w:id="1178" w:author="......" w:date="2024-05-06T23:44:30Z">
            <w:r>
              <w:rPr>
                <w:rFonts w:hint="default" w:ascii="Times New Roman" w:hAnsi="Times New Roman" w:eastAsia="宋体" w:cs="Times New Roman"/>
                <w:rPrChange w:id="1179" w:author="......" w:date="2024-05-07T14:48:58Z">
                  <w:rPr>
                    <w:rFonts w:hint="default" w:ascii="Times New Roman" w:hAnsi="Times New Roman" w:eastAsia="宋体" w:cs="Times New Roman"/>
                  </w:rPr>
                </w:rPrChange>
              </w:rPr>
              <w:fldChar w:fldCharType="separate"/>
            </w:r>
          </w:ins>
          <w:ins w:id="1181" w:author="......" w:date="2024-05-06T23:44:30Z">
            <w:r>
              <w:rPr>
                <w:rFonts w:hint="default" w:ascii="Times New Roman" w:hAnsi="Times New Roman" w:eastAsia="宋体" w:cs="Times New Roman"/>
                <w:szCs w:val="28"/>
                <w:rPrChange w:id="1182" w:author="......" w:date="2024-05-07T14:48:58Z">
                  <w:rPr>
                    <w:rFonts w:hint="default" w:ascii="Times New Roman" w:hAnsi="Times New Roman" w:eastAsia="宋体" w:cs="Times New Roman"/>
                    <w:szCs w:val="28"/>
                  </w:rPr>
                </w:rPrChange>
              </w:rPr>
              <w:t xml:space="preserve">3.1. </w:t>
            </w:r>
          </w:ins>
          <w:ins w:id="1184" w:author="......" w:date="2024-05-06T23:44:30Z">
            <w:r>
              <w:rPr>
                <w:rFonts w:hint="default" w:ascii="Times New Roman" w:hAnsi="Times New Roman" w:eastAsia="宋体" w:cs="Times New Roman"/>
                <w:rPrChange w:id="1185" w:author="......" w:date="2024-05-07T14:48:58Z">
                  <w:rPr>
                    <w:rFonts w:hint="default" w:ascii="Times New Roman" w:hAnsi="Times New Roman" w:eastAsia="宋体" w:cs="Times New Roman"/>
                  </w:rPr>
                </w:rPrChange>
              </w:rPr>
              <w:t>功能需求</w:t>
            </w:r>
          </w:ins>
          <w:ins w:id="1187" w:author="......" w:date="2024-05-06T23:44:30Z">
            <w:r>
              <w:rPr>
                <w:rFonts w:hint="default" w:ascii="Times New Roman" w:hAnsi="Times New Roman" w:eastAsia="宋体" w:cs="Times New Roman"/>
                <w:rPrChange w:id="1188" w:author="......" w:date="2024-05-07T14:48:58Z">
                  <w:rPr/>
                </w:rPrChange>
              </w:rPr>
              <w:tab/>
            </w:r>
          </w:ins>
          <w:ins w:id="1190" w:author="......" w:date="2024-05-06T23:44:30Z">
            <w:r>
              <w:rPr>
                <w:rFonts w:hint="default" w:ascii="Times New Roman" w:hAnsi="Times New Roman" w:eastAsia="宋体" w:cs="Times New Roman"/>
                <w:rPrChange w:id="1191" w:author="......" w:date="2024-05-07T14:48:58Z">
                  <w:rPr/>
                </w:rPrChange>
              </w:rPr>
              <w:fldChar w:fldCharType="begin"/>
            </w:r>
          </w:ins>
          <w:ins w:id="1193" w:author="......" w:date="2024-05-06T23:44:30Z">
            <w:r>
              <w:rPr>
                <w:rFonts w:hint="default" w:ascii="Times New Roman" w:hAnsi="Times New Roman" w:eastAsia="宋体" w:cs="Times New Roman"/>
                <w:rPrChange w:id="1194" w:author="......" w:date="2024-05-07T14:48:58Z">
                  <w:rPr/>
                </w:rPrChange>
              </w:rPr>
              <w:instrText xml:space="preserve"> PAGEREF _Toc6390 \h </w:instrText>
            </w:r>
          </w:ins>
          <w:ins w:id="1196" w:author="......" w:date="2024-05-06T23:44:30Z">
            <w:r>
              <w:rPr>
                <w:rFonts w:hint="default" w:ascii="Times New Roman" w:hAnsi="Times New Roman" w:eastAsia="宋体" w:cs="Times New Roman"/>
                <w:rPrChange w:id="1197" w:author="......" w:date="2024-05-07T14:48:58Z">
                  <w:rPr/>
                </w:rPrChange>
              </w:rPr>
              <w:fldChar w:fldCharType="separate"/>
            </w:r>
          </w:ins>
          <w:r>
            <w:rPr>
              <w:rFonts w:hint="default" w:ascii="Times New Roman" w:hAnsi="Times New Roman" w:eastAsia="宋体" w:cs="Times New Roman"/>
            </w:rPr>
            <w:t>6</w:t>
          </w:r>
          <w:ins w:id="1199" w:author="......" w:date="2024-05-06T23:44:30Z">
            <w:r>
              <w:rPr>
                <w:rFonts w:hint="default" w:ascii="Times New Roman" w:hAnsi="Times New Roman" w:eastAsia="宋体" w:cs="Times New Roman"/>
                <w:rPrChange w:id="1200" w:author="......" w:date="2024-05-07T14:48:58Z">
                  <w:rPr/>
                </w:rPrChange>
              </w:rPr>
              <w:fldChar w:fldCharType="end"/>
            </w:r>
          </w:ins>
          <w:ins w:id="1202" w:author="......" w:date="2024-05-06T23:44:30Z">
            <w:r>
              <w:rPr>
                <w:rFonts w:hint="default" w:ascii="Times New Roman" w:hAnsi="Times New Roman" w:eastAsia="宋体" w:cs="Times New Roman"/>
                <w:rPrChange w:id="1203" w:author="......" w:date="2024-05-07T14:48:58Z">
                  <w:rPr>
                    <w:rFonts w:hint="default" w:ascii="Times New Roman" w:hAnsi="Times New Roman" w:eastAsia="宋体" w:cs="Times New Roman"/>
                  </w:rPr>
                </w:rPrChange>
              </w:rPr>
              <w:fldChar w:fldCharType="end"/>
            </w:r>
          </w:ins>
        </w:p>
        <w:p>
          <w:pPr>
            <w:pStyle w:val="12"/>
            <w:tabs>
              <w:tab w:val="right" w:leader="dot" w:pos="8306"/>
            </w:tabs>
            <w:rPr>
              <w:ins w:id="1205" w:author="......" w:date="2024-05-06T23:44:30Z"/>
              <w:rFonts w:hint="default" w:ascii="Times New Roman" w:hAnsi="Times New Roman" w:eastAsia="宋体" w:cs="Times New Roman"/>
              <w:rPrChange w:id="1206" w:author="......" w:date="2024-05-07T14:48:58Z">
                <w:rPr>
                  <w:ins w:id="1207" w:author="......" w:date="2024-05-06T23:44:30Z"/>
                </w:rPr>
              </w:rPrChange>
            </w:rPr>
          </w:pPr>
          <w:ins w:id="1208" w:author="......" w:date="2024-05-06T23:44:30Z">
            <w:r>
              <w:rPr>
                <w:rFonts w:hint="default" w:ascii="Times New Roman" w:hAnsi="Times New Roman" w:eastAsia="宋体" w:cs="Times New Roman"/>
                <w:rPrChange w:id="1209" w:author="......" w:date="2024-05-07T14:48:58Z">
                  <w:rPr>
                    <w:rFonts w:hint="default" w:ascii="Times New Roman" w:hAnsi="Times New Roman" w:eastAsia="宋体" w:cs="Times New Roman"/>
                  </w:rPr>
                </w:rPrChange>
              </w:rPr>
              <w:fldChar w:fldCharType="begin"/>
            </w:r>
          </w:ins>
          <w:ins w:id="1211" w:author="......" w:date="2024-05-06T23:44:30Z">
            <w:r>
              <w:rPr>
                <w:rFonts w:hint="default" w:ascii="Times New Roman" w:hAnsi="Times New Roman" w:eastAsia="宋体" w:cs="Times New Roman"/>
                <w:rPrChange w:id="1212" w:author="......" w:date="2024-05-07T14:48:58Z">
                  <w:rPr>
                    <w:rFonts w:hint="default" w:ascii="Times New Roman" w:hAnsi="Times New Roman" w:eastAsia="宋体" w:cs="Times New Roman"/>
                  </w:rPr>
                </w:rPrChange>
              </w:rPr>
              <w:instrText xml:space="preserve"> HYPERLINK \l _Toc22343 </w:instrText>
            </w:r>
          </w:ins>
          <w:ins w:id="1214" w:author="......" w:date="2024-05-06T23:44:30Z">
            <w:r>
              <w:rPr>
                <w:rFonts w:hint="default" w:ascii="Times New Roman" w:hAnsi="Times New Roman" w:eastAsia="宋体" w:cs="Times New Roman"/>
                <w:rPrChange w:id="1215" w:author="......" w:date="2024-05-07T14:48:58Z">
                  <w:rPr>
                    <w:rFonts w:hint="default" w:ascii="Times New Roman" w:hAnsi="Times New Roman" w:eastAsia="宋体" w:cs="Times New Roman"/>
                  </w:rPr>
                </w:rPrChange>
              </w:rPr>
              <w:fldChar w:fldCharType="separate"/>
            </w:r>
          </w:ins>
          <w:ins w:id="1217" w:author="......" w:date="2024-05-06T23:44:30Z">
            <w:r>
              <w:rPr>
                <w:rFonts w:hint="default" w:ascii="Times New Roman" w:hAnsi="Times New Roman" w:eastAsia="宋体" w:cs="Times New Roman"/>
                <w:lang w:val="en-US"/>
                <w:rPrChange w:id="1218" w:author="......" w:date="2024-05-07T14:48:58Z">
                  <w:rPr>
                    <w:rFonts w:hint="default" w:ascii="Times New Roman" w:hAnsi="Times New Roman" w:eastAsia="宋体" w:cs="Times New Roman"/>
                    <w:lang w:val="en-US"/>
                  </w:rPr>
                </w:rPrChange>
              </w:rPr>
              <w:t xml:space="preserve">3.1.1. </w:t>
            </w:r>
          </w:ins>
          <w:ins w:id="1220" w:author="......" w:date="2024-05-06T23:44:30Z">
            <w:r>
              <w:rPr>
                <w:rFonts w:hint="default" w:ascii="Times New Roman" w:hAnsi="Times New Roman" w:eastAsia="宋体" w:cs="Times New Roman"/>
                <w:lang w:val="en-US" w:eastAsia="zh-CN"/>
                <w:rPrChange w:id="1221" w:author="......" w:date="2024-05-07T14:48:58Z">
                  <w:rPr>
                    <w:rFonts w:hint="default" w:ascii="Times New Roman" w:hAnsi="Times New Roman" w:eastAsia="宋体" w:cs="Times New Roman"/>
                    <w:lang w:val="en-US" w:eastAsia="zh-CN"/>
                  </w:rPr>
                </w:rPrChange>
              </w:rPr>
              <w:t>项目计划管理</w:t>
            </w:r>
          </w:ins>
          <w:ins w:id="1223" w:author="......" w:date="2024-05-06T23:44:30Z">
            <w:r>
              <w:rPr>
                <w:rFonts w:hint="default" w:ascii="Times New Roman" w:hAnsi="Times New Roman" w:eastAsia="宋体" w:cs="Times New Roman"/>
                <w:rPrChange w:id="1224" w:author="......" w:date="2024-05-07T14:48:58Z">
                  <w:rPr/>
                </w:rPrChange>
              </w:rPr>
              <w:tab/>
            </w:r>
          </w:ins>
          <w:ins w:id="1226" w:author="......" w:date="2024-05-06T23:44:30Z">
            <w:r>
              <w:rPr>
                <w:rFonts w:hint="default" w:ascii="Times New Roman" w:hAnsi="Times New Roman" w:eastAsia="宋体" w:cs="Times New Roman"/>
                <w:rPrChange w:id="1227" w:author="......" w:date="2024-05-07T14:48:58Z">
                  <w:rPr/>
                </w:rPrChange>
              </w:rPr>
              <w:fldChar w:fldCharType="begin"/>
            </w:r>
          </w:ins>
          <w:ins w:id="1229" w:author="......" w:date="2024-05-06T23:44:30Z">
            <w:r>
              <w:rPr>
                <w:rFonts w:hint="default" w:ascii="Times New Roman" w:hAnsi="Times New Roman" w:eastAsia="宋体" w:cs="Times New Roman"/>
                <w:rPrChange w:id="1230" w:author="......" w:date="2024-05-07T14:48:58Z">
                  <w:rPr/>
                </w:rPrChange>
              </w:rPr>
              <w:instrText xml:space="preserve"> PAGEREF _Toc22343 \h </w:instrText>
            </w:r>
          </w:ins>
          <w:ins w:id="1232" w:author="......" w:date="2024-05-06T23:44:30Z">
            <w:r>
              <w:rPr>
                <w:rFonts w:hint="default" w:ascii="Times New Roman" w:hAnsi="Times New Roman" w:eastAsia="宋体" w:cs="Times New Roman"/>
                <w:rPrChange w:id="1233" w:author="......" w:date="2024-05-07T14:48:58Z">
                  <w:rPr/>
                </w:rPrChange>
              </w:rPr>
              <w:fldChar w:fldCharType="separate"/>
            </w:r>
          </w:ins>
          <w:r>
            <w:rPr>
              <w:rFonts w:hint="default" w:ascii="Times New Roman" w:hAnsi="Times New Roman" w:eastAsia="宋体" w:cs="Times New Roman"/>
            </w:rPr>
            <w:t>6</w:t>
          </w:r>
          <w:ins w:id="1235" w:author="......" w:date="2024-05-06T23:44:30Z">
            <w:r>
              <w:rPr>
                <w:rFonts w:hint="default" w:ascii="Times New Roman" w:hAnsi="Times New Roman" w:eastAsia="宋体" w:cs="Times New Roman"/>
                <w:rPrChange w:id="1236" w:author="......" w:date="2024-05-07T14:48:58Z">
                  <w:rPr/>
                </w:rPrChange>
              </w:rPr>
              <w:fldChar w:fldCharType="end"/>
            </w:r>
          </w:ins>
          <w:ins w:id="1238" w:author="......" w:date="2024-05-06T23:44:30Z">
            <w:r>
              <w:rPr>
                <w:rFonts w:hint="default" w:ascii="Times New Roman" w:hAnsi="Times New Roman" w:eastAsia="宋体" w:cs="Times New Roman"/>
                <w:rPrChange w:id="1239" w:author="......" w:date="2024-05-07T14:48:58Z">
                  <w:rPr>
                    <w:rFonts w:hint="default" w:ascii="Times New Roman" w:hAnsi="Times New Roman" w:eastAsia="宋体" w:cs="Times New Roman"/>
                  </w:rPr>
                </w:rPrChange>
              </w:rPr>
              <w:fldChar w:fldCharType="end"/>
            </w:r>
          </w:ins>
        </w:p>
        <w:p>
          <w:pPr>
            <w:pStyle w:val="12"/>
            <w:tabs>
              <w:tab w:val="right" w:leader="dot" w:pos="8306"/>
            </w:tabs>
            <w:rPr>
              <w:ins w:id="1241" w:author="......" w:date="2024-05-06T23:44:30Z"/>
              <w:rFonts w:hint="default" w:ascii="Times New Roman" w:hAnsi="Times New Roman" w:eastAsia="宋体" w:cs="Times New Roman"/>
              <w:rPrChange w:id="1242" w:author="......" w:date="2024-05-07T14:48:58Z">
                <w:rPr>
                  <w:ins w:id="1243" w:author="......" w:date="2024-05-06T23:44:30Z"/>
                </w:rPr>
              </w:rPrChange>
            </w:rPr>
          </w:pPr>
          <w:ins w:id="1244" w:author="......" w:date="2024-05-06T23:44:30Z">
            <w:r>
              <w:rPr>
                <w:rFonts w:hint="default" w:ascii="Times New Roman" w:hAnsi="Times New Roman" w:eastAsia="宋体" w:cs="Times New Roman"/>
                <w:rPrChange w:id="1245" w:author="......" w:date="2024-05-07T14:48:58Z">
                  <w:rPr>
                    <w:rFonts w:hint="default" w:ascii="Times New Roman" w:hAnsi="Times New Roman" w:eastAsia="宋体" w:cs="Times New Roman"/>
                  </w:rPr>
                </w:rPrChange>
              </w:rPr>
              <w:fldChar w:fldCharType="begin"/>
            </w:r>
          </w:ins>
          <w:ins w:id="1247" w:author="......" w:date="2024-05-06T23:44:30Z">
            <w:r>
              <w:rPr>
                <w:rFonts w:hint="default" w:ascii="Times New Roman" w:hAnsi="Times New Roman" w:eastAsia="宋体" w:cs="Times New Roman"/>
                <w:rPrChange w:id="1248" w:author="......" w:date="2024-05-07T14:48:58Z">
                  <w:rPr>
                    <w:rFonts w:hint="default" w:ascii="Times New Roman" w:hAnsi="Times New Roman" w:eastAsia="宋体" w:cs="Times New Roman"/>
                  </w:rPr>
                </w:rPrChange>
              </w:rPr>
              <w:instrText xml:space="preserve"> HYPERLINK \l _Toc8392 </w:instrText>
            </w:r>
          </w:ins>
          <w:ins w:id="1250" w:author="......" w:date="2024-05-06T23:44:30Z">
            <w:r>
              <w:rPr>
                <w:rFonts w:hint="default" w:ascii="Times New Roman" w:hAnsi="Times New Roman" w:eastAsia="宋体" w:cs="Times New Roman"/>
                <w:rPrChange w:id="1251" w:author="......" w:date="2024-05-07T14:48:58Z">
                  <w:rPr>
                    <w:rFonts w:hint="default" w:ascii="Times New Roman" w:hAnsi="Times New Roman" w:eastAsia="宋体" w:cs="Times New Roman"/>
                  </w:rPr>
                </w:rPrChange>
              </w:rPr>
              <w:fldChar w:fldCharType="separate"/>
            </w:r>
          </w:ins>
          <w:ins w:id="1253" w:author="......" w:date="2024-05-06T23:44:30Z">
            <w:r>
              <w:rPr>
                <w:rFonts w:hint="default" w:ascii="Times New Roman" w:hAnsi="Times New Roman" w:eastAsia="宋体" w:cs="Times New Roman"/>
                <w:lang w:val="en-US"/>
                <w:rPrChange w:id="1254" w:author="......" w:date="2024-05-07T14:48:58Z">
                  <w:rPr>
                    <w:rFonts w:hint="default" w:ascii="Times New Roman" w:hAnsi="Times New Roman" w:eastAsia="宋体" w:cs="Times New Roman"/>
                    <w:lang w:val="en-US"/>
                  </w:rPr>
                </w:rPrChange>
              </w:rPr>
              <w:t xml:space="preserve">3.1.2. </w:t>
            </w:r>
          </w:ins>
          <w:ins w:id="1256" w:author="......" w:date="2024-05-06T23:44:30Z">
            <w:r>
              <w:rPr>
                <w:rFonts w:hint="default" w:ascii="Times New Roman" w:hAnsi="Times New Roman" w:eastAsia="宋体" w:cs="Times New Roman"/>
                <w:lang w:val="en-US" w:eastAsia="zh-CN"/>
                <w:rPrChange w:id="1257" w:author="......" w:date="2024-05-07T14:48:58Z">
                  <w:rPr>
                    <w:rFonts w:hint="default" w:ascii="Times New Roman" w:hAnsi="Times New Roman" w:eastAsia="宋体" w:cs="Times New Roman"/>
                    <w:lang w:val="en-US" w:eastAsia="zh-CN"/>
                  </w:rPr>
                </w:rPrChange>
              </w:rPr>
              <w:t>人力资源管理</w:t>
            </w:r>
          </w:ins>
          <w:ins w:id="1259" w:author="......" w:date="2024-05-06T23:44:30Z">
            <w:r>
              <w:rPr>
                <w:rFonts w:hint="default" w:ascii="Times New Roman" w:hAnsi="Times New Roman" w:eastAsia="宋体" w:cs="Times New Roman"/>
                <w:rPrChange w:id="1260" w:author="......" w:date="2024-05-07T14:48:58Z">
                  <w:rPr/>
                </w:rPrChange>
              </w:rPr>
              <w:tab/>
            </w:r>
          </w:ins>
          <w:ins w:id="1262" w:author="......" w:date="2024-05-06T23:44:30Z">
            <w:r>
              <w:rPr>
                <w:rFonts w:hint="default" w:ascii="Times New Roman" w:hAnsi="Times New Roman" w:eastAsia="宋体" w:cs="Times New Roman"/>
                <w:rPrChange w:id="1263" w:author="......" w:date="2024-05-07T14:48:58Z">
                  <w:rPr/>
                </w:rPrChange>
              </w:rPr>
              <w:fldChar w:fldCharType="begin"/>
            </w:r>
          </w:ins>
          <w:ins w:id="1265" w:author="......" w:date="2024-05-06T23:44:30Z">
            <w:r>
              <w:rPr>
                <w:rFonts w:hint="default" w:ascii="Times New Roman" w:hAnsi="Times New Roman" w:eastAsia="宋体" w:cs="Times New Roman"/>
                <w:rPrChange w:id="1266" w:author="......" w:date="2024-05-07T14:48:58Z">
                  <w:rPr/>
                </w:rPrChange>
              </w:rPr>
              <w:instrText xml:space="preserve"> PAGEREF _Toc8392 \h </w:instrText>
            </w:r>
          </w:ins>
          <w:ins w:id="1268" w:author="......" w:date="2024-05-06T23:44:30Z">
            <w:r>
              <w:rPr>
                <w:rFonts w:hint="default" w:ascii="Times New Roman" w:hAnsi="Times New Roman" w:eastAsia="宋体" w:cs="Times New Roman"/>
                <w:rPrChange w:id="1269" w:author="......" w:date="2024-05-07T14:48:58Z">
                  <w:rPr/>
                </w:rPrChange>
              </w:rPr>
              <w:fldChar w:fldCharType="separate"/>
            </w:r>
          </w:ins>
          <w:r>
            <w:rPr>
              <w:rFonts w:hint="default" w:ascii="Times New Roman" w:hAnsi="Times New Roman" w:eastAsia="宋体" w:cs="Times New Roman"/>
            </w:rPr>
            <w:t>11</w:t>
          </w:r>
          <w:ins w:id="1271" w:author="......" w:date="2024-05-06T23:44:30Z">
            <w:r>
              <w:rPr>
                <w:rFonts w:hint="default" w:ascii="Times New Roman" w:hAnsi="Times New Roman" w:eastAsia="宋体" w:cs="Times New Roman"/>
                <w:rPrChange w:id="1272" w:author="......" w:date="2024-05-07T14:48:58Z">
                  <w:rPr/>
                </w:rPrChange>
              </w:rPr>
              <w:fldChar w:fldCharType="end"/>
            </w:r>
          </w:ins>
          <w:ins w:id="1274" w:author="......" w:date="2024-05-06T23:44:30Z">
            <w:r>
              <w:rPr>
                <w:rFonts w:hint="default" w:ascii="Times New Roman" w:hAnsi="Times New Roman" w:eastAsia="宋体" w:cs="Times New Roman"/>
                <w:rPrChange w:id="1275" w:author="......" w:date="2024-05-07T14:48:58Z">
                  <w:rPr>
                    <w:rFonts w:hint="default" w:ascii="Times New Roman" w:hAnsi="Times New Roman" w:eastAsia="宋体" w:cs="Times New Roman"/>
                  </w:rPr>
                </w:rPrChange>
              </w:rPr>
              <w:fldChar w:fldCharType="end"/>
            </w:r>
          </w:ins>
        </w:p>
        <w:p>
          <w:pPr>
            <w:pStyle w:val="12"/>
            <w:tabs>
              <w:tab w:val="right" w:leader="dot" w:pos="8306"/>
            </w:tabs>
            <w:rPr>
              <w:ins w:id="1277" w:author="......" w:date="2024-05-06T23:44:30Z"/>
              <w:rFonts w:hint="default" w:ascii="Times New Roman" w:hAnsi="Times New Roman" w:eastAsia="宋体" w:cs="Times New Roman"/>
              <w:rPrChange w:id="1278" w:author="......" w:date="2024-05-07T14:48:58Z">
                <w:rPr>
                  <w:ins w:id="1279" w:author="......" w:date="2024-05-06T23:44:30Z"/>
                </w:rPr>
              </w:rPrChange>
            </w:rPr>
          </w:pPr>
          <w:ins w:id="1280" w:author="......" w:date="2024-05-06T23:44:30Z">
            <w:r>
              <w:rPr>
                <w:rFonts w:hint="default" w:ascii="Times New Roman" w:hAnsi="Times New Roman" w:eastAsia="宋体" w:cs="Times New Roman"/>
                <w:rPrChange w:id="1281" w:author="......" w:date="2024-05-07T14:48:58Z">
                  <w:rPr>
                    <w:rFonts w:hint="default" w:ascii="Times New Roman" w:hAnsi="Times New Roman" w:eastAsia="宋体" w:cs="Times New Roman"/>
                  </w:rPr>
                </w:rPrChange>
              </w:rPr>
              <w:fldChar w:fldCharType="begin"/>
            </w:r>
          </w:ins>
          <w:ins w:id="1283" w:author="......" w:date="2024-05-06T23:44:30Z">
            <w:r>
              <w:rPr>
                <w:rFonts w:hint="default" w:ascii="Times New Roman" w:hAnsi="Times New Roman" w:eastAsia="宋体" w:cs="Times New Roman"/>
                <w:rPrChange w:id="1284" w:author="......" w:date="2024-05-07T14:48:58Z">
                  <w:rPr>
                    <w:rFonts w:hint="default" w:ascii="Times New Roman" w:hAnsi="Times New Roman" w:eastAsia="宋体" w:cs="Times New Roman"/>
                  </w:rPr>
                </w:rPrChange>
              </w:rPr>
              <w:instrText xml:space="preserve"> HYPERLINK \l _Toc10456 </w:instrText>
            </w:r>
          </w:ins>
          <w:ins w:id="1286" w:author="......" w:date="2024-05-06T23:44:30Z">
            <w:r>
              <w:rPr>
                <w:rFonts w:hint="default" w:ascii="Times New Roman" w:hAnsi="Times New Roman" w:eastAsia="宋体" w:cs="Times New Roman"/>
                <w:rPrChange w:id="1287" w:author="......" w:date="2024-05-07T14:48:58Z">
                  <w:rPr>
                    <w:rFonts w:hint="default" w:ascii="Times New Roman" w:hAnsi="Times New Roman" w:eastAsia="宋体" w:cs="Times New Roman"/>
                  </w:rPr>
                </w:rPrChange>
              </w:rPr>
              <w:fldChar w:fldCharType="separate"/>
            </w:r>
          </w:ins>
          <w:ins w:id="1289" w:author="......" w:date="2024-05-06T23:44:30Z">
            <w:r>
              <w:rPr>
                <w:rFonts w:hint="default" w:ascii="Times New Roman" w:hAnsi="Times New Roman" w:eastAsia="宋体" w:cs="Times New Roman"/>
                <w:szCs w:val="24"/>
                <w:lang w:val="en-US" w:eastAsia="zh-CN"/>
                <w:rPrChange w:id="1290" w:author="......" w:date="2024-05-07T14:48:58Z">
                  <w:rPr>
                    <w:rFonts w:hint="default" w:ascii="Times New Roman" w:hAnsi="Times New Roman" w:eastAsia="宋体" w:cs="Times New Roman"/>
                    <w:szCs w:val="24"/>
                    <w:lang w:val="en-US" w:eastAsia="zh-CN"/>
                  </w:rPr>
                </w:rPrChange>
              </w:rPr>
              <w:t>3.1.3. 成本管理</w:t>
            </w:r>
          </w:ins>
          <w:ins w:id="1292" w:author="......" w:date="2024-05-06T23:44:30Z">
            <w:r>
              <w:rPr>
                <w:rFonts w:hint="default" w:ascii="Times New Roman" w:hAnsi="Times New Roman" w:eastAsia="宋体" w:cs="Times New Roman"/>
                <w:rPrChange w:id="1293" w:author="......" w:date="2024-05-07T14:48:58Z">
                  <w:rPr/>
                </w:rPrChange>
              </w:rPr>
              <w:tab/>
            </w:r>
          </w:ins>
          <w:ins w:id="1295" w:author="......" w:date="2024-05-06T23:44:30Z">
            <w:r>
              <w:rPr>
                <w:rFonts w:hint="default" w:ascii="Times New Roman" w:hAnsi="Times New Roman" w:eastAsia="宋体" w:cs="Times New Roman"/>
                <w:rPrChange w:id="1296" w:author="......" w:date="2024-05-07T14:48:58Z">
                  <w:rPr/>
                </w:rPrChange>
              </w:rPr>
              <w:fldChar w:fldCharType="begin"/>
            </w:r>
          </w:ins>
          <w:ins w:id="1298" w:author="......" w:date="2024-05-06T23:44:30Z">
            <w:r>
              <w:rPr>
                <w:rFonts w:hint="default" w:ascii="Times New Roman" w:hAnsi="Times New Roman" w:eastAsia="宋体" w:cs="Times New Roman"/>
                <w:rPrChange w:id="1299" w:author="......" w:date="2024-05-07T14:48:58Z">
                  <w:rPr/>
                </w:rPrChange>
              </w:rPr>
              <w:instrText xml:space="preserve"> PAGEREF _Toc10456 \h </w:instrText>
            </w:r>
          </w:ins>
          <w:ins w:id="1301" w:author="......" w:date="2024-05-06T23:44:30Z">
            <w:r>
              <w:rPr>
                <w:rFonts w:hint="default" w:ascii="Times New Roman" w:hAnsi="Times New Roman" w:eastAsia="宋体" w:cs="Times New Roman"/>
                <w:rPrChange w:id="1302" w:author="......" w:date="2024-05-07T14:48:58Z">
                  <w:rPr/>
                </w:rPrChange>
              </w:rPr>
              <w:fldChar w:fldCharType="separate"/>
            </w:r>
          </w:ins>
          <w:r>
            <w:rPr>
              <w:rFonts w:hint="default" w:ascii="Times New Roman" w:hAnsi="Times New Roman" w:eastAsia="宋体" w:cs="Times New Roman"/>
            </w:rPr>
            <w:t>15</w:t>
          </w:r>
          <w:ins w:id="1304" w:author="......" w:date="2024-05-06T23:44:30Z">
            <w:r>
              <w:rPr>
                <w:rFonts w:hint="default" w:ascii="Times New Roman" w:hAnsi="Times New Roman" w:eastAsia="宋体" w:cs="Times New Roman"/>
                <w:rPrChange w:id="1305" w:author="......" w:date="2024-05-07T14:48:58Z">
                  <w:rPr/>
                </w:rPrChange>
              </w:rPr>
              <w:fldChar w:fldCharType="end"/>
            </w:r>
          </w:ins>
          <w:ins w:id="1307" w:author="......" w:date="2024-05-06T23:44:30Z">
            <w:r>
              <w:rPr>
                <w:rFonts w:hint="default" w:ascii="Times New Roman" w:hAnsi="Times New Roman" w:eastAsia="宋体" w:cs="Times New Roman"/>
                <w:rPrChange w:id="1308" w:author="......" w:date="2024-05-07T14:48:58Z">
                  <w:rPr>
                    <w:rFonts w:hint="default" w:ascii="Times New Roman" w:hAnsi="Times New Roman" w:eastAsia="宋体" w:cs="Times New Roman"/>
                  </w:rPr>
                </w:rPrChange>
              </w:rPr>
              <w:fldChar w:fldCharType="end"/>
            </w:r>
          </w:ins>
        </w:p>
        <w:p>
          <w:pPr>
            <w:pStyle w:val="12"/>
            <w:tabs>
              <w:tab w:val="right" w:leader="dot" w:pos="8306"/>
            </w:tabs>
            <w:rPr>
              <w:ins w:id="1310" w:author="......" w:date="2024-05-06T23:44:30Z"/>
              <w:rFonts w:hint="default" w:ascii="Times New Roman" w:hAnsi="Times New Roman" w:eastAsia="宋体" w:cs="Times New Roman"/>
              <w:rPrChange w:id="1311" w:author="......" w:date="2024-05-07T14:48:58Z">
                <w:rPr>
                  <w:ins w:id="1312" w:author="......" w:date="2024-05-06T23:44:30Z"/>
                </w:rPr>
              </w:rPrChange>
            </w:rPr>
          </w:pPr>
          <w:ins w:id="1313" w:author="......" w:date="2024-05-06T23:44:30Z">
            <w:r>
              <w:rPr>
                <w:rFonts w:hint="default" w:ascii="Times New Roman" w:hAnsi="Times New Roman" w:eastAsia="宋体" w:cs="Times New Roman"/>
                <w:rPrChange w:id="1314" w:author="......" w:date="2024-05-07T14:48:58Z">
                  <w:rPr>
                    <w:rFonts w:hint="default" w:ascii="Times New Roman" w:hAnsi="Times New Roman" w:eastAsia="宋体" w:cs="Times New Roman"/>
                  </w:rPr>
                </w:rPrChange>
              </w:rPr>
              <w:fldChar w:fldCharType="begin"/>
            </w:r>
          </w:ins>
          <w:ins w:id="1316" w:author="......" w:date="2024-05-06T23:44:30Z">
            <w:r>
              <w:rPr>
                <w:rFonts w:hint="default" w:ascii="Times New Roman" w:hAnsi="Times New Roman" w:eastAsia="宋体" w:cs="Times New Roman"/>
                <w:rPrChange w:id="1317" w:author="......" w:date="2024-05-07T14:48:58Z">
                  <w:rPr>
                    <w:rFonts w:hint="default" w:ascii="Times New Roman" w:hAnsi="Times New Roman" w:eastAsia="宋体" w:cs="Times New Roman"/>
                  </w:rPr>
                </w:rPrChange>
              </w:rPr>
              <w:instrText xml:space="preserve"> HYPERLINK \l _Toc19738 </w:instrText>
            </w:r>
          </w:ins>
          <w:ins w:id="1319" w:author="......" w:date="2024-05-06T23:44:30Z">
            <w:r>
              <w:rPr>
                <w:rFonts w:hint="default" w:ascii="Times New Roman" w:hAnsi="Times New Roman" w:eastAsia="宋体" w:cs="Times New Roman"/>
                <w:rPrChange w:id="1320" w:author="......" w:date="2024-05-07T14:48:58Z">
                  <w:rPr>
                    <w:rFonts w:hint="default" w:ascii="Times New Roman" w:hAnsi="Times New Roman" w:eastAsia="宋体" w:cs="Times New Roman"/>
                  </w:rPr>
                </w:rPrChange>
              </w:rPr>
              <w:fldChar w:fldCharType="separate"/>
            </w:r>
          </w:ins>
          <w:ins w:id="1322" w:author="......" w:date="2024-05-06T23:44:30Z">
            <w:r>
              <w:rPr>
                <w:rFonts w:hint="default" w:ascii="Times New Roman" w:hAnsi="Times New Roman" w:eastAsia="宋体" w:cs="Times New Roman"/>
                <w:lang w:val="en-US"/>
                <w:rPrChange w:id="1323" w:author="......" w:date="2024-05-07T14:48:58Z">
                  <w:rPr>
                    <w:rFonts w:hint="default" w:ascii="Times New Roman" w:hAnsi="Times New Roman" w:eastAsia="宋体" w:cs="Times New Roman"/>
                    <w:lang w:val="en-US"/>
                  </w:rPr>
                </w:rPrChange>
              </w:rPr>
              <w:t xml:space="preserve">3.1.4. </w:t>
            </w:r>
          </w:ins>
          <w:ins w:id="1325" w:author="......" w:date="2024-05-06T23:44:30Z">
            <w:r>
              <w:rPr>
                <w:rFonts w:hint="default" w:ascii="Times New Roman" w:hAnsi="Times New Roman" w:eastAsia="宋体" w:cs="Times New Roman"/>
                <w:lang w:val="en-US" w:eastAsia="zh-CN"/>
                <w:rPrChange w:id="1326" w:author="......" w:date="2024-05-07T14:48:58Z">
                  <w:rPr>
                    <w:rFonts w:hint="default" w:ascii="Times New Roman" w:hAnsi="Times New Roman" w:eastAsia="宋体" w:cs="Times New Roman"/>
                    <w:lang w:val="en-US" w:eastAsia="zh-CN"/>
                  </w:rPr>
                </w:rPrChange>
              </w:rPr>
              <w:t>质量管理</w:t>
            </w:r>
          </w:ins>
          <w:ins w:id="1328" w:author="......" w:date="2024-05-06T23:44:30Z">
            <w:r>
              <w:rPr>
                <w:rFonts w:hint="default" w:ascii="Times New Roman" w:hAnsi="Times New Roman" w:eastAsia="宋体" w:cs="Times New Roman"/>
                <w:rPrChange w:id="1329" w:author="......" w:date="2024-05-07T14:48:58Z">
                  <w:rPr/>
                </w:rPrChange>
              </w:rPr>
              <w:tab/>
            </w:r>
          </w:ins>
          <w:ins w:id="1331" w:author="......" w:date="2024-05-06T23:44:30Z">
            <w:r>
              <w:rPr>
                <w:rFonts w:hint="default" w:ascii="Times New Roman" w:hAnsi="Times New Roman" w:eastAsia="宋体" w:cs="Times New Roman"/>
                <w:rPrChange w:id="1332" w:author="......" w:date="2024-05-07T14:48:58Z">
                  <w:rPr/>
                </w:rPrChange>
              </w:rPr>
              <w:fldChar w:fldCharType="begin"/>
            </w:r>
          </w:ins>
          <w:ins w:id="1334" w:author="......" w:date="2024-05-06T23:44:30Z">
            <w:r>
              <w:rPr>
                <w:rFonts w:hint="default" w:ascii="Times New Roman" w:hAnsi="Times New Roman" w:eastAsia="宋体" w:cs="Times New Roman"/>
                <w:rPrChange w:id="1335" w:author="......" w:date="2024-05-07T14:48:58Z">
                  <w:rPr/>
                </w:rPrChange>
              </w:rPr>
              <w:instrText xml:space="preserve"> PAGEREF _Toc19738 \h </w:instrText>
            </w:r>
          </w:ins>
          <w:ins w:id="1337" w:author="......" w:date="2024-05-06T23:44:30Z">
            <w:r>
              <w:rPr>
                <w:rFonts w:hint="default" w:ascii="Times New Roman" w:hAnsi="Times New Roman" w:eastAsia="宋体" w:cs="Times New Roman"/>
                <w:rPrChange w:id="1338" w:author="......" w:date="2024-05-07T14:48:58Z">
                  <w:rPr/>
                </w:rPrChange>
              </w:rPr>
              <w:fldChar w:fldCharType="separate"/>
            </w:r>
          </w:ins>
          <w:r>
            <w:rPr>
              <w:rFonts w:hint="default" w:ascii="Times New Roman" w:hAnsi="Times New Roman" w:eastAsia="宋体" w:cs="Times New Roman"/>
            </w:rPr>
            <w:t>17</w:t>
          </w:r>
          <w:ins w:id="1340" w:author="......" w:date="2024-05-06T23:44:30Z">
            <w:r>
              <w:rPr>
                <w:rFonts w:hint="default" w:ascii="Times New Roman" w:hAnsi="Times New Roman" w:eastAsia="宋体" w:cs="Times New Roman"/>
                <w:rPrChange w:id="1341" w:author="......" w:date="2024-05-07T14:48:58Z">
                  <w:rPr/>
                </w:rPrChange>
              </w:rPr>
              <w:fldChar w:fldCharType="end"/>
            </w:r>
          </w:ins>
          <w:ins w:id="1343" w:author="......" w:date="2024-05-06T23:44:30Z">
            <w:r>
              <w:rPr>
                <w:rFonts w:hint="default" w:ascii="Times New Roman" w:hAnsi="Times New Roman" w:eastAsia="宋体" w:cs="Times New Roman"/>
                <w:rPrChange w:id="1344" w:author="......" w:date="2024-05-07T14:48:58Z">
                  <w:rPr>
                    <w:rFonts w:hint="default" w:ascii="Times New Roman" w:hAnsi="Times New Roman" w:eastAsia="宋体" w:cs="Times New Roman"/>
                  </w:rPr>
                </w:rPrChange>
              </w:rPr>
              <w:fldChar w:fldCharType="end"/>
            </w:r>
          </w:ins>
        </w:p>
        <w:p>
          <w:pPr>
            <w:pStyle w:val="12"/>
            <w:tabs>
              <w:tab w:val="right" w:leader="dot" w:pos="8306"/>
            </w:tabs>
            <w:rPr>
              <w:ins w:id="1346" w:author="......" w:date="2024-05-06T23:44:30Z"/>
              <w:rFonts w:hint="default" w:ascii="Times New Roman" w:hAnsi="Times New Roman" w:eastAsia="宋体" w:cs="Times New Roman"/>
              <w:rPrChange w:id="1347" w:author="......" w:date="2024-05-07T14:48:58Z">
                <w:rPr>
                  <w:ins w:id="1348" w:author="......" w:date="2024-05-06T23:44:30Z"/>
                </w:rPr>
              </w:rPrChange>
            </w:rPr>
          </w:pPr>
          <w:ins w:id="1349" w:author="......" w:date="2024-05-06T23:44:30Z">
            <w:r>
              <w:rPr>
                <w:rFonts w:hint="default" w:ascii="Times New Roman" w:hAnsi="Times New Roman" w:eastAsia="宋体" w:cs="Times New Roman"/>
                <w:rPrChange w:id="1350" w:author="......" w:date="2024-05-07T14:48:58Z">
                  <w:rPr>
                    <w:rFonts w:hint="default" w:ascii="Times New Roman" w:hAnsi="Times New Roman" w:eastAsia="宋体" w:cs="Times New Roman"/>
                  </w:rPr>
                </w:rPrChange>
              </w:rPr>
              <w:fldChar w:fldCharType="begin"/>
            </w:r>
          </w:ins>
          <w:ins w:id="1352" w:author="......" w:date="2024-05-06T23:44:30Z">
            <w:r>
              <w:rPr>
                <w:rFonts w:hint="default" w:ascii="Times New Roman" w:hAnsi="Times New Roman" w:eastAsia="宋体" w:cs="Times New Roman"/>
                <w:rPrChange w:id="1353" w:author="......" w:date="2024-05-07T14:48:58Z">
                  <w:rPr>
                    <w:rFonts w:hint="default" w:ascii="Times New Roman" w:hAnsi="Times New Roman" w:eastAsia="宋体" w:cs="Times New Roman"/>
                  </w:rPr>
                </w:rPrChange>
              </w:rPr>
              <w:instrText xml:space="preserve"> HYPERLINK \l _Toc11375 </w:instrText>
            </w:r>
          </w:ins>
          <w:ins w:id="1355" w:author="......" w:date="2024-05-06T23:44:30Z">
            <w:r>
              <w:rPr>
                <w:rFonts w:hint="default" w:ascii="Times New Roman" w:hAnsi="Times New Roman" w:eastAsia="宋体" w:cs="Times New Roman"/>
                <w:rPrChange w:id="1356" w:author="......" w:date="2024-05-07T14:48:58Z">
                  <w:rPr>
                    <w:rFonts w:hint="default" w:ascii="Times New Roman" w:hAnsi="Times New Roman" w:eastAsia="宋体" w:cs="Times New Roman"/>
                  </w:rPr>
                </w:rPrChange>
              </w:rPr>
              <w:fldChar w:fldCharType="separate"/>
            </w:r>
          </w:ins>
          <w:ins w:id="1358" w:author="......" w:date="2024-05-06T23:44:30Z">
            <w:r>
              <w:rPr>
                <w:rFonts w:hint="default" w:ascii="Times New Roman" w:hAnsi="Times New Roman" w:eastAsia="宋体" w:cs="Times New Roman"/>
                <w:lang w:val="en-US"/>
                <w:rPrChange w:id="1359" w:author="......" w:date="2024-05-07T14:48:58Z">
                  <w:rPr>
                    <w:rFonts w:hint="default" w:ascii="Times New Roman" w:hAnsi="Times New Roman" w:eastAsia="宋体" w:cs="Times New Roman"/>
                    <w:lang w:val="en-US"/>
                  </w:rPr>
                </w:rPrChange>
              </w:rPr>
              <w:t xml:space="preserve">3.1.5. </w:t>
            </w:r>
          </w:ins>
          <w:ins w:id="1361" w:author="......" w:date="2024-05-06T23:44:30Z">
            <w:r>
              <w:rPr>
                <w:rFonts w:hint="default" w:ascii="Times New Roman" w:hAnsi="Times New Roman" w:eastAsia="宋体" w:cs="Times New Roman"/>
                <w:lang w:val="en-US" w:eastAsia="zh-CN"/>
                <w:rPrChange w:id="1362" w:author="......" w:date="2024-05-07T14:48:58Z">
                  <w:rPr>
                    <w:rFonts w:hint="default" w:ascii="Times New Roman" w:hAnsi="Times New Roman" w:eastAsia="宋体" w:cs="Times New Roman"/>
                    <w:lang w:val="en-US" w:eastAsia="zh-CN"/>
                  </w:rPr>
                </w:rPrChange>
              </w:rPr>
              <w:t>安全管理</w:t>
            </w:r>
          </w:ins>
          <w:ins w:id="1364" w:author="......" w:date="2024-05-06T23:44:30Z">
            <w:r>
              <w:rPr>
                <w:rFonts w:hint="default" w:ascii="Times New Roman" w:hAnsi="Times New Roman" w:eastAsia="宋体" w:cs="Times New Roman"/>
                <w:rPrChange w:id="1365" w:author="......" w:date="2024-05-07T14:48:58Z">
                  <w:rPr/>
                </w:rPrChange>
              </w:rPr>
              <w:tab/>
            </w:r>
          </w:ins>
          <w:ins w:id="1367" w:author="......" w:date="2024-05-06T23:44:30Z">
            <w:r>
              <w:rPr>
                <w:rFonts w:hint="default" w:ascii="Times New Roman" w:hAnsi="Times New Roman" w:eastAsia="宋体" w:cs="Times New Roman"/>
                <w:rPrChange w:id="1368" w:author="......" w:date="2024-05-07T14:48:58Z">
                  <w:rPr/>
                </w:rPrChange>
              </w:rPr>
              <w:fldChar w:fldCharType="begin"/>
            </w:r>
          </w:ins>
          <w:ins w:id="1370" w:author="......" w:date="2024-05-06T23:44:30Z">
            <w:r>
              <w:rPr>
                <w:rFonts w:hint="default" w:ascii="Times New Roman" w:hAnsi="Times New Roman" w:eastAsia="宋体" w:cs="Times New Roman"/>
                <w:rPrChange w:id="1371" w:author="......" w:date="2024-05-07T14:48:58Z">
                  <w:rPr/>
                </w:rPrChange>
              </w:rPr>
              <w:instrText xml:space="preserve"> PAGEREF _Toc11375 \h </w:instrText>
            </w:r>
          </w:ins>
          <w:ins w:id="1373" w:author="......" w:date="2024-05-06T23:44:30Z">
            <w:r>
              <w:rPr>
                <w:rFonts w:hint="default" w:ascii="Times New Roman" w:hAnsi="Times New Roman" w:eastAsia="宋体" w:cs="Times New Roman"/>
                <w:rPrChange w:id="1374" w:author="......" w:date="2024-05-07T14:48:58Z">
                  <w:rPr/>
                </w:rPrChange>
              </w:rPr>
              <w:fldChar w:fldCharType="separate"/>
            </w:r>
          </w:ins>
          <w:r>
            <w:rPr>
              <w:rFonts w:hint="default" w:ascii="Times New Roman" w:hAnsi="Times New Roman" w:eastAsia="宋体" w:cs="Times New Roman"/>
            </w:rPr>
            <w:t>20</w:t>
          </w:r>
          <w:ins w:id="1376" w:author="......" w:date="2024-05-06T23:44:30Z">
            <w:r>
              <w:rPr>
                <w:rFonts w:hint="default" w:ascii="Times New Roman" w:hAnsi="Times New Roman" w:eastAsia="宋体" w:cs="Times New Roman"/>
                <w:rPrChange w:id="1377" w:author="......" w:date="2024-05-07T14:48:58Z">
                  <w:rPr/>
                </w:rPrChange>
              </w:rPr>
              <w:fldChar w:fldCharType="end"/>
            </w:r>
          </w:ins>
          <w:ins w:id="1379" w:author="......" w:date="2024-05-06T23:44:30Z">
            <w:r>
              <w:rPr>
                <w:rFonts w:hint="default" w:ascii="Times New Roman" w:hAnsi="Times New Roman" w:eastAsia="宋体" w:cs="Times New Roman"/>
                <w:rPrChange w:id="1380" w:author="......" w:date="2024-05-07T14:48:58Z">
                  <w:rPr>
                    <w:rFonts w:hint="default" w:ascii="Times New Roman" w:hAnsi="Times New Roman" w:eastAsia="宋体" w:cs="Times New Roman"/>
                  </w:rPr>
                </w:rPrChange>
              </w:rPr>
              <w:fldChar w:fldCharType="end"/>
            </w:r>
          </w:ins>
        </w:p>
        <w:p>
          <w:pPr>
            <w:pStyle w:val="12"/>
            <w:tabs>
              <w:tab w:val="right" w:leader="dot" w:pos="8306"/>
            </w:tabs>
            <w:rPr>
              <w:ins w:id="1382" w:author="......" w:date="2024-05-06T23:44:30Z"/>
              <w:rFonts w:hint="default" w:ascii="Times New Roman" w:hAnsi="Times New Roman" w:eastAsia="宋体" w:cs="Times New Roman"/>
              <w:rPrChange w:id="1383" w:author="......" w:date="2024-05-07T14:48:58Z">
                <w:rPr>
                  <w:ins w:id="1384" w:author="......" w:date="2024-05-06T23:44:30Z"/>
                </w:rPr>
              </w:rPrChange>
            </w:rPr>
          </w:pPr>
          <w:ins w:id="1385" w:author="......" w:date="2024-05-06T23:44:30Z">
            <w:r>
              <w:rPr>
                <w:rFonts w:hint="default" w:ascii="Times New Roman" w:hAnsi="Times New Roman" w:eastAsia="宋体" w:cs="Times New Roman"/>
                <w:rPrChange w:id="1386" w:author="......" w:date="2024-05-07T14:48:58Z">
                  <w:rPr>
                    <w:rFonts w:hint="default" w:ascii="Times New Roman" w:hAnsi="Times New Roman" w:eastAsia="宋体" w:cs="Times New Roman"/>
                  </w:rPr>
                </w:rPrChange>
              </w:rPr>
              <w:fldChar w:fldCharType="begin"/>
            </w:r>
          </w:ins>
          <w:ins w:id="1388" w:author="......" w:date="2024-05-06T23:44:30Z">
            <w:r>
              <w:rPr>
                <w:rFonts w:hint="default" w:ascii="Times New Roman" w:hAnsi="Times New Roman" w:eastAsia="宋体" w:cs="Times New Roman"/>
                <w:rPrChange w:id="1389" w:author="......" w:date="2024-05-07T14:48:58Z">
                  <w:rPr>
                    <w:rFonts w:hint="default" w:ascii="Times New Roman" w:hAnsi="Times New Roman" w:eastAsia="宋体" w:cs="Times New Roman"/>
                  </w:rPr>
                </w:rPrChange>
              </w:rPr>
              <w:instrText xml:space="preserve"> HYPERLINK \l _Toc26063 </w:instrText>
            </w:r>
          </w:ins>
          <w:ins w:id="1391" w:author="......" w:date="2024-05-06T23:44:30Z">
            <w:r>
              <w:rPr>
                <w:rFonts w:hint="default" w:ascii="Times New Roman" w:hAnsi="Times New Roman" w:eastAsia="宋体" w:cs="Times New Roman"/>
                <w:rPrChange w:id="1392" w:author="......" w:date="2024-05-07T14:48:58Z">
                  <w:rPr>
                    <w:rFonts w:hint="default" w:ascii="Times New Roman" w:hAnsi="Times New Roman" w:eastAsia="宋体" w:cs="Times New Roman"/>
                  </w:rPr>
                </w:rPrChange>
              </w:rPr>
              <w:fldChar w:fldCharType="separate"/>
            </w:r>
          </w:ins>
          <w:ins w:id="1394" w:author="......" w:date="2024-05-06T23:44:30Z">
            <w:r>
              <w:rPr>
                <w:rFonts w:hint="default" w:ascii="Times New Roman" w:hAnsi="Times New Roman" w:eastAsia="宋体" w:cs="Times New Roman"/>
                <w:lang w:val="en-US"/>
                <w:rPrChange w:id="1395" w:author="......" w:date="2024-05-07T14:48:58Z">
                  <w:rPr>
                    <w:rFonts w:hint="default" w:ascii="Times New Roman" w:hAnsi="Times New Roman" w:eastAsia="宋体" w:cs="Times New Roman"/>
                    <w:lang w:val="en-US"/>
                  </w:rPr>
                </w:rPrChange>
              </w:rPr>
              <w:t xml:space="preserve">3.1.6. </w:t>
            </w:r>
          </w:ins>
          <w:ins w:id="1397" w:author="......" w:date="2024-05-06T23:44:30Z">
            <w:r>
              <w:rPr>
                <w:rFonts w:hint="default" w:ascii="Times New Roman" w:hAnsi="Times New Roman" w:eastAsia="宋体" w:cs="Times New Roman"/>
                <w:lang w:val="en-US" w:eastAsia="zh-CN"/>
                <w:rPrChange w:id="1398" w:author="......" w:date="2024-05-07T14:48:58Z">
                  <w:rPr>
                    <w:rFonts w:hint="default" w:ascii="Times New Roman" w:hAnsi="Times New Roman" w:eastAsia="宋体" w:cs="Times New Roman"/>
                    <w:lang w:val="en-US" w:eastAsia="zh-CN"/>
                  </w:rPr>
                </w:rPrChange>
              </w:rPr>
              <w:t>文档管理</w:t>
            </w:r>
          </w:ins>
          <w:ins w:id="1400" w:author="......" w:date="2024-05-06T23:44:30Z">
            <w:r>
              <w:rPr>
                <w:rFonts w:hint="default" w:ascii="Times New Roman" w:hAnsi="Times New Roman" w:eastAsia="宋体" w:cs="Times New Roman"/>
                <w:rPrChange w:id="1401" w:author="......" w:date="2024-05-07T14:48:58Z">
                  <w:rPr/>
                </w:rPrChange>
              </w:rPr>
              <w:tab/>
            </w:r>
          </w:ins>
          <w:ins w:id="1403" w:author="......" w:date="2024-05-06T23:44:30Z">
            <w:r>
              <w:rPr>
                <w:rFonts w:hint="default" w:ascii="Times New Roman" w:hAnsi="Times New Roman" w:eastAsia="宋体" w:cs="Times New Roman"/>
                <w:rPrChange w:id="1404" w:author="......" w:date="2024-05-07T14:48:58Z">
                  <w:rPr/>
                </w:rPrChange>
              </w:rPr>
              <w:fldChar w:fldCharType="begin"/>
            </w:r>
          </w:ins>
          <w:ins w:id="1406" w:author="......" w:date="2024-05-06T23:44:30Z">
            <w:r>
              <w:rPr>
                <w:rFonts w:hint="default" w:ascii="Times New Roman" w:hAnsi="Times New Roman" w:eastAsia="宋体" w:cs="Times New Roman"/>
                <w:rPrChange w:id="1407" w:author="......" w:date="2024-05-07T14:48:58Z">
                  <w:rPr/>
                </w:rPrChange>
              </w:rPr>
              <w:instrText xml:space="preserve"> PAGEREF _Toc26063 \h </w:instrText>
            </w:r>
          </w:ins>
          <w:ins w:id="1409" w:author="......" w:date="2024-05-06T23:44:30Z">
            <w:r>
              <w:rPr>
                <w:rFonts w:hint="default" w:ascii="Times New Roman" w:hAnsi="Times New Roman" w:eastAsia="宋体" w:cs="Times New Roman"/>
                <w:rPrChange w:id="1410" w:author="......" w:date="2024-05-07T14:48:58Z">
                  <w:rPr/>
                </w:rPrChange>
              </w:rPr>
              <w:fldChar w:fldCharType="separate"/>
            </w:r>
          </w:ins>
          <w:r>
            <w:rPr>
              <w:rFonts w:hint="default" w:ascii="Times New Roman" w:hAnsi="Times New Roman" w:eastAsia="宋体" w:cs="Times New Roman"/>
            </w:rPr>
            <w:t>22</w:t>
          </w:r>
          <w:ins w:id="1412" w:author="......" w:date="2024-05-06T23:44:30Z">
            <w:r>
              <w:rPr>
                <w:rFonts w:hint="default" w:ascii="Times New Roman" w:hAnsi="Times New Roman" w:eastAsia="宋体" w:cs="Times New Roman"/>
                <w:rPrChange w:id="1413" w:author="......" w:date="2024-05-07T14:48:58Z">
                  <w:rPr/>
                </w:rPrChange>
              </w:rPr>
              <w:fldChar w:fldCharType="end"/>
            </w:r>
          </w:ins>
          <w:ins w:id="1415" w:author="......" w:date="2024-05-06T23:44:30Z">
            <w:r>
              <w:rPr>
                <w:rFonts w:hint="default" w:ascii="Times New Roman" w:hAnsi="Times New Roman" w:eastAsia="宋体" w:cs="Times New Roman"/>
                <w:rPrChange w:id="1416" w:author="......" w:date="2024-05-07T14:48:58Z">
                  <w:rPr>
                    <w:rFonts w:hint="default" w:ascii="Times New Roman" w:hAnsi="Times New Roman" w:eastAsia="宋体" w:cs="Times New Roman"/>
                  </w:rPr>
                </w:rPrChange>
              </w:rPr>
              <w:fldChar w:fldCharType="end"/>
            </w:r>
          </w:ins>
        </w:p>
        <w:p>
          <w:pPr>
            <w:pStyle w:val="16"/>
            <w:tabs>
              <w:tab w:val="right" w:leader="dot" w:pos="8306"/>
            </w:tabs>
            <w:rPr>
              <w:ins w:id="1418" w:author="......" w:date="2024-05-06T23:44:30Z"/>
              <w:rFonts w:hint="default" w:ascii="Times New Roman" w:hAnsi="Times New Roman" w:eastAsia="宋体" w:cs="Times New Roman"/>
              <w:rPrChange w:id="1419" w:author="......" w:date="2024-05-07T14:48:58Z">
                <w:rPr>
                  <w:ins w:id="1420" w:author="......" w:date="2024-05-06T23:44:30Z"/>
                </w:rPr>
              </w:rPrChange>
            </w:rPr>
          </w:pPr>
          <w:ins w:id="1421" w:author="......" w:date="2024-05-06T23:44:30Z">
            <w:r>
              <w:rPr>
                <w:rFonts w:hint="default" w:ascii="Times New Roman" w:hAnsi="Times New Roman" w:eastAsia="宋体" w:cs="Times New Roman"/>
                <w:rPrChange w:id="1422" w:author="......" w:date="2024-05-07T14:48:58Z">
                  <w:rPr>
                    <w:rFonts w:hint="default" w:ascii="Times New Roman" w:hAnsi="Times New Roman" w:eastAsia="宋体" w:cs="Times New Roman"/>
                  </w:rPr>
                </w:rPrChange>
              </w:rPr>
              <w:fldChar w:fldCharType="begin"/>
            </w:r>
          </w:ins>
          <w:ins w:id="1424" w:author="......" w:date="2024-05-06T23:44:30Z">
            <w:r>
              <w:rPr>
                <w:rFonts w:hint="default" w:ascii="Times New Roman" w:hAnsi="Times New Roman" w:eastAsia="宋体" w:cs="Times New Roman"/>
                <w:rPrChange w:id="1425" w:author="......" w:date="2024-05-07T14:48:58Z">
                  <w:rPr>
                    <w:rFonts w:hint="default" w:ascii="Times New Roman" w:hAnsi="Times New Roman" w:eastAsia="宋体" w:cs="Times New Roman"/>
                  </w:rPr>
                </w:rPrChange>
              </w:rPr>
              <w:instrText xml:space="preserve"> HYPERLINK \l _Toc16516 </w:instrText>
            </w:r>
          </w:ins>
          <w:ins w:id="1427" w:author="......" w:date="2024-05-06T23:44:30Z">
            <w:r>
              <w:rPr>
                <w:rFonts w:hint="default" w:ascii="Times New Roman" w:hAnsi="Times New Roman" w:eastAsia="宋体" w:cs="Times New Roman"/>
                <w:rPrChange w:id="1428" w:author="......" w:date="2024-05-07T14:48:58Z">
                  <w:rPr>
                    <w:rFonts w:hint="default" w:ascii="Times New Roman" w:hAnsi="Times New Roman" w:eastAsia="宋体" w:cs="Times New Roman"/>
                  </w:rPr>
                </w:rPrChange>
              </w:rPr>
              <w:fldChar w:fldCharType="separate"/>
            </w:r>
          </w:ins>
          <w:ins w:id="1430" w:author="......" w:date="2024-05-06T23:44:30Z">
            <w:r>
              <w:rPr>
                <w:rFonts w:hint="default" w:ascii="Times New Roman" w:hAnsi="Times New Roman" w:eastAsia="宋体" w:cs="Times New Roman"/>
                <w:szCs w:val="28"/>
                <w:rPrChange w:id="1431" w:author="......" w:date="2024-05-07T14:48:58Z">
                  <w:rPr>
                    <w:rFonts w:hint="default" w:ascii="Times New Roman" w:hAnsi="Times New Roman" w:eastAsia="宋体" w:cs="Times New Roman"/>
                    <w:szCs w:val="28"/>
                  </w:rPr>
                </w:rPrChange>
              </w:rPr>
              <w:t xml:space="preserve">3.2. </w:t>
            </w:r>
          </w:ins>
          <w:ins w:id="1433" w:author="......" w:date="2024-05-06T23:44:30Z">
            <w:r>
              <w:rPr>
                <w:rFonts w:hint="default" w:ascii="Times New Roman" w:hAnsi="Times New Roman" w:eastAsia="宋体" w:cs="Times New Roman"/>
                <w:rPrChange w:id="1434" w:author="......" w:date="2024-05-07T14:48:58Z">
                  <w:rPr>
                    <w:rFonts w:hint="default" w:ascii="Times New Roman" w:hAnsi="Times New Roman" w:eastAsia="宋体" w:cs="Times New Roman"/>
                  </w:rPr>
                </w:rPrChange>
              </w:rPr>
              <w:t>软硬件及外部系统接口需求</w:t>
            </w:r>
          </w:ins>
          <w:ins w:id="1436" w:author="......" w:date="2024-05-06T23:44:30Z">
            <w:r>
              <w:rPr>
                <w:rFonts w:hint="default" w:ascii="Times New Roman" w:hAnsi="Times New Roman" w:eastAsia="宋体" w:cs="Times New Roman"/>
                <w:rPrChange w:id="1437" w:author="......" w:date="2024-05-07T14:48:58Z">
                  <w:rPr/>
                </w:rPrChange>
              </w:rPr>
              <w:tab/>
            </w:r>
          </w:ins>
          <w:ins w:id="1439" w:author="......" w:date="2024-05-06T23:44:30Z">
            <w:r>
              <w:rPr>
                <w:rFonts w:hint="default" w:ascii="Times New Roman" w:hAnsi="Times New Roman" w:eastAsia="宋体" w:cs="Times New Roman"/>
                <w:rPrChange w:id="1440" w:author="......" w:date="2024-05-07T14:48:58Z">
                  <w:rPr/>
                </w:rPrChange>
              </w:rPr>
              <w:fldChar w:fldCharType="begin"/>
            </w:r>
          </w:ins>
          <w:ins w:id="1442" w:author="......" w:date="2024-05-06T23:44:30Z">
            <w:r>
              <w:rPr>
                <w:rFonts w:hint="default" w:ascii="Times New Roman" w:hAnsi="Times New Roman" w:eastAsia="宋体" w:cs="Times New Roman"/>
                <w:rPrChange w:id="1443" w:author="......" w:date="2024-05-07T14:48:58Z">
                  <w:rPr/>
                </w:rPrChange>
              </w:rPr>
              <w:instrText xml:space="preserve"> PAGEREF _Toc16516 \h </w:instrText>
            </w:r>
          </w:ins>
          <w:ins w:id="1445" w:author="......" w:date="2024-05-06T23:44:30Z">
            <w:r>
              <w:rPr>
                <w:rFonts w:hint="default" w:ascii="Times New Roman" w:hAnsi="Times New Roman" w:eastAsia="宋体" w:cs="Times New Roman"/>
                <w:rPrChange w:id="1446" w:author="......" w:date="2024-05-07T14:48:58Z">
                  <w:rPr/>
                </w:rPrChange>
              </w:rPr>
              <w:fldChar w:fldCharType="separate"/>
            </w:r>
          </w:ins>
          <w:r>
            <w:rPr>
              <w:rFonts w:hint="default" w:ascii="Times New Roman" w:hAnsi="Times New Roman" w:eastAsia="宋体" w:cs="Times New Roman"/>
            </w:rPr>
            <w:t>25</w:t>
          </w:r>
          <w:ins w:id="1448" w:author="......" w:date="2024-05-06T23:44:30Z">
            <w:r>
              <w:rPr>
                <w:rFonts w:hint="default" w:ascii="Times New Roman" w:hAnsi="Times New Roman" w:eastAsia="宋体" w:cs="Times New Roman"/>
                <w:rPrChange w:id="1449" w:author="......" w:date="2024-05-07T14:48:58Z">
                  <w:rPr/>
                </w:rPrChange>
              </w:rPr>
              <w:fldChar w:fldCharType="end"/>
            </w:r>
          </w:ins>
          <w:ins w:id="1451" w:author="......" w:date="2024-05-06T23:44:30Z">
            <w:r>
              <w:rPr>
                <w:rFonts w:hint="default" w:ascii="Times New Roman" w:hAnsi="Times New Roman" w:eastAsia="宋体" w:cs="Times New Roman"/>
                <w:rPrChange w:id="1452" w:author="......" w:date="2024-05-07T14:48:58Z">
                  <w:rPr>
                    <w:rFonts w:hint="default" w:ascii="Times New Roman" w:hAnsi="Times New Roman" w:eastAsia="宋体" w:cs="Times New Roman"/>
                  </w:rPr>
                </w:rPrChange>
              </w:rPr>
              <w:fldChar w:fldCharType="end"/>
            </w:r>
          </w:ins>
        </w:p>
        <w:p>
          <w:pPr>
            <w:pStyle w:val="12"/>
            <w:tabs>
              <w:tab w:val="right" w:leader="dot" w:pos="8306"/>
            </w:tabs>
            <w:rPr>
              <w:ins w:id="1454" w:author="......" w:date="2024-05-06T23:44:30Z"/>
              <w:rFonts w:hint="default" w:ascii="Times New Roman" w:hAnsi="Times New Roman" w:eastAsia="宋体" w:cs="Times New Roman"/>
              <w:rPrChange w:id="1455" w:author="......" w:date="2024-05-07T14:48:58Z">
                <w:rPr>
                  <w:ins w:id="1456" w:author="......" w:date="2024-05-06T23:44:30Z"/>
                </w:rPr>
              </w:rPrChange>
            </w:rPr>
          </w:pPr>
          <w:ins w:id="1457" w:author="......" w:date="2024-05-06T23:44:30Z">
            <w:r>
              <w:rPr>
                <w:rFonts w:hint="default" w:ascii="Times New Roman" w:hAnsi="Times New Roman" w:eastAsia="宋体" w:cs="Times New Roman"/>
                <w:rPrChange w:id="1458" w:author="......" w:date="2024-05-07T14:48:58Z">
                  <w:rPr>
                    <w:rFonts w:hint="default" w:ascii="Times New Roman" w:hAnsi="Times New Roman" w:eastAsia="宋体" w:cs="Times New Roman"/>
                  </w:rPr>
                </w:rPrChange>
              </w:rPr>
              <w:fldChar w:fldCharType="begin"/>
            </w:r>
          </w:ins>
          <w:ins w:id="1460" w:author="......" w:date="2024-05-06T23:44:30Z">
            <w:r>
              <w:rPr>
                <w:rFonts w:hint="default" w:ascii="Times New Roman" w:hAnsi="Times New Roman" w:eastAsia="宋体" w:cs="Times New Roman"/>
                <w:rPrChange w:id="1461" w:author="......" w:date="2024-05-07T14:48:58Z">
                  <w:rPr>
                    <w:rFonts w:hint="default" w:ascii="Times New Roman" w:hAnsi="Times New Roman" w:eastAsia="宋体" w:cs="Times New Roman"/>
                  </w:rPr>
                </w:rPrChange>
              </w:rPr>
              <w:instrText xml:space="preserve"> HYPERLINK \l _Toc13590 </w:instrText>
            </w:r>
          </w:ins>
          <w:ins w:id="1463" w:author="......" w:date="2024-05-06T23:44:30Z">
            <w:r>
              <w:rPr>
                <w:rFonts w:hint="default" w:ascii="Times New Roman" w:hAnsi="Times New Roman" w:eastAsia="宋体" w:cs="Times New Roman"/>
                <w:rPrChange w:id="1464" w:author="......" w:date="2024-05-07T14:48:58Z">
                  <w:rPr>
                    <w:rFonts w:hint="default" w:ascii="Times New Roman" w:hAnsi="Times New Roman" w:eastAsia="宋体" w:cs="Times New Roman"/>
                  </w:rPr>
                </w:rPrChange>
              </w:rPr>
              <w:fldChar w:fldCharType="separate"/>
            </w:r>
          </w:ins>
          <w:ins w:id="1466" w:author="......" w:date="2024-05-06T23:44:30Z">
            <w:r>
              <w:rPr>
                <w:rFonts w:hint="default" w:ascii="Times New Roman" w:hAnsi="Times New Roman" w:eastAsia="宋体" w:cs="Times New Roman"/>
                <w:rPrChange w:id="1467" w:author="......" w:date="2024-05-07T14:48:58Z">
                  <w:rPr>
                    <w:rFonts w:hint="default" w:ascii="Times New Roman" w:hAnsi="Times New Roman" w:eastAsia="宋体" w:cs="Times New Roman"/>
                  </w:rPr>
                </w:rPrChange>
              </w:rPr>
              <w:t>3.2.1. 用户界面</w:t>
            </w:r>
          </w:ins>
          <w:ins w:id="1469" w:author="......" w:date="2024-05-06T23:44:30Z">
            <w:r>
              <w:rPr>
                <w:rFonts w:hint="default" w:ascii="Times New Roman" w:hAnsi="Times New Roman" w:eastAsia="宋体" w:cs="Times New Roman"/>
                <w:rPrChange w:id="1470" w:author="......" w:date="2024-05-07T14:48:58Z">
                  <w:rPr/>
                </w:rPrChange>
              </w:rPr>
              <w:tab/>
            </w:r>
          </w:ins>
          <w:ins w:id="1472" w:author="......" w:date="2024-05-06T23:44:30Z">
            <w:r>
              <w:rPr>
                <w:rFonts w:hint="default" w:ascii="Times New Roman" w:hAnsi="Times New Roman" w:eastAsia="宋体" w:cs="Times New Roman"/>
                <w:rPrChange w:id="1473" w:author="......" w:date="2024-05-07T14:48:58Z">
                  <w:rPr/>
                </w:rPrChange>
              </w:rPr>
              <w:fldChar w:fldCharType="begin"/>
            </w:r>
          </w:ins>
          <w:ins w:id="1475" w:author="......" w:date="2024-05-06T23:44:30Z">
            <w:r>
              <w:rPr>
                <w:rFonts w:hint="default" w:ascii="Times New Roman" w:hAnsi="Times New Roman" w:eastAsia="宋体" w:cs="Times New Roman"/>
                <w:rPrChange w:id="1476" w:author="......" w:date="2024-05-07T14:48:58Z">
                  <w:rPr/>
                </w:rPrChange>
              </w:rPr>
              <w:instrText xml:space="preserve"> PAGEREF _Toc13590 \h </w:instrText>
            </w:r>
          </w:ins>
          <w:ins w:id="1478" w:author="......" w:date="2024-05-06T23:44:30Z">
            <w:r>
              <w:rPr>
                <w:rFonts w:hint="default" w:ascii="Times New Roman" w:hAnsi="Times New Roman" w:eastAsia="宋体" w:cs="Times New Roman"/>
                <w:rPrChange w:id="1479" w:author="......" w:date="2024-05-07T14:48:58Z">
                  <w:rPr/>
                </w:rPrChange>
              </w:rPr>
              <w:fldChar w:fldCharType="separate"/>
            </w:r>
          </w:ins>
          <w:r>
            <w:rPr>
              <w:rFonts w:hint="default" w:ascii="Times New Roman" w:hAnsi="Times New Roman" w:eastAsia="宋体" w:cs="Times New Roman"/>
            </w:rPr>
            <w:t>25</w:t>
          </w:r>
          <w:ins w:id="1481" w:author="......" w:date="2024-05-06T23:44:30Z">
            <w:r>
              <w:rPr>
                <w:rFonts w:hint="default" w:ascii="Times New Roman" w:hAnsi="Times New Roman" w:eastAsia="宋体" w:cs="Times New Roman"/>
                <w:rPrChange w:id="1482" w:author="......" w:date="2024-05-07T14:48:58Z">
                  <w:rPr/>
                </w:rPrChange>
              </w:rPr>
              <w:fldChar w:fldCharType="end"/>
            </w:r>
          </w:ins>
          <w:ins w:id="1484" w:author="......" w:date="2024-05-06T23:44:30Z">
            <w:r>
              <w:rPr>
                <w:rFonts w:hint="default" w:ascii="Times New Roman" w:hAnsi="Times New Roman" w:eastAsia="宋体" w:cs="Times New Roman"/>
                <w:rPrChange w:id="1485" w:author="......" w:date="2024-05-07T14:48:58Z">
                  <w:rPr>
                    <w:rFonts w:hint="default" w:ascii="Times New Roman" w:hAnsi="Times New Roman" w:eastAsia="宋体" w:cs="Times New Roman"/>
                  </w:rPr>
                </w:rPrChange>
              </w:rPr>
              <w:fldChar w:fldCharType="end"/>
            </w:r>
          </w:ins>
        </w:p>
        <w:p>
          <w:pPr>
            <w:pStyle w:val="12"/>
            <w:tabs>
              <w:tab w:val="right" w:leader="dot" w:pos="8306"/>
            </w:tabs>
            <w:rPr>
              <w:ins w:id="1487" w:author="......" w:date="2024-05-06T23:44:30Z"/>
              <w:rFonts w:hint="default" w:ascii="Times New Roman" w:hAnsi="Times New Roman" w:eastAsia="宋体" w:cs="Times New Roman"/>
              <w:rPrChange w:id="1488" w:author="......" w:date="2024-05-07T14:48:58Z">
                <w:rPr>
                  <w:ins w:id="1489" w:author="......" w:date="2024-05-06T23:44:30Z"/>
                </w:rPr>
              </w:rPrChange>
            </w:rPr>
          </w:pPr>
          <w:ins w:id="1490" w:author="......" w:date="2024-05-06T23:44:30Z">
            <w:r>
              <w:rPr>
                <w:rFonts w:hint="default" w:ascii="Times New Roman" w:hAnsi="Times New Roman" w:eastAsia="宋体" w:cs="Times New Roman"/>
                <w:rPrChange w:id="1491" w:author="......" w:date="2024-05-07T14:48:58Z">
                  <w:rPr>
                    <w:rFonts w:hint="default" w:ascii="Times New Roman" w:hAnsi="Times New Roman" w:eastAsia="宋体" w:cs="Times New Roman"/>
                  </w:rPr>
                </w:rPrChange>
              </w:rPr>
              <w:fldChar w:fldCharType="begin"/>
            </w:r>
          </w:ins>
          <w:ins w:id="1493" w:author="......" w:date="2024-05-06T23:44:30Z">
            <w:r>
              <w:rPr>
                <w:rFonts w:hint="default" w:ascii="Times New Roman" w:hAnsi="Times New Roman" w:eastAsia="宋体" w:cs="Times New Roman"/>
                <w:rPrChange w:id="1494" w:author="......" w:date="2024-05-07T14:48:58Z">
                  <w:rPr>
                    <w:rFonts w:hint="default" w:ascii="Times New Roman" w:hAnsi="Times New Roman" w:eastAsia="宋体" w:cs="Times New Roman"/>
                  </w:rPr>
                </w:rPrChange>
              </w:rPr>
              <w:instrText xml:space="preserve"> HYPERLINK \l _Toc15801 </w:instrText>
            </w:r>
          </w:ins>
          <w:ins w:id="1496" w:author="......" w:date="2024-05-06T23:44:30Z">
            <w:r>
              <w:rPr>
                <w:rFonts w:hint="default" w:ascii="Times New Roman" w:hAnsi="Times New Roman" w:eastAsia="宋体" w:cs="Times New Roman"/>
                <w:rPrChange w:id="1497" w:author="......" w:date="2024-05-07T14:48:58Z">
                  <w:rPr>
                    <w:rFonts w:hint="default" w:ascii="Times New Roman" w:hAnsi="Times New Roman" w:eastAsia="宋体" w:cs="Times New Roman"/>
                  </w:rPr>
                </w:rPrChange>
              </w:rPr>
              <w:fldChar w:fldCharType="separate"/>
            </w:r>
          </w:ins>
          <w:ins w:id="1499" w:author="......" w:date="2024-05-06T23:44:30Z">
            <w:r>
              <w:rPr>
                <w:rFonts w:hint="default" w:ascii="Times New Roman" w:hAnsi="Times New Roman" w:eastAsia="宋体" w:cs="Times New Roman"/>
                <w:szCs w:val="24"/>
                <w:rPrChange w:id="1500" w:author="......" w:date="2024-05-07T14:48:58Z">
                  <w:rPr>
                    <w:rFonts w:hint="default" w:ascii="Times New Roman" w:hAnsi="Times New Roman" w:eastAsia="宋体" w:cs="Times New Roman"/>
                    <w:szCs w:val="24"/>
                  </w:rPr>
                </w:rPrChange>
              </w:rPr>
              <w:t>3.2.2. 硬件需求</w:t>
            </w:r>
          </w:ins>
          <w:ins w:id="1502" w:author="......" w:date="2024-05-06T23:44:30Z">
            <w:r>
              <w:rPr>
                <w:rFonts w:hint="default" w:ascii="Times New Roman" w:hAnsi="Times New Roman" w:eastAsia="宋体" w:cs="Times New Roman"/>
                <w:rPrChange w:id="1503" w:author="......" w:date="2024-05-07T14:48:58Z">
                  <w:rPr/>
                </w:rPrChange>
              </w:rPr>
              <w:tab/>
            </w:r>
          </w:ins>
          <w:ins w:id="1505" w:author="......" w:date="2024-05-06T23:44:30Z">
            <w:r>
              <w:rPr>
                <w:rFonts w:hint="default" w:ascii="Times New Roman" w:hAnsi="Times New Roman" w:eastAsia="宋体" w:cs="Times New Roman"/>
                <w:rPrChange w:id="1506" w:author="......" w:date="2024-05-07T14:48:58Z">
                  <w:rPr/>
                </w:rPrChange>
              </w:rPr>
              <w:fldChar w:fldCharType="begin"/>
            </w:r>
          </w:ins>
          <w:ins w:id="1508" w:author="......" w:date="2024-05-06T23:44:30Z">
            <w:r>
              <w:rPr>
                <w:rFonts w:hint="default" w:ascii="Times New Roman" w:hAnsi="Times New Roman" w:eastAsia="宋体" w:cs="Times New Roman"/>
                <w:rPrChange w:id="1509" w:author="......" w:date="2024-05-07T14:48:58Z">
                  <w:rPr/>
                </w:rPrChange>
              </w:rPr>
              <w:instrText xml:space="preserve"> PAGEREF _Toc15801 \h </w:instrText>
            </w:r>
          </w:ins>
          <w:ins w:id="1511" w:author="......" w:date="2024-05-06T23:44:30Z">
            <w:r>
              <w:rPr>
                <w:rFonts w:hint="default" w:ascii="Times New Roman" w:hAnsi="Times New Roman" w:eastAsia="宋体" w:cs="Times New Roman"/>
                <w:rPrChange w:id="1512" w:author="......" w:date="2024-05-07T14:48:58Z">
                  <w:rPr/>
                </w:rPrChange>
              </w:rPr>
              <w:fldChar w:fldCharType="separate"/>
            </w:r>
          </w:ins>
          <w:r>
            <w:rPr>
              <w:rFonts w:hint="default" w:ascii="Times New Roman" w:hAnsi="Times New Roman" w:eastAsia="宋体" w:cs="Times New Roman"/>
            </w:rPr>
            <w:t>25</w:t>
          </w:r>
          <w:ins w:id="1514" w:author="......" w:date="2024-05-06T23:44:30Z">
            <w:r>
              <w:rPr>
                <w:rFonts w:hint="default" w:ascii="Times New Roman" w:hAnsi="Times New Roman" w:eastAsia="宋体" w:cs="Times New Roman"/>
                <w:rPrChange w:id="1515" w:author="......" w:date="2024-05-07T14:48:58Z">
                  <w:rPr/>
                </w:rPrChange>
              </w:rPr>
              <w:fldChar w:fldCharType="end"/>
            </w:r>
          </w:ins>
          <w:ins w:id="1517" w:author="......" w:date="2024-05-06T23:44:30Z">
            <w:r>
              <w:rPr>
                <w:rFonts w:hint="default" w:ascii="Times New Roman" w:hAnsi="Times New Roman" w:eastAsia="宋体" w:cs="Times New Roman"/>
                <w:rPrChange w:id="1518" w:author="......" w:date="2024-05-07T14:48:58Z">
                  <w:rPr>
                    <w:rFonts w:hint="default" w:ascii="Times New Roman" w:hAnsi="Times New Roman" w:eastAsia="宋体" w:cs="Times New Roman"/>
                  </w:rPr>
                </w:rPrChange>
              </w:rPr>
              <w:fldChar w:fldCharType="end"/>
            </w:r>
          </w:ins>
        </w:p>
        <w:p>
          <w:pPr>
            <w:pStyle w:val="12"/>
            <w:tabs>
              <w:tab w:val="right" w:leader="dot" w:pos="8306"/>
            </w:tabs>
            <w:rPr>
              <w:ins w:id="1520" w:author="......" w:date="2024-05-06T23:44:30Z"/>
              <w:rFonts w:hint="default" w:ascii="Times New Roman" w:hAnsi="Times New Roman" w:eastAsia="宋体" w:cs="Times New Roman"/>
              <w:rPrChange w:id="1521" w:author="......" w:date="2024-05-07T14:48:58Z">
                <w:rPr>
                  <w:ins w:id="1522" w:author="......" w:date="2024-05-06T23:44:30Z"/>
                </w:rPr>
              </w:rPrChange>
            </w:rPr>
          </w:pPr>
          <w:ins w:id="1523" w:author="......" w:date="2024-05-06T23:44:30Z">
            <w:r>
              <w:rPr>
                <w:rFonts w:hint="default" w:ascii="Times New Roman" w:hAnsi="Times New Roman" w:eastAsia="宋体" w:cs="Times New Roman"/>
                <w:rPrChange w:id="1524" w:author="......" w:date="2024-05-07T14:48:58Z">
                  <w:rPr>
                    <w:rFonts w:hint="default" w:ascii="Times New Roman" w:hAnsi="Times New Roman" w:eastAsia="宋体" w:cs="Times New Roman"/>
                  </w:rPr>
                </w:rPrChange>
              </w:rPr>
              <w:fldChar w:fldCharType="begin"/>
            </w:r>
          </w:ins>
          <w:ins w:id="1526" w:author="......" w:date="2024-05-06T23:44:30Z">
            <w:r>
              <w:rPr>
                <w:rFonts w:hint="default" w:ascii="Times New Roman" w:hAnsi="Times New Roman" w:eastAsia="宋体" w:cs="Times New Roman"/>
                <w:rPrChange w:id="1527" w:author="......" w:date="2024-05-07T14:48:58Z">
                  <w:rPr>
                    <w:rFonts w:hint="default" w:ascii="Times New Roman" w:hAnsi="Times New Roman" w:eastAsia="宋体" w:cs="Times New Roman"/>
                  </w:rPr>
                </w:rPrChange>
              </w:rPr>
              <w:instrText xml:space="preserve"> HYPERLINK \l _Toc21366 </w:instrText>
            </w:r>
          </w:ins>
          <w:ins w:id="1529" w:author="......" w:date="2024-05-06T23:44:30Z">
            <w:r>
              <w:rPr>
                <w:rFonts w:hint="default" w:ascii="Times New Roman" w:hAnsi="Times New Roman" w:eastAsia="宋体" w:cs="Times New Roman"/>
                <w:rPrChange w:id="1530" w:author="......" w:date="2024-05-07T14:48:58Z">
                  <w:rPr>
                    <w:rFonts w:hint="default" w:ascii="Times New Roman" w:hAnsi="Times New Roman" w:eastAsia="宋体" w:cs="Times New Roman"/>
                  </w:rPr>
                </w:rPrChange>
              </w:rPr>
              <w:fldChar w:fldCharType="separate"/>
            </w:r>
          </w:ins>
          <w:ins w:id="1532" w:author="......" w:date="2024-05-06T23:44:30Z">
            <w:r>
              <w:rPr>
                <w:rFonts w:hint="default" w:ascii="Times New Roman" w:hAnsi="Times New Roman" w:eastAsia="宋体" w:cs="Times New Roman"/>
                <w:bCs w:val="0"/>
                <w:lang w:val="en-US" w:eastAsia="zh-CN"/>
                <w:rPrChange w:id="1533" w:author="......" w:date="2024-05-07T14:48:58Z">
                  <w:rPr>
                    <w:rFonts w:hint="eastAsia" w:ascii="Times New Roman" w:hAnsi="Times New Roman" w:eastAsia="宋体" w:cs="Times New Roman"/>
                    <w:bCs w:val="0"/>
                    <w:lang w:val="en-US" w:eastAsia="zh-CN"/>
                  </w:rPr>
                </w:rPrChange>
              </w:rPr>
              <w:t xml:space="preserve">3.2.3.  </w:t>
            </w:r>
          </w:ins>
          <w:ins w:id="1535" w:author="......" w:date="2024-05-06T23:44:30Z">
            <w:r>
              <w:rPr>
                <w:rFonts w:hint="default" w:ascii="Times New Roman" w:hAnsi="Times New Roman" w:eastAsia="宋体" w:cs="Times New Roman"/>
                <w:rPrChange w:id="1536" w:author="......" w:date="2024-05-07T14:48:58Z">
                  <w:rPr/>
                </w:rPrChange>
              </w:rPr>
              <w:tab/>
            </w:r>
          </w:ins>
          <w:ins w:id="1538" w:author="......" w:date="2024-05-06T23:44:30Z">
            <w:r>
              <w:rPr>
                <w:rFonts w:hint="default" w:ascii="Times New Roman" w:hAnsi="Times New Roman" w:eastAsia="宋体" w:cs="Times New Roman"/>
                <w:rPrChange w:id="1539" w:author="......" w:date="2024-05-07T14:48:58Z">
                  <w:rPr/>
                </w:rPrChange>
              </w:rPr>
              <w:fldChar w:fldCharType="begin"/>
            </w:r>
          </w:ins>
          <w:ins w:id="1541" w:author="......" w:date="2024-05-06T23:44:30Z">
            <w:r>
              <w:rPr>
                <w:rFonts w:hint="default" w:ascii="Times New Roman" w:hAnsi="Times New Roman" w:eastAsia="宋体" w:cs="Times New Roman"/>
                <w:rPrChange w:id="1542" w:author="......" w:date="2024-05-07T14:48:58Z">
                  <w:rPr/>
                </w:rPrChange>
              </w:rPr>
              <w:instrText xml:space="preserve"> PAGEREF _Toc21366 \h </w:instrText>
            </w:r>
          </w:ins>
          <w:ins w:id="1544" w:author="......" w:date="2024-05-06T23:44:30Z">
            <w:r>
              <w:rPr>
                <w:rFonts w:hint="default" w:ascii="Times New Roman" w:hAnsi="Times New Roman" w:eastAsia="宋体" w:cs="Times New Roman"/>
                <w:rPrChange w:id="1545" w:author="......" w:date="2024-05-07T14:48:58Z">
                  <w:rPr/>
                </w:rPrChange>
              </w:rPr>
              <w:fldChar w:fldCharType="separate"/>
            </w:r>
          </w:ins>
          <w:r>
            <w:rPr>
              <w:rFonts w:hint="default" w:ascii="Times New Roman" w:hAnsi="Times New Roman" w:eastAsia="宋体" w:cs="Times New Roman"/>
            </w:rPr>
            <w:t>26</w:t>
          </w:r>
          <w:ins w:id="1547" w:author="......" w:date="2024-05-06T23:44:30Z">
            <w:r>
              <w:rPr>
                <w:rFonts w:hint="default" w:ascii="Times New Roman" w:hAnsi="Times New Roman" w:eastAsia="宋体" w:cs="Times New Roman"/>
                <w:rPrChange w:id="1548" w:author="......" w:date="2024-05-07T14:48:58Z">
                  <w:rPr/>
                </w:rPrChange>
              </w:rPr>
              <w:fldChar w:fldCharType="end"/>
            </w:r>
          </w:ins>
          <w:ins w:id="1550" w:author="......" w:date="2024-05-06T23:44:30Z">
            <w:r>
              <w:rPr>
                <w:rFonts w:hint="default" w:ascii="Times New Roman" w:hAnsi="Times New Roman" w:eastAsia="宋体" w:cs="Times New Roman"/>
                <w:rPrChange w:id="1551" w:author="......" w:date="2024-05-07T14:48:58Z">
                  <w:rPr>
                    <w:rFonts w:hint="default" w:ascii="Times New Roman" w:hAnsi="Times New Roman" w:eastAsia="宋体" w:cs="Times New Roman"/>
                  </w:rPr>
                </w:rPrChange>
              </w:rPr>
              <w:fldChar w:fldCharType="end"/>
            </w:r>
          </w:ins>
        </w:p>
        <w:p>
          <w:pPr>
            <w:pStyle w:val="16"/>
            <w:tabs>
              <w:tab w:val="right" w:leader="dot" w:pos="8306"/>
            </w:tabs>
            <w:rPr>
              <w:ins w:id="1553" w:author="......" w:date="2024-05-06T23:44:30Z"/>
              <w:rFonts w:hint="default" w:ascii="Times New Roman" w:hAnsi="Times New Roman" w:eastAsia="宋体" w:cs="Times New Roman"/>
              <w:rPrChange w:id="1554" w:author="......" w:date="2024-05-07T14:48:58Z">
                <w:rPr>
                  <w:ins w:id="1555" w:author="......" w:date="2024-05-06T23:44:30Z"/>
                </w:rPr>
              </w:rPrChange>
            </w:rPr>
          </w:pPr>
          <w:ins w:id="1556" w:author="......" w:date="2024-05-06T23:44:30Z">
            <w:r>
              <w:rPr>
                <w:rFonts w:hint="default" w:ascii="Times New Roman" w:hAnsi="Times New Roman" w:eastAsia="宋体" w:cs="Times New Roman"/>
                <w:rPrChange w:id="1557" w:author="......" w:date="2024-05-07T14:48:58Z">
                  <w:rPr>
                    <w:rFonts w:hint="default" w:ascii="Times New Roman" w:hAnsi="Times New Roman" w:eastAsia="宋体" w:cs="Times New Roman"/>
                  </w:rPr>
                </w:rPrChange>
              </w:rPr>
              <w:fldChar w:fldCharType="begin"/>
            </w:r>
          </w:ins>
          <w:ins w:id="1559" w:author="......" w:date="2024-05-06T23:44:30Z">
            <w:r>
              <w:rPr>
                <w:rFonts w:hint="default" w:ascii="Times New Roman" w:hAnsi="Times New Roman" w:eastAsia="宋体" w:cs="Times New Roman"/>
                <w:rPrChange w:id="1560" w:author="......" w:date="2024-05-07T14:48:58Z">
                  <w:rPr>
                    <w:rFonts w:hint="default" w:ascii="Times New Roman" w:hAnsi="Times New Roman" w:eastAsia="宋体" w:cs="Times New Roman"/>
                  </w:rPr>
                </w:rPrChange>
              </w:rPr>
              <w:instrText xml:space="preserve"> HYPERLINK \l _Toc6976 </w:instrText>
            </w:r>
          </w:ins>
          <w:ins w:id="1562" w:author="......" w:date="2024-05-06T23:44:30Z">
            <w:r>
              <w:rPr>
                <w:rFonts w:hint="default" w:ascii="Times New Roman" w:hAnsi="Times New Roman" w:eastAsia="宋体" w:cs="Times New Roman"/>
                <w:rPrChange w:id="1563" w:author="......" w:date="2024-05-07T14:48:58Z">
                  <w:rPr>
                    <w:rFonts w:hint="default" w:ascii="Times New Roman" w:hAnsi="Times New Roman" w:eastAsia="宋体" w:cs="Times New Roman"/>
                  </w:rPr>
                </w:rPrChange>
              </w:rPr>
              <w:fldChar w:fldCharType="separate"/>
            </w:r>
          </w:ins>
          <w:ins w:id="1565" w:author="......" w:date="2024-05-06T23:44:30Z">
            <w:r>
              <w:rPr>
                <w:rFonts w:hint="default" w:ascii="Times New Roman" w:hAnsi="Times New Roman" w:eastAsia="宋体" w:cs="Times New Roman"/>
                <w:szCs w:val="28"/>
                <w:rPrChange w:id="1566" w:author="......" w:date="2024-05-07T14:48:58Z">
                  <w:rPr>
                    <w:rFonts w:hint="default" w:ascii="Times New Roman" w:hAnsi="Times New Roman" w:eastAsia="宋体" w:cs="Times New Roman"/>
                    <w:szCs w:val="28"/>
                  </w:rPr>
                </w:rPrChange>
              </w:rPr>
              <w:t xml:space="preserve">3.3. </w:t>
            </w:r>
          </w:ins>
          <w:ins w:id="1568" w:author="......" w:date="2024-05-06T23:44:30Z">
            <w:r>
              <w:rPr>
                <w:rFonts w:hint="default" w:ascii="Times New Roman" w:hAnsi="Times New Roman" w:eastAsia="宋体" w:cs="Times New Roman"/>
                <w:lang w:val="en-US" w:eastAsia="zh-CN"/>
                <w:rPrChange w:id="1569" w:author="......" w:date="2024-05-07T14:48:58Z">
                  <w:rPr>
                    <w:rFonts w:hint="eastAsia" w:ascii="Times New Roman" w:hAnsi="Times New Roman" w:cs="Times New Roman"/>
                    <w:lang w:val="en-US" w:eastAsia="zh-CN"/>
                  </w:rPr>
                </w:rPrChange>
              </w:rPr>
              <w:t>其他非功能</w:t>
            </w:r>
          </w:ins>
          <w:ins w:id="1571" w:author="......" w:date="2024-05-06T23:44:30Z">
            <w:r>
              <w:rPr>
                <w:rFonts w:hint="default" w:ascii="Times New Roman" w:hAnsi="Times New Roman" w:eastAsia="宋体" w:cs="Times New Roman"/>
                <w:rPrChange w:id="1572" w:author="......" w:date="2024-05-07T14:48:58Z">
                  <w:rPr>
                    <w:rFonts w:hint="default" w:ascii="Times New Roman" w:hAnsi="Times New Roman" w:eastAsia="宋体" w:cs="Times New Roman"/>
                  </w:rPr>
                </w:rPrChange>
              </w:rPr>
              <w:t>需求</w:t>
            </w:r>
          </w:ins>
          <w:ins w:id="1574" w:author="......" w:date="2024-05-06T23:44:30Z">
            <w:r>
              <w:rPr>
                <w:rFonts w:hint="default" w:ascii="Times New Roman" w:hAnsi="Times New Roman" w:eastAsia="宋体" w:cs="Times New Roman"/>
                <w:rPrChange w:id="1575" w:author="......" w:date="2024-05-07T14:48:58Z">
                  <w:rPr/>
                </w:rPrChange>
              </w:rPr>
              <w:tab/>
            </w:r>
          </w:ins>
          <w:ins w:id="1577" w:author="......" w:date="2024-05-06T23:44:30Z">
            <w:r>
              <w:rPr>
                <w:rFonts w:hint="default" w:ascii="Times New Roman" w:hAnsi="Times New Roman" w:eastAsia="宋体" w:cs="Times New Roman"/>
                <w:rPrChange w:id="1578" w:author="......" w:date="2024-05-07T14:48:58Z">
                  <w:rPr/>
                </w:rPrChange>
              </w:rPr>
              <w:fldChar w:fldCharType="begin"/>
            </w:r>
          </w:ins>
          <w:ins w:id="1580" w:author="......" w:date="2024-05-06T23:44:30Z">
            <w:r>
              <w:rPr>
                <w:rFonts w:hint="default" w:ascii="Times New Roman" w:hAnsi="Times New Roman" w:eastAsia="宋体" w:cs="Times New Roman"/>
                <w:rPrChange w:id="1581" w:author="......" w:date="2024-05-07T14:48:58Z">
                  <w:rPr/>
                </w:rPrChange>
              </w:rPr>
              <w:instrText xml:space="preserve"> PAGEREF _Toc6976 \h </w:instrText>
            </w:r>
          </w:ins>
          <w:ins w:id="1583" w:author="......" w:date="2024-05-06T23:44:30Z">
            <w:r>
              <w:rPr>
                <w:rFonts w:hint="default" w:ascii="Times New Roman" w:hAnsi="Times New Roman" w:eastAsia="宋体" w:cs="Times New Roman"/>
                <w:rPrChange w:id="1584" w:author="......" w:date="2024-05-07T14:48:58Z">
                  <w:rPr/>
                </w:rPrChange>
              </w:rPr>
              <w:fldChar w:fldCharType="separate"/>
            </w:r>
          </w:ins>
          <w:r>
            <w:rPr>
              <w:rFonts w:hint="default" w:ascii="Times New Roman" w:hAnsi="Times New Roman" w:eastAsia="宋体" w:cs="Times New Roman"/>
            </w:rPr>
            <w:t>26</w:t>
          </w:r>
          <w:ins w:id="1586" w:author="......" w:date="2024-05-06T23:44:30Z">
            <w:r>
              <w:rPr>
                <w:rFonts w:hint="default" w:ascii="Times New Roman" w:hAnsi="Times New Roman" w:eastAsia="宋体" w:cs="Times New Roman"/>
                <w:rPrChange w:id="1587" w:author="......" w:date="2024-05-07T14:48:58Z">
                  <w:rPr/>
                </w:rPrChange>
              </w:rPr>
              <w:fldChar w:fldCharType="end"/>
            </w:r>
          </w:ins>
          <w:ins w:id="1589" w:author="......" w:date="2024-05-06T23:44:30Z">
            <w:r>
              <w:rPr>
                <w:rFonts w:hint="default" w:ascii="Times New Roman" w:hAnsi="Times New Roman" w:eastAsia="宋体" w:cs="Times New Roman"/>
                <w:rPrChange w:id="1590" w:author="......" w:date="2024-05-07T14:48:58Z">
                  <w:rPr>
                    <w:rFonts w:hint="default" w:ascii="Times New Roman" w:hAnsi="Times New Roman" w:eastAsia="宋体" w:cs="Times New Roman"/>
                  </w:rPr>
                </w:rPrChange>
              </w:rPr>
              <w:fldChar w:fldCharType="end"/>
            </w:r>
          </w:ins>
        </w:p>
        <w:p>
          <w:pPr>
            <w:pStyle w:val="12"/>
            <w:tabs>
              <w:tab w:val="right" w:leader="dot" w:pos="8306"/>
            </w:tabs>
            <w:rPr>
              <w:ins w:id="1592" w:author="......" w:date="2024-05-06T23:44:30Z"/>
              <w:rFonts w:hint="default" w:ascii="Times New Roman" w:hAnsi="Times New Roman" w:eastAsia="宋体" w:cs="Times New Roman"/>
              <w:rPrChange w:id="1593" w:author="......" w:date="2024-05-07T14:48:58Z">
                <w:rPr>
                  <w:ins w:id="1594" w:author="......" w:date="2024-05-06T23:44:30Z"/>
                </w:rPr>
              </w:rPrChange>
            </w:rPr>
          </w:pPr>
          <w:ins w:id="1595" w:author="......" w:date="2024-05-06T23:44:30Z">
            <w:r>
              <w:rPr>
                <w:rFonts w:hint="default" w:ascii="Times New Roman" w:hAnsi="Times New Roman" w:eastAsia="宋体" w:cs="Times New Roman"/>
                <w:rPrChange w:id="1596" w:author="......" w:date="2024-05-07T14:48:58Z">
                  <w:rPr>
                    <w:rFonts w:hint="default" w:ascii="Times New Roman" w:hAnsi="Times New Roman" w:eastAsia="宋体" w:cs="Times New Roman"/>
                  </w:rPr>
                </w:rPrChange>
              </w:rPr>
              <w:fldChar w:fldCharType="begin"/>
            </w:r>
          </w:ins>
          <w:ins w:id="1598" w:author="......" w:date="2024-05-06T23:44:30Z">
            <w:r>
              <w:rPr>
                <w:rFonts w:hint="default" w:ascii="Times New Roman" w:hAnsi="Times New Roman" w:eastAsia="宋体" w:cs="Times New Roman"/>
                <w:rPrChange w:id="1599" w:author="......" w:date="2024-05-07T14:48:58Z">
                  <w:rPr>
                    <w:rFonts w:hint="default" w:ascii="Times New Roman" w:hAnsi="Times New Roman" w:eastAsia="宋体" w:cs="Times New Roman"/>
                  </w:rPr>
                </w:rPrChange>
              </w:rPr>
              <w:instrText xml:space="preserve"> HYPERLINK \l _Toc8465 </w:instrText>
            </w:r>
          </w:ins>
          <w:ins w:id="1601" w:author="......" w:date="2024-05-06T23:44:30Z">
            <w:r>
              <w:rPr>
                <w:rFonts w:hint="default" w:ascii="Times New Roman" w:hAnsi="Times New Roman" w:eastAsia="宋体" w:cs="Times New Roman"/>
                <w:rPrChange w:id="1602" w:author="......" w:date="2024-05-07T14:48:58Z">
                  <w:rPr>
                    <w:rFonts w:hint="default" w:ascii="Times New Roman" w:hAnsi="Times New Roman" w:eastAsia="宋体" w:cs="Times New Roman"/>
                  </w:rPr>
                </w:rPrChange>
              </w:rPr>
              <w:fldChar w:fldCharType="separate"/>
            </w:r>
          </w:ins>
          <w:ins w:id="1604" w:author="......" w:date="2024-05-06T23:44:30Z">
            <w:r>
              <w:rPr>
                <w:rFonts w:hint="default" w:ascii="Times New Roman" w:hAnsi="Times New Roman" w:eastAsia="宋体" w:cs="Times New Roman"/>
                <w:rPrChange w:id="1605" w:author="......" w:date="2024-05-07T14:48:58Z">
                  <w:rPr>
                    <w:rFonts w:hint="default" w:ascii="Times New Roman" w:hAnsi="Times New Roman" w:eastAsia="宋体" w:cs="Times New Roman"/>
                  </w:rPr>
                </w:rPrChange>
              </w:rPr>
              <w:t>3.3.1. 性能需求</w:t>
            </w:r>
          </w:ins>
          <w:ins w:id="1607" w:author="......" w:date="2024-05-06T23:44:30Z">
            <w:r>
              <w:rPr>
                <w:rFonts w:hint="default" w:ascii="Times New Roman" w:hAnsi="Times New Roman" w:eastAsia="宋体" w:cs="Times New Roman"/>
                <w:rPrChange w:id="1608" w:author="......" w:date="2024-05-07T14:48:58Z">
                  <w:rPr/>
                </w:rPrChange>
              </w:rPr>
              <w:tab/>
            </w:r>
          </w:ins>
          <w:ins w:id="1610" w:author="......" w:date="2024-05-06T23:44:30Z">
            <w:r>
              <w:rPr>
                <w:rFonts w:hint="default" w:ascii="Times New Roman" w:hAnsi="Times New Roman" w:eastAsia="宋体" w:cs="Times New Roman"/>
                <w:rPrChange w:id="1611" w:author="......" w:date="2024-05-07T14:48:58Z">
                  <w:rPr/>
                </w:rPrChange>
              </w:rPr>
              <w:fldChar w:fldCharType="begin"/>
            </w:r>
          </w:ins>
          <w:ins w:id="1613" w:author="......" w:date="2024-05-06T23:44:30Z">
            <w:r>
              <w:rPr>
                <w:rFonts w:hint="default" w:ascii="Times New Roman" w:hAnsi="Times New Roman" w:eastAsia="宋体" w:cs="Times New Roman"/>
                <w:rPrChange w:id="1614" w:author="......" w:date="2024-05-07T14:48:58Z">
                  <w:rPr/>
                </w:rPrChange>
              </w:rPr>
              <w:instrText xml:space="preserve"> PAGEREF _Toc8465 \h </w:instrText>
            </w:r>
          </w:ins>
          <w:ins w:id="1616" w:author="......" w:date="2024-05-06T23:44:30Z">
            <w:r>
              <w:rPr>
                <w:rFonts w:hint="default" w:ascii="Times New Roman" w:hAnsi="Times New Roman" w:eastAsia="宋体" w:cs="Times New Roman"/>
                <w:rPrChange w:id="1617" w:author="......" w:date="2024-05-07T14:48:58Z">
                  <w:rPr/>
                </w:rPrChange>
              </w:rPr>
              <w:fldChar w:fldCharType="separate"/>
            </w:r>
          </w:ins>
          <w:r>
            <w:rPr>
              <w:rFonts w:hint="default" w:ascii="Times New Roman" w:hAnsi="Times New Roman" w:eastAsia="宋体" w:cs="Times New Roman"/>
            </w:rPr>
            <w:t>26</w:t>
          </w:r>
          <w:ins w:id="1619" w:author="......" w:date="2024-05-06T23:44:30Z">
            <w:r>
              <w:rPr>
                <w:rFonts w:hint="default" w:ascii="Times New Roman" w:hAnsi="Times New Roman" w:eastAsia="宋体" w:cs="Times New Roman"/>
                <w:rPrChange w:id="1620" w:author="......" w:date="2024-05-07T14:48:58Z">
                  <w:rPr/>
                </w:rPrChange>
              </w:rPr>
              <w:fldChar w:fldCharType="end"/>
            </w:r>
          </w:ins>
          <w:ins w:id="1622" w:author="......" w:date="2024-05-06T23:44:30Z">
            <w:r>
              <w:rPr>
                <w:rFonts w:hint="default" w:ascii="Times New Roman" w:hAnsi="Times New Roman" w:eastAsia="宋体" w:cs="Times New Roman"/>
                <w:rPrChange w:id="1623" w:author="......" w:date="2024-05-07T14:48:58Z">
                  <w:rPr>
                    <w:rFonts w:hint="default" w:ascii="Times New Roman" w:hAnsi="Times New Roman" w:eastAsia="宋体" w:cs="Times New Roman"/>
                  </w:rPr>
                </w:rPrChange>
              </w:rPr>
              <w:fldChar w:fldCharType="end"/>
            </w:r>
          </w:ins>
        </w:p>
        <w:p>
          <w:pPr>
            <w:pStyle w:val="12"/>
            <w:tabs>
              <w:tab w:val="right" w:leader="dot" w:pos="8306"/>
            </w:tabs>
            <w:rPr>
              <w:ins w:id="1625" w:author="......" w:date="2024-05-06T23:44:30Z"/>
              <w:rFonts w:hint="default" w:ascii="Times New Roman" w:hAnsi="Times New Roman" w:eastAsia="宋体" w:cs="Times New Roman"/>
              <w:rPrChange w:id="1626" w:author="......" w:date="2024-05-07T14:48:58Z">
                <w:rPr>
                  <w:ins w:id="1627" w:author="......" w:date="2024-05-06T23:44:30Z"/>
                </w:rPr>
              </w:rPrChange>
            </w:rPr>
          </w:pPr>
          <w:ins w:id="1628" w:author="......" w:date="2024-05-06T23:44:30Z">
            <w:r>
              <w:rPr>
                <w:rFonts w:hint="default" w:ascii="Times New Roman" w:hAnsi="Times New Roman" w:eastAsia="宋体" w:cs="Times New Roman"/>
                <w:rPrChange w:id="1629" w:author="......" w:date="2024-05-07T14:48:58Z">
                  <w:rPr>
                    <w:rFonts w:hint="default" w:ascii="Times New Roman" w:hAnsi="Times New Roman" w:eastAsia="宋体" w:cs="Times New Roman"/>
                  </w:rPr>
                </w:rPrChange>
              </w:rPr>
              <w:fldChar w:fldCharType="begin"/>
            </w:r>
          </w:ins>
          <w:ins w:id="1631" w:author="......" w:date="2024-05-06T23:44:30Z">
            <w:r>
              <w:rPr>
                <w:rFonts w:hint="default" w:ascii="Times New Roman" w:hAnsi="Times New Roman" w:eastAsia="宋体" w:cs="Times New Roman"/>
                <w:rPrChange w:id="1632" w:author="......" w:date="2024-05-07T14:48:58Z">
                  <w:rPr>
                    <w:rFonts w:hint="default" w:ascii="Times New Roman" w:hAnsi="Times New Roman" w:eastAsia="宋体" w:cs="Times New Roman"/>
                  </w:rPr>
                </w:rPrChange>
              </w:rPr>
              <w:instrText xml:space="preserve"> HYPERLINK \l _Toc20352 </w:instrText>
            </w:r>
          </w:ins>
          <w:ins w:id="1634" w:author="......" w:date="2024-05-06T23:44:30Z">
            <w:r>
              <w:rPr>
                <w:rFonts w:hint="default" w:ascii="Times New Roman" w:hAnsi="Times New Roman" w:eastAsia="宋体" w:cs="Times New Roman"/>
                <w:rPrChange w:id="1635" w:author="......" w:date="2024-05-07T14:48:58Z">
                  <w:rPr>
                    <w:rFonts w:hint="default" w:ascii="Times New Roman" w:hAnsi="Times New Roman" w:eastAsia="宋体" w:cs="Times New Roman"/>
                  </w:rPr>
                </w:rPrChange>
              </w:rPr>
              <w:fldChar w:fldCharType="separate"/>
            </w:r>
          </w:ins>
          <w:ins w:id="1637" w:author="......" w:date="2024-05-06T23:44:30Z">
            <w:r>
              <w:rPr>
                <w:rFonts w:hint="default" w:ascii="Times New Roman" w:hAnsi="Times New Roman" w:eastAsia="宋体" w:cs="Times New Roman"/>
                <w:rPrChange w:id="1638" w:author="......" w:date="2024-05-07T14:48:58Z">
                  <w:rPr>
                    <w:rFonts w:hint="default" w:ascii="Times New Roman" w:hAnsi="Times New Roman" w:eastAsia="宋体" w:cs="Times New Roman"/>
                  </w:rPr>
                </w:rPrChange>
              </w:rPr>
              <w:t xml:space="preserve">3.3.2. </w:t>
            </w:r>
          </w:ins>
          <w:ins w:id="1640" w:author="......" w:date="2024-05-06T23:44:30Z">
            <w:r>
              <w:rPr>
                <w:rFonts w:hint="default" w:ascii="Times New Roman" w:hAnsi="Times New Roman" w:eastAsia="宋体" w:cs="Times New Roman"/>
                <w:lang w:val="en-US" w:eastAsia="zh-CN"/>
                <w:rPrChange w:id="1641" w:author="......" w:date="2024-05-07T14:48:58Z">
                  <w:rPr>
                    <w:rFonts w:hint="eastAsia" w:ascii="Times New Roman" w:hAnsi="Times New Roman" w:eastAsia="宋体" w:cs="Times New Roman"/>
                    <w:lang w:val="en-US" w:eastAsia="zh-CN"/>
                  </w:rPr>
                </w:rPrChange>
              </w:rPr>
              <w:t>质量属性</w:t>
            </w:r>
          </w:ins>
          <w:ins w:id="1643" w:author="......" w:date="2024-05-06T23:44:30Z">
            <w:r>
              <w:rPr>
                <w:rFonts w:hint="default" w:ascii="Times New Roman" w:hAnsi="Times New Roman" w:eastAsia="宋体" w:cs="Times New Roman"/>
                <w:rPrChange w:id="1644" w:author="......" w:date="2024-05-07T14:48:58Z">
                  <w:rPr/>
                </w:rPrChange>
              </w:rPr>
              <w:tab/>
            </w:r>
          </w:ins>
          <w:ins w:id="1646" w:author="......" w:date="2024-05-06T23:44:30Z">
            <w:r>
              <w:rPr>
                <w:rFonts w:hint="default" w:ascii="Times New Roman" w:hAnsi="Times New Roman" w:eastAsia="宋体" w:cs="Times New Roman"/>
                <w:rPrChange w:id="1647" w:author="......" w:date="2024-05-07T14:48:58Z">
                  <w:rPr/>
                </w:rPrChange>
              </w:rPr>
              <w:fldChar w:fldCharType="begin"/>
            </w:r>
          </w:ins>
          <w:ins w:id="1649" w:author="......" w:date="2024-05-06T23:44:30Z">
            <w:r>
              <w:rPr>
                <w:rFonts w:hint="default" w:ascii="Times New Roman" w:hAnsi="Times New Roman" w:eastAsia="宋体" w:cs="Times New Roman"/>
                <w:rPrChange w:id="1650" w:author="......" w:date="2024-05-07T14:48:58Z">
                  <w:rPr/>
                </w:rPrChange>
              </w:rPr>
              <w:instrText xml:space="preserve"> PAGEREF _Toc20352 \h </w:instrText>
            </w:r>
          </w:ins>
          <w:ins w:id="1652" w:author="......" w:date="2024-05-06T23:44:30Z">
            <w:r>
              <w:rPr>
                <w:rFonts w:hint="default" w:ascii="Times New Roman" w:hAnsi="Times New Roman" w:eastAsia="宋体" w:cs="Times New Roman"/>
                <w:rPrChange w:id="1653" w:author="......" w:date="2024-05-07T14:48:58Z">
                  <w:rPr/>
                </w:rPrChange>
              </w:rPr>
              <w:fldChar w:fldCharType="separate"/>
            </w:r>
          </w:ins>
          <w:r>
            <w:rPr>
              <w:rFonts w:hint="default" w:ascii="Times New Roman" w:hAnsi="Times New Roman" w:eastAsia="宋体" w:cs="Times New Roman"/>
            </w:rPr>
            <w:t>26</w:t>
          </w:r>
          <w:ins w:id="1655" w:author="......" w:date="2024-05-06T23:44:30Z">
            <w:r>
              <w:rPr>
                <w:rFonts w:hint="default" w:ascii="Times New Roman" w:hAnsi="Times New Roman" w:eastAsia="宋体" w:cs="Times New Roman"/>
                <w:rPrChange w:id="1656" w:author="......" w:date="2024-05-07T14:48:58Z">
                  <w:rPr/>
                </w:rPrChange>
              </w:rPr>
              <w:fldChar w:fldCharType="end"/>
            </w:r>
          </w:ins>
          <w:ins w:id="1658" w:author="......" w:date="2024-05-06T23:44:30Z">
            <w:r>
              <w:rPr>
                <w:rFonts w:hint="default" w:ascii="Times New Roman" w:hAnsi="Times New Roman" w:eastAsia="宋体" w:cs="Times New Roman"/>
                <w:rPrChange w:id="1659" w:author="......" w:date="2024-05-07T14:48:58Z">
                  <w:rPr>
                    <w:rFonts w:hint="default" w:ascii="Times New Roman" w:hAnsi="Times New Roman" w:eastAsia="宋体" w:cs="Times New Roman"/>
                  </w:rPr>
                </w:rPrChange>
              </w:rPr>
              <w:fldChar w:fldCharType="end"/>
            </w:r>
          </w:ins>
        </w:p>
        <w:p>
          <w:pPr>
            <w:pStyle w:val="2"/>
            <w:numPr>
              <w:ins w:id="1662" w:author="......" w:date="2024-03-26T00:51:26Z"/>
            </w:numPr>
            <w:spacing w:afterAutospacing="0"/>
            <w:jc w:val="left"/>
            <w:rPr>
              <w:del w:id="1663" w:author="......" w:date="2024-03-26T00:24:43Z"/>
              <w:rFonts w:hint="default" w:ascii="Times New Roman" w:hAnsi="Times New Roman" w:eastAsia="宋体" w:cs="Times New Roman"/>
              <w:lang w:val="en-US" w:eastAsia="zh-CN"/>
              <w:rPrChange w:id="1664" w:author="......" w:date="2024-05-07T14:48:58Z">
                <w:rPr>
                  <w:del w:id="1665" w:author="......" w:date="2024-03-26T00:24:43Z"/>
                  <w:rFonts w:hint="default"/>
                  <w:lang w:val="en-US" w:eastAsia="zh-CN"/>
                </w:rPr>
              </w:rPrChange>
            </w:rPr>
            <w:pPrChange w:id="1661" w:author="......" w:date="2024-03-26T00:51:26Z">
              <w:pPr>
                <w:spacing w:afterAutospacing="0"/>
                <w:jc w:val="left"/>
              </w:pPr>
            </w:pPrChange>
          </w:pPr>
          <w:ins w:id="1666" w:author="......" w:date="2024-03-26T00:49:56Z">
            <w:r>
              <w:rPr>
                <w:rFonts w:hint="default" w:ascii="Times New Roman" w:hAnsi="Times New Roman" w:eastAsia="宋体" w:cs="Times New Roman"/>
                <w:rPrChange w:id="1667" w:author="......" w:date="2024-05-07T14:48:58Z">
                  <w:rPr/>
                </w:rPrChange>
              </w:rPr>
              <w:fldChar w:fldCharType="end"/>
            </w:r>
          </w:ins>
        </w:p>
        <w:customXmlInsRangeStart w:id="1672" w:author="......" w:date="2024-03-26T00:49:56Z"/>
      </w:sdtContent>
    </w:sdt>
    <w:customXmlInsRangeEnd w:id="1672"/>
    <w:p>
      <w:pPr>
        <w:pStyle w:val="2"/>
        <w:numPr>
          <w:ins w:id="1676" w:author="......" w:date="2024-03-26T00:51:26Z"/>
        </w:numPr>
        <w:spacing w:afterAutospacing="0"/>
        <w:jc w:val="left"/>
        <w:rPr>
          <w:del w:id="1677" w:author="......" w:date="2024-03-26T00:24:42Z"/>
          <w:rFonts w:hint="default" w:ascii="Times New Roman" w:hAnsi="Times New Roman" w:eastAsia="宋体" w:cs="Times New Roman"/>
          <w:rPrChange w:id="1678" w:author="......" w:date="2024-05-07T14:48:58Z">
            <w:rPr>
              <w:del w:id="1679" w:author="......" w:date="2024-03-26T00:24:42Z"/>
              <w:rFonts w:hint="default"/>
            </w:rPr>
          </w:rPrChange>
        </w:rPr>
        <w:pPrChange w:id="1675" w:author="......" w:date="2024-03-26T00:51:26Z">
          <w:pPr>
            <w:spacing w:afterAutospacing="0"/>
            <w:jc w:val="left"/>
          </w:pPr>
        </w:pPrChange>
      </w:pPr>
    </w:p>
    <w:p>
      <w:pPr>
        <w:pStyle w:val="2"/>
        <w:numPr>
          <w:ins w:id="1681" w:author="......" w:date="2024-03-26T00:51:26Z"/>
        </w:numPr>
        <w:spacing w:before="0" w:beforeLines="0" w:after="0" w:afterLines="0" w:line="240" w:lineRule="auto"/>
        <w:ind w:left="0" w:leftChars="0" w:right="0" w:rightChars="0" w:firstLine="0" w:firstLineChars="0"/>
        <w:jc w:val="center"/>
        <w:rPr>
          <w:del w:id="1682" w:author="......" w:date="2024-03-26T00:49:15Z"/>
          <w:rFonts w:hint="default" w:ascii="Times New Roman" w:hAnsi="Times New Roman" w:eastAsia="宋体" w:cs="Times New Roman"/>
          <w:rPrChange w:id="1683" w:author="......" w:date="2024-05-07T14:48:58Z">
            <w:rPr>
              <w:del w:id="1684" w:author="......" w:date="2024-03-26T00:49:15Z"/>
              <w:rFonts w:hint="default"/>
            </w:rPr>
          </w:rPrChange>
        </w:rPr>
        <w:pPrChange w:id="1680" w:author="......" w:date="2024-03-26T00:51:26Z">
          <w:pPr>
            <w:spacing w:before="0" w:beforeLines="0" w:after="0" w:afterLines="0" w:line="240" w:lineRule="auto"/>
            <w:ind w:left="0" w:leftChars="0" w:right="0" w:rightChars="0" w:firstLine="0" w:firstLineChars="0"/>
            <w:jc w:val="center"/>
          </w:pPr>
        </w:pPrChange>
      </w:pPr>
      <w:del w:id="1685" w:author="......" w:date="2024-03-26T00:23:22Z">
        <w:r>
          <w:rPr>
            <w:rFonts w:hint="default" w:ascii="Times New Roman" w:hAnsi="Times New Roman" w:eastAsia="宋体" w:cs="Times New Roman"/>
            <w:rPrChange w:id="1686" w:author="......" w:date="2024-05-07T14:48:58Z">
              <w:rPr>
                <w:rFonts w:hint="default"/>
              </w:rPr>
            </w:rPrChange>
          </w:rPr>
          <w:delText>目</w:delText>
        </w:r>
      </w:del>
      <w:del w:id="1688" w:author="......" w:date="2024-03-26T00:23:22Z">
        <w:r>
          <w:rPr>
            <w:rFonts w:hint="default" w:ascii="Times New Roman" w:hAnsi="Times New Roman" w:eastAsia="宋体" w:cs="Times New Roman"/>
            <w:lang w:val="en-US" w:eastAsia="zh-CN"/>
            <w:rPrChange w:id="1689" w:author="......" w:date="2024-05-07T14:48:58Z">
              <w:rPr>
                <w:rFonts w:hint="default"/>
                <w:lang w:val="en-US" w:eastAsia="zh-CN"/>
              </w:rPr>
            </w:rPrChange>
          </w:rPr>
          <w:delText xml:space="preserve"> </w:delText>
        </w:r>
      </w:del>
      <w:del w:id="1691" w:author="......" w:date="2024-03-26T00:23:22Z">
        <w:r>
          <w:rPr>
            <w:rFonts w:hint="default" w:ascii="Times New Roman" w:hAnsi="Times New Roman" w:eastAsia="宋体" w:cs="Times New Roman"/>
            <w:rPrChange w:id="1692" w:author="......" w:date="2024-05-07T14:48:58Z">
              <w:rPr>
                <w:rFonts w:hint="default"/>
              </w:rPr>
            </w:rPrChange>
          </w:rPr>
          <w:delText>录</w:delText>
        </w:r>
      </w:del>
      <w:del w:id="1694" w:author="......" w:date="2024-03-26T00:49:15Z">
        <w:r>
          <w:rPr>
            <w:rFonts w:hint="default" w:ascii="Times New Roman" w:hAnsi="Times New Roman" w:eastAsia="宋体" w:cs="Times New Roman"/>
            <w:rPrChange w:id="1695" w:author="......" w:date="2024-05-07T14:48:58Z">
              <w:rPr>
                <w:rFonts w:hint="default"/>
              </w:rPr>
            </w:rPrChange>
          </w:rPr>
          <w:fldChar w:fldCharType="begin"/>
        </w:r>
      </w:del>
      <w:del w:id="1697" w:author="......" w:date="2024-03-26T00:49:15Z">
        <w:r>
          <w:rPr>
            <w:rFonts w:hint="default" w:ascii="Times New Roman" w:hAnsi="Times New Roman" w:eastAsia="宋体" w:cs="Times New Roman"/>
            <w:rPrChange w:id="1698" w:author="......" w:date="2024-05-07T14:48:58Z">
              <w:rPr>
                <w:rFonts w:hint="default"/>
              </w:rPr>
            </w:rPrChange>
          </w:rPr>
          <w:delInstrText xml:space="preserve">TOC \o "1-3" \h \u </w:delInstrText>
        </w:r>
      </w:del>
      <w:del w:id="1700" w:author="......" w:date="2024-03-26T00:49:15Z">
        <w:r>
          <w:rPr>
            <w:rFonts w:hint="default" w:ascii="Times New Roman" w:hAnsi="Times New Roman" w:eastAsia="宋体" w:cs="Times New Roman"/>
            <w:rPrChange w:id="1701" w:author="......" w:date="2024-05-07T14:48:58Z">
              <w:rPr>
                <w:rFonts w:hint="default"/>
              </w:rPr>
            </w:rPrChange>
          </w:rPr>
          <w:fldChar w:fldCharType="separate"/>
        </w:r>
      </w:del>
    </w:p>
    <w:p>
      <w:pPr>
        <w:pStyle w:val="2"/>
        <w:numPr>
          <w:ins w:id="1704" w:author="......" w:date="2024-03-26T00:51:26Z"/>
        </w:numPr>
        <w:tabs>
          <w:tab w:val="right" w:leader="dot" w:pos="8306"/>
        </w:tabs>
        <w:rPr>
          <w:del w:id="1705" w:author="......" w:date="2024-03-26T00:49:15Z"/>
          <w:rFonts w:hint="default" w:ascii="Times New Roman" w:hAnsi="Times New Roman" w:eastAsia="宋体" w:cs="Times New Roman"/>
          <w:rPrChange w:id="1706" w:author="......" w:date="2024-05-07T14:48:58Z">
            <w:rPr>
              <w:del w:id="1707" w:author="......" w:date="2024-03-26T00:49:15Z"/>
              <w:rFonts w:hint="default"/>
            </w:rPr>
          </w:rPrChange>
        </w:rPr>
        <w:pPrChange w:id="1703" w:author="......" w:date="2024-03-26T00:51:26Z">
          <w:pPr>
            <w:pStyle w:val="15"/>
            <w:tabs>
              <w:tab w:val="right" w:leader="dot" w:pos="8306"/>
            </w:tabs>
          </w:pPr>
        </w:pPrChange>
      </w:pPr>
      <w:del w:id="1708" w:author="......" w:date="2024-03-26T00:49:15Z">
        <w:r>
          <w:rPr>
            <w:rFonts w:hint="default" w:ascii="Times New Roman" w:hAnsi="Times New Roman" w:eastAsia="宋体" w:cs="Times New Roman"/>
            <w:rPrChange w:id="1709" w:author="......" w:date="2024-05-07T14:48:58Z">
              <w:rPr>
                <w:rFonts w:hint="default"/>
              </w:rPr>
            </w:rPrChange>
          </w:rPr>
          <w:fldChar w:fldCharType="begin"/>
        </w:r>
      </w:del>
      <w:del w:id="1711" w:author="......" w:date="2024-03-26T00:49:15Z">
        <w:r>
          <w:rPr>
            <w:rFonts w:hint="default" w:ascii="Times New Roman" w:hAnsi="Times New Roman" w:eastAsia="宋体" w:cs="Times New Roman"/>
            <w:rPrChange w:id="1712" w:author="......" w:date="2024-05-07T14:48:58Z">
              <w:rPr>
                <w:rFonts w:hint="default"/>
              </w:rPr>
            </w:rPrChange>
          </w:rPr>
          <w:delInstrText xml:space="preserve"> HYPERLINK \l _Toc1256 </w:delInstrText>
        </w:r>
      </w:del>
      <w:del w:id="1714" w:author="......" w:date="2024-03-26T00:49:15Z">
        <w:r>
          <w:rPr>
            <w:rFonts w:hint="default" w:ascii="Times New Roman" w:hAnsi="Times New Roman" w:eastAsia="宋体" w:cs="Times New Roman"/>
            <w:rPrChange w:id="1715" w:author="......" w:date="2024-05-07T14:48:58Z">
              <w:rPr>
                <w:rFonts w:hint="default"/>
              </w:rPr>
            </w:rPrChange>
          </w:rPr>
          <w:fldChar w:fldCharType="separate"/>
        </w:r>
      </w:del>
      <w:del w:id="1717" w:author="......" w:date="2024-03-26T00:49:15Z">
        <w:r>
          <w:rPr>
            <w:rFonts w:hint="default" w:ascii="Times New Roman" w:hAnsi="Times New Roman" w:eastAsia="宋体" w:cs="Times New Roman"/>
            <w:rPrChange w:id="1718" w:author="......" w:date="2024-05-07T14:48:58Z">
              <w:rPr>
                <w:rFonts w:hint="default"/>
              </w:rPr>
            </w:rPrChange>
          </w:rPr>
          <w:delText>1. 引言</w:delText>
        </w:r>
      </w:del>
      <w:del w:id="1720" w:author="......" w:date="2024-03-26T00:49:15Z">
        <w:r>
          <w:rPr>
            <w:rFonts w:hint="default" w:ascii="Times New Roman" w:hAnsi="Times New Roman" w:eastAsia="宋体" w:cs="Times New Roman"/>
            <w:rPrChange w:id="1721" w:author="......" w:date="2024-05-07T14:48:58Z">
              <w:rPr>
                <w:rFonts w:hint="default"/>
              </w:rPr>
            </w:rPrChange>
          </w:rPr>
          <w:tab/>
        </w:r>
      </w:del>
      <w:del w:id="1723" w:author="......" w:date="2024-03-26T00:49:15Z">
        <w:r>
          <w:rPr>
            <w:rFonts w:hint="default" w:ascii="Times New Roman" w:hAnsi="Times New Roman" w:eastAsia="宋体" w:cs="Times New Roman"/>
            <w:rPrChange w:id="1724" w:author="......" w:date="2024-05-07T14:48:58Z">
              <w:rPr>
                <w:rFonts w:hint="default"/>
              </w:rPr>
            </w:rPrChange>
          </w:rPr>
          <w:fldChar w:fldCharType="begin"/>
        </w:r>
      </w:del>
      <w:del w:id="1726" w:author="......" w:date="2024-03-26T00:49:15Z">
        <w:r>
          <w:rPr>
            <w:rFonts w:hint="default" w:ascii="Times New Roman" w:hAnsi="Times New Roman" w:eastAsia="宋体" w:cs="Times New Roman"/>
            <w:rPrChange w:id="1727" w:author="......" w:date="2024-05-07T14:48:58Z">
              <w:rPr>
                <w:rFonts w:hint="default"/>
              </w:rPr>
            </w:rPrChange>
          </w:rPr>
          <w:delInstrText xml:space="preserve"> PAGEREF _Toc1256 \h </w:delInstrText>
        </w:r>
      </w:del>
      <w:del w:id="1729" w:author="......" w:date="2024-03-26T00:49:15Z">
        <w:r>
          <w:rPr>
            <w:rFonts w:hint="default" w:ascii="Times New Roman" w:hAnsi="Times New Roman" w:eastAsia="宋体" w:cs="Times New Roman"/>
            <w:rPrChange w:id="1730" w:author="......" w:date="2024-05-07T14:48:58Z">
              <w:rPr>
                <w:rFonts w:hint="default"/>
              </w:rPr>
            </w:rPrChange>
          </w:rPr>
          <w:fldChar w:fldCharType="separate"/>
        </w:r>
      </w:del>
      <w:del w:id="1732" w:author="......" w:date="2024-03-26T00:49:15Z">
        <w:r>
          <w:rPr>
            <w:rFonts w:hint="default" w:ascii="Times New Roman" w:hAnsi="Times New Roman" w:eastAsia="宋体" w:cs="Times New Roman"/>
            <w:rPrChange w:id="1733" w:author="......" w:date="2024-05-07T14:48:58Z">
              <w:rPr>
                <w:rFonts w:hint="default"/>
              </w:rPr>
            </w:rPrChange>
          </w:rPr>
          <w:delText>3</w:delText>
        </w:r>
      </w:del>
      <w:del w:id="1735" w:author="......" w:date="2024-03-26T00:49:15Z">
        <w:r>
          <w:rPr>
            <w:rFonts w:hint="default" w:ascii="Times New Roman" w:hAnsi="Times New Roman" w:eastAsia="宋体" w:cs="Times New Roman"/>
            <w:rPrChange w:id="1736" w:author="......" w:date="2024-05-07T14:48:58Z">
              <w:rPr>
                <w:rFonts w:hint="default"/>
              </w:rPr>
            </w:rPrChange>
          </w:rPr>
          <w:fldChar w:fldCharType="end"/>
        </w:r>
      </w:del>
      <w:del w:id="1738" w:author="......" w:date="2024-03-26T00:49:15Z">
        <w:r>
          <w:rPr>
            <w:rFonts w:hint="default" w:ascii="Times New Roman" w:hAnsi="Times New Roman" w:eastAsia="宋体" w:cs="Times New Roman"/>
            <w:rPrChange w:id="1739" w:author="......" w:date="2024-05-07T14:48:58Z">
              <w:rPr>
                <w:rFonts w:hint="default"/>
              </w:rPr>
            </w:rPrChange>
          </w:rPr>
          <w:fldChar w:fldCharType="end"/>
        </w:r>
      </w:del>
    </w:p>
    <w:p>
      <w:pPr>
        <w:pStyle w:val="2"/>
        <w:numPr>
          <w:ins w:id="1742" w:author="......" w:date="2024-03-26T00:51:26Z"/>
        </w:numPr>
        <w:tabs>
          <w:tab w:val="right" w:leader="dot" w:pos="8306"/>
        </w:tabs>
        <w:rPr>
          <w:del w:id="1743" w:author="......" w:date="2024-03-26T00:49:15Z"/>
          <w:rFonts w:hint="default" w:ascii="Times New Roman" w:hAnsi="Times New Roman" w:eastAsia="宋体" w:cs="Times New Roman"/>
          <w:rPrChange w:id="1744" w:author="......" w:date="2024-05-07T14:48:58Z">
            <w:rPr>
              <w:del w:id="1745" w:author="......" w:date="2024-03-26T00:49:15Z"/>
              <w:rFonts w:hint="default"/>
            </w:rPr>
          </w:rPrChange>
        </w:rPr>
        <w:pPrChange w:id="1741" w:author="......" w:date="2024-03-26T00:51:26Z">
          <w:pPr>
            <w:pStyle w:val="16"/>
            <w:tabs>
              <w:tab w:val="right" w:leader="dot" w:pos="8306"/>
            </w:tabs>
          </w:pPr>
        </w:pPrChange>
      </w:pPr>
      <w:del w:id="1746" w:author="......" w:date="2024-03-26T00:49:15Z">
        <w:r>
          <w:rPr>
            <w:rFonts w:hint="default" w:ascii="Times New Roman" w:hAnsi="Times New Roman" w:eastAsia="宋体" w:cs="Times New Roman"/>
            <w:rPrChange w:id="1747" w:author="......" w:date="2024-05-07T14:48:58Z">
              <w:rPr>
                <w:rFonts w:hint="default"/>
              </w:rPr>
            </w:rPrChange>
          </w:rPr>
          <w:fldChar w:fldCharType="begin"/>
        </w:r>
      </w:del>
      <w:del w:id="1749" w:author="......" w:date="2024-03-26T00:49:15Z">
        <w:r>
          <w:rPr>
            <w:rFonts w:hint="default" w:ascii="Times New Roman" w:hAnsi="Times New Roman" w:eastAsia="宋体" w:cs="Times New Roman"/>
            <w:rPrChange w:id="1750" w:author="......" w:date="2024-05-07T14:48:58Z">
              <w:rPr>
                <w:rFonts w:hint="default"/>
              </w:rPr>
            </w:rPrChange>
          </w:rPr>
          <w:delInstrText xml:space="preserve"> HYPERLINK \l _Toc14276 </w:delInstrText>
        </w:r>
      </w:del>
      <w:del w:id="1752" w:author="......" w:date="2024-03-26T00:49:15Z">
        <w:r>
          <w:rPr>
            <w:rFonts w:hint="default" w:ascii="Times New Roman" w:hAnsi="Times New Roman" w:eastAsia="宋体" w:cs="Times New Roman"/>
            <w:rPrChange w:id="1753" w:author="......" w:date="2024-05-07T14:48:58Z">
              <w:rPr>
                <w:rFonts w:hint="default"/>
              </w:rPr>
            </w:rPrChange>
          </w:rPr>
          <w:fldChar w:fldCharType="separate"/>
        </w:r>
      </w:del>
      <w:del w:id="1755" w:author="......" w:date="2024-03-26T00:49:15Z">
        <w:r>
          <w:rPr>
            <w:rFonts w:hint="default" w:ascii="Times New Roman" w:hAnsi="Times New Roman" w:eastAsia="宋体" w:cs="Times New Roman"/>
            <w:rPrChange w:id="1756" w:author="......" w:date="2024-05-07T14:48:58Z">
              <w:rPr>
                <w:rFonts w:hint="default"/>
              </w:rPr>
            </w:rPrChange>
          </w:rPr>
          <w:delText xml:space="preserve">1.1. </w:delText>
        </w:r>
      </w:del>
      <w:del w:id="1758" w:author="......" w:date="2024-03-26T00:49:15Z">
        <w:r>
          <w:rPr>
            <w:rFonts w:hint="default" w:ascii="Times New Roman" w:hAnsi="Times New Roman" w:eastAsia="宋体" w:cs="Times New Roman"/>
            <w:lang w:val="en-US" w:eastAsia="zh-CN"/>
            <w:rPrChange w:id="1759" w:author="......" w:date="2024-05-07T14:48:58Z">
              <w:rPr>
                <w:rFonts w:hint="default"/>
                <w:lang w:val="en-US" w:eastAsia="zh-CN"/>
              </w:rPr>
            </w:rPrChange>
          </w:rPr>
          <w:delText>目的</w:delText>
        </w:r>
      </w:del>
      <w:del w:id="1761" w:author="......" w:date="2024-03-26T00:49:15Z">
        <w:r>
          <w:rPr>
            <w:rFonts w:hint="default" w:ascii="Times New Roman" w:hAnsi="Times New Roman" w:eastAsia="宋体" w:cs="Times New Roman"/>
            <w:rPrChange w:id="1762" w:author="......" w:date="2024-05-07T14:48:58Z">
              <w:rPr>
                <w:rFonts w:hint="default"/>
              </w:rPr>
            </w:rPrChange>
          </w:rPr>
          <w:tab/>
        </w:r>
      </w:del>
      <w:del w:id="1764" w:author="......" w:date="2024-03-26T00:49:15Z">
        <w:r>
          <w:rPr>
            <w:rFonts w:hint="default" w:ascii="Times New Roman" w:hAnsi="Times New Roman" w:eastAsia="宋体" w:cs="Times New Roman"/>
            <w:rPrChange w:id="1765" w:author="......" w:date="2024-05-07T14:48:58Z">
              <w:rPr>
                <w:rFonts w:hint="default"/>
              </w:rPr>
            </w:rPrChange>
          </w:rPr>
          <w:fldChar w:fldCharType="begin"/>
        </w:r>
      </w:del>
      <w:del w:id="1767" w:author="......" w:date="2024-03-26T00:49:15Z">
        <w:r>
          <w:rPr>
            <w:rFonts w:hint="default" w:ascii="Times New Roman" w:hAnsi="Times New Roman" w:eastAsia="宋体" w:cs="Times New Roman"/>
            <w:rPrChange w:id="1768" w:author="......" w:date="2024-05-07T14:48:58Z">
              <w:rPr>
                <w:rFonts w:hint="default"/>
              </w:rPr>
            </w:rPrChange>
          </w:rPr>
          <w:delInstrText xml:space="preserve"> PAGEREF _Toc14276 \h </w:delInstrText>
        </w:r>
      </w:del>
      <w:del w:id="1770" w:author="......" w:date="2024-03-26T00:49:15Z">
        <w:r>
          <w:rPr>
            <w:rFonts w:hint="default" w:ascii="Times New Roman" w:hAnsi="Times New Roman" w:eastAsia="宋体" w:cs="Times New Roman"/>
            <w:rPrChange w:id="1771" w:author="......" w:date="2024-05-07T14:48:58Z">
              <w:rPr>
                <w:rFonts w:hint="default"/>
              </w:rPr>
            </w:rPrChange>
          </w:rPr>
          <w:fldChar w:fldCharType="separate"/>
        </w:r>
      </w:del>
      <w:del w:id="1773" w:author="......" w:date="2024-03-26T00:49:15Z">
        <w:r>
          <w:rPr>
            <w:rFonts w:hint="default" w:ascii="Times New Roman" w:hAnsi="Times New Roman" w:eastAsia="宋体" w:cs="Times New Roman"/>
            <w:rPrChange w:id="1774" w:author="......" w:date="2024-05-07T14:48:58Z">
              <w:rPr>
                <w:rFonts w:hint="default"/>
              </w:rPr>
            </w:rPrChange>
          </w:rPr>
          <w:delText>3</w:delText>
        </w:r>
      </w:del>
      <w:del w:id="1776" w:author="......" w:date="2024-03-26T00:49:15Z">
        <w:r>
          <w:rPr>
            <w:rFonts w:hint="default" w:ascii="Times New Roman" w:hAnsi="Times New Roman" w:eastAsia="宋体" w:cs="Times New Roman"/>
            <w:rPrChange w:id="1777" w:author="......" w:date="2024-05-07T14:48:58Z">
              <w:rPr>
                <w:rFonts w:hint="default"/>
              </w:rPr>
            </w:rPrChange>
          </w:rPr>
          <w:fldChar w:fldCharType="end"/>
        </w:r>
      </w:del>
      <w:del w:id="1779" w:author="......" w:date="2024-03-26T00:49:15Z">
        <w:r>
          <w:rPr>
            <w:rFonts w:hint="default" w:ascii="Times New Roman" w:hAnsi="Times New Roman" w:eastAsia="宋体" w:cs="Times New Roman"/>
            <w:rPrChange w:id="1780" w:author="......" w:date="2024-05-07T14:48:58Z">
              <w:rPr>
                <w:rFonts w:hint="default"/>
              </w:rPr>
            </w:rPrChange>
          </w:rPr>
          <w:fldChar w:fldCharType="end"/>
        </w:r>
      </w:del>
    </w:p>
    <w:p>
      <w:pPr>
        <w:pStyle w:val="2"/>
        <w:numPr>
          <w:ins w:id="1783" w:author="......" w:date="2024-03-26T00:51:26Z"/>
        </w:numPr>
        <w:tabs>
          <w:tab w:val="right" w:leader="dot" w:pos="8306"/>
        </w:tabs>
        <w:rPr>
          <w:del w:id="1784" w:author="......" w:date="2024-03-26T00:49:15Z"/>
          <w:rFonts w:hint="default" w:ascii="Times New Roman" w:hAnsi="Times New Roman" w:eastAsia="宋体" w:cs="Times New Roman"/>
          <w:rPrChange w:id="1785" w:author="......" w:date="2024-05-07T14:48:58Z">
            <w:rPr>
              <w:del w:id="1786" w:author="......" w:date="2024-03-26T00:49:15Z"/>
              <w:rFonts w:hint="default"/>
            </w:rPr>
          </w:rPrChange>
        </w:rPr>
        <w:pPrChange w:id="1782" w:author="......" w:date="2024-03-26T00:51:26Z">
          <w:pPr>
            <w:pStyle w:val="16"/>
            <w:tabs>
              <w:tab w:val="right" w:leader="dot" w:pos="8306"/>
            </w:tabs>
          </w:pPr>
        </w:pPrChange>
      </w:pPr>
      <w:del w:id="1787" w:author="......" w:date="2024-03-26T00:49:15Z">
        <w:r>
          <w:rPr>
            <w:rFonts w:hint="default" w:ascii="Times New Roman" w:hAnsi="Times New Roman" w:eastAsia="宋体" w:cs="Times New Roman"/>
            <w:rPrChange w:id="1788" w:author="......" w:date="2024-05-07T14:48:58Z">
              <w:rPr>
                <w:rFonts w:hint="default"/>
              </w:rPr>
            </w:rPrChange>
          </w:rPr>
          <w:fldChar w:fldCharType="begin"/>
        </w:r>
      </w:del>
      <w:del w:id="1790" w:author="......" w:date="2024-03-26T00:49:15Z">
        <w:r>
          <w:rPr>
            <w:rFonts w:hint="default" w:ascii="Times New Roman" w:hAnsi="Times New Roman" w:eastAsia="宋体" w:cs="Times New Roman"/>
            <w:rPrChange w:id="1791" w:author="......" w:date="2024-05-07T14:48:58Z">
              <w:rPr>
                <w:rFonts w:hint="default"/>
              </w:rPr>
            </w:rPrChange>
          </w:rPr>
          <w:delInstrText xml:space="preserve"> HYPERLINK \l _Toc23144 </w:delInstrText>
        </w:r>
      </w:del>
      <w:del w:id="1793" w:author="......" w:date="2024-03-26T00:49:15Z">
        <w:r>
          <w:rPr>
            <w:rFonts w:hint="default" w:ascii="Times New Roman" w:hAnsi="Times New Roman" w:eastAsia="宋体" w:cs="Times New Roman"/>
            <w:rPrChange w:id="1794" w:author="......" w:date="2024-05-07T14:48:58Z">
              <w:rPr>
                <w:rFonts w:hint="default"/>
              </w:rPr>
            </w:rPrChange>
          </w:rPr>
          <w:fldChar w:fldCharType="separate"/>
        </w:r>
      </w:del>
      <w:del w:id="1796" w:author="......" w:date="2024-03-26T00:49:15Z">
        <w:r>
          <w:rPr>
            <w:rFonts w:hint="default" w:ascii="Times New Roman" w:hAnsi="Times New Roman" w:eastAsia="宋体" w:cs="Times New Roman"/>
            <w:rPrChange w:id="1797" w:author="......" w:date="2024-05-07T14:48:58Z">
              <w:rPr>
                <w:rFonts w:hint="default"/>
              </w:rPr>
            </w:rPrChange>
          </w:rPr>
          <w:delText>1.2. 预期读者</w:delText>
        </w:r>
      </w:del>
      <w:del w:id="1799" w:author="......" w:date="2024-03-26T00:49:15Z">
        <w:r>
          <w:rPr>
            <w:rFonts w:hint="default" w:ascii="Times New Roman" w:hAnsi="Times New Roman" w:eastAsia="宋体" w:cs="Times New Roman"/>
            <w:rPrChange w:id="1800" w:author="......" w:date="2024-05-07T14:48:58Z">
              <w:rPr>
                <w:rFonts w:hint="default"/>
              </w:rPr>
            </w:rPrChange>
          </w:rPr>
          <w:tab/>
        </w:r>
      </w:del>
      <w:del w:id="1802" w:author="......" w:date="2024-03-26T00:49:15Z">
        <w:r>
          <w:rPr>
            <w:rFonts w:hint="default" w:ascii="Times New Roman" w:hAnsi="Times New Roman" w:eastAsia="宋体" w:cs="Times New Roman"/>
            <w:rPrChange w:id="1803" w:author="......" w:date="2024-05-07T14:48:58Z">
              <w:rPr>
                <w:rFonts w:hint="default"/>
              </w:rPr>
            </w:rPrChange>
          </w:rPr>
          <w:fldChar w:fldCharType="begin"/>
        </w:r>
      </w:del>
      <w:del w:id="1805" w:author="......" w:date="2024-03-26T00:49:15Z">
        <w:r>
          <w:rPr>
            <w:rFonts w:hint="default" w:ascii="Times New Roman" w:hAnsi="Times New Roman" w:eastAsia="宋体" w:cs="Times New Roman"/>
            <w:rPrChange w:id="1806" w:author="......" w:date="2024-05-07T14:48:58Z">
              <w:rPr>
                <w:rFonts w:hint="default"/>
              </w:rPr>
            </w:rPrChange>
          </w:rPr>
          <w:delInstrText xml:space="preserve"> PAGEREF _Toc23144 \h </w:delInstrText>
        </w:r>
      </w:del>
      <w:del w:id="1808" w:author="......" w:date="2024-03-26T00:49:15Z">
        <w:r>
          <w:rPr>
            <w:rFonts w:hint="default" w:ascii="Times New Roman" w:hAnsi="Times New Roman" w:eastAsia="宋体" w:cs="Times New Roman"/>
            <w:rPrChange w:id="1809" w:author="......" w:date="2024-05-07T14:48:58Z">
              <w:rPr>
                <w:rFonts w:hint="default"/>
              </w:rPr>
            </w:rPrChange>
          </w:rPr>
          <w:fldChar w:fldCharType="separate"/>
        </w:r>
      </w:del>
      <w:del w:id="1811" w:author="......" w:date="2024-03-26T00:49:15Z">
        <w:r>
          <w:rPr>
            <w:rFonts w:hint="default" w:ascii="Times New Roman" w:hAnsi="Times New Roman" w:eastAsia="宋体" w:cs="Times New Roman"/>
            <w:rPrChange w:id="1812" w:author="......" w:date="2024-05-07T14:48:58Z">
              <w:rPr>
                <w:rFonts w:hint="default"/>
              </w:rPr>
            </w:rPrChange>
          </w:rPr>
          <w:delText>3</w:delText>
        </w:r>
      </w:del>
      <w:del w:id="1814" w:author="......" w:date="2024-03-26T00:49:15Z">
        <w:r>
          <w:rPr>
            <w:rFonts w:hint="default" w:ascii="Times New Roman" w:hAnsi="Times New Roman" w:eastAsia="宋体" w:cs="Times New Roman"/>
            <w:rPrChange w:id="1815" w:author="......" w:date="2024-05-07T14:48:58Z">
              <w:rPr>
                <w:rFonts w:hint="default"/>
              </w:rPr>
            </w:rPrChange>
          </w:rPr>
          <w:fldChar w:fldCharType="end"/>
        </w:r>
      </w:del>
      <w:del w:id="1817" w:author="......" w:date="2024-03-26T00:49:15Z">
        <w:r>
          <w:rPr>
            <w:rFonts w:hint="default" w:ascii="Times New Roman" w:hAnsi="Times New Roman" w:eastAsia="宋体" w:cs="Times New Roman"/>
            <w:rPrChange w:id="1818" w:author="......" w:date="2024-05-07T14:48:58Z">
              <w:rPr>
                <w:rFonts w:hint="default"/>
              </w:rPr>
            </w:rPrChange>
          </w:rPr>
          <w:fldChar w:fldCharType="end"/>
        </w:r>
      </w:del>
    </w:p>
    <w:p>
      <w:pPr>
        <w:pStyle w:val="2"/>
        <w:numPr>
          <w:ins w:id="1821" w:author="......" w:date="2024-03-26T00:51:26Z"/>
        </w:numPr>
        <w:tabs>
          <w:tab w:val="right" w:leader="dot" w:pos="8306"/>
        </w:tabs>
        <w:rPr>
          <w:del w:id="1822" w:author="......" w:date="2024-03-26T00:49:15Z"/>
          <w:rFonts w:hint="default" w:ascii="Times New Roman" w:hAnsi="Times New Roman" w:eastAsia="宋体" w:cs="Times New Roman"/>
          <w:rPrChange w:id="1823" w:author="......" w:date="2024-05-07T14:48:58Z">
            <w:rPr>
              <w:del w:id="1824" w:author="......" w:date="2024-03-26T00:49:15Z"/>
              <w:rFonts w:hint="default"/>
            </w:rPr>
          </w:rPrChange>
        </w:rPr>
        <w:pPrChange w:id="1820" w:author="......" w:date="2024-03-26T00:51:26Z">
          <w:pPr>
            <w:pStyle w:val="16"/>
            <w:tabs>
              <w:tab w:val="right" w:leader="dot" w:pos="8306"/>
            </w:tabs>
          </w:pPr>
        </w:pPrChange>
      </w:pPr>
      <w:del w:id="1825" w:author="......" w:date="2024-03-26T00:49:15Z">
        <w:r>
          <w:rPr>
            <w:rFonts w:hint="default" w:ascii="Times New Roman" w:hAnsi="Times New Roman" w:eastAsia="宋体" w:cs="Times New Roman"/>
            <w:rPrChange w:id="1826" w:author="......" w:date="2024-05-07T14:48:58Z">
              <w:rPr>
                <w:rFonts w:hint="default"/>
              </w:rPr>
            </w:rPrChange>
          </w:rPr>
          <w:fldChar w:fldCharType="begin"/>
        </w:r>
      </w:del>
      <w:del w:id="1828" w:author="......" w:date="2024-03-26T00:49:15Z">
        <w:r>
          <w:rPr>
            <w:rFonts w:hint="default" w:ascii="Times New Roman" w:hAnsi="Times New Roman" w:eastAsia="宋体" w:cs="Times New Roman"/>
            <w:rPrChange w:id="1829" w:author="......" w:date="2024-05-07T14:48:58Z">
              <w:rPr>
                <w:rFonts w:hint="default"/>
              </w:rPr>
            </w:rPrChange>
          </w:rPr>
          <w:delInstrText xml:space="preserve"> HYPERLINK \l _Toc21122 </w:delInstrText>
        </w:r>
      </w:del>
      <w:del w:id="1831" w:author="......" w:date="2024-03-26T00:49:15Z">
        <w:r>
          <w:rPr>
            <w:rFonts w:hint="default" w:ascii="Times New Roman" w:hAnsi="Times New Roman" w:eastAsia="宋体" w:cs="Times New Roman"/>
            <w:rPrChange w:id="1832" w:author="......" w:date="2024-05-07T14:48:58Z">
              <w:rPr>
                <w:rFonts w:hint="default"/>
              </w:rPr>
            </w:rPrChange>
          </w:rPr>
          <w:fldChar w:fldCharType="separate"/>
        </w:r>
      </w:del>
      <w:del w:id="1834" w:author="......" w:date="2024-03-26T00:49:15Z">
        <w:r>
          <w:rPr>
            <w:rFonts w:hint="default" w:ascii="Times New Roman" w:hAnsi="Times New Roman" w:eastAsia="宋体" w:cs="Times New Roman"/>
            <w:rPrChange w:id="1835" w:author="......" w:date="2024-05-07T14:48:58Z">
              <w:rPr>
                <w:rFonts w:hint="default"/>
              </w:rPr>
            </w:rPrChange>
          </w:rPr>
          <w:delText>1.3. 引用文件</w:delText>
        </w:r>
      </w:del>
      <w:del w:id="1837" w:author="......" w:date="2024-03-26T00:49:15Z">
        <w:r>
          <w:rPr>
            <w:rFonts w:hint="default" w:ascii="Times New Roman" w:hAnsi="Times New Roman" w:eastAsia="宋体" w:cs="Times New Roman"/>
            <w:rPrChange w:id="1838" w:author="......" w:date="2024-05-07T14:48:58Z">
              <w:rPr>
                <w:rFonts w:hint="default"/>
              </w:rPr>
            </w:rPrChange>
          </w:rPr>
          <w:tab/>
        </w:r>
      </w:del>
      <w:del w:id="1840" w:author="......" w:date="2024-03-26T00:49:15Z">
        <w:r>
          <w:rPr>
            <w:rFonts w:hint="default" w:ascii="Times New Roman" w:hAnsi="Times New Roman" w:eastAsia="宋体" w:cs="Times New Roman"/>
            <w:rPrChange w:id="1841" w:author="......" w:date="2024-05-07T14:48:58Z">
              <w:rPr>
                <w:rFonts w:hint="default"/>
              </w:rPr>
            </w:rPrChange>
          </w:rPr>
          <w:fldChar w:fldCharType="begin"/>
        </w:r>
      </w:del>
      <w:del w:id="1843" w:author="......" w:date="2024-03-26T00:49:15Z">
        <w:r>
          <w:rPr>
            <w:rFonts w:hint="default" w:ascii="Times New Roman" w:hAnsi="Times New Roman" w:eastAsia="宋体" w:cs="Times New Roman"/>
            <w:rPrChange w:id="1844" w:author="......" w:date="2024-05-07T14:48:58Z">
              <w:rPr>
                <w:rFonts w:hint="default"/>
              </w:rPr>
            </w:rPrChange>
          </w:rPr>
          <w:delInstrText xml:space="preserve"> PAGEREF _Toc21122 \h </w:delInstrText>
        </w:r>
      </w:del>
      <w:del w:id="1846" w:author="......" w:date="2024-03-26T00:49:15Z">
        <w:r>
          <w:rPr>
            <w:rFonts w:hint="default" w:ascii="Times New Roman" w:hAnsi="Times New Roman" w:eastAsia="宋体" w:cs="Times New Roman"/>
            <w:rPrChange w:id="1847" w:author="......" w:date="2024-05-07T14:48:58Z">
              <w:rPr>
                <w:rFonts w:hint="default"/>
              </w:rPr>
            </w:rPrChange>
          </w:rPr>
          <w:fldChar w:fldCharType="separate"/>
        </w:r>
      </w:del>
      <w:del w:id="1849" w:author="......" w:date="2024-03-26T00:49:15Z">
        <w:r>
          <w:rPr>
            <w:rFonts w:hint="default" w:ascii="Times New Roman" w:hAnsi="Times New Roman" w:eastAsia="宋体" w:cs="Times New Roman"/>
            <w:rPrChange w:id="1850" w:author="......" w:date="2024-05-07T14:48:58Z">
              <w:rPr>
                <w:rFonts w:hint="default"/>
              </w:rPr>
            </w:rPrChange>
          </w:rPr>
          <w:delText>3</w:delText>
        </w:r>
      </w:del>
      <w:del w:id="1852" w:author="......" w:date="2024-03-26T00:49:15Z">
        <w:r>
          <w:rPr>
            <w:rFonts w:hint="default" w:ascii="Times New Roman" w:hAnsi="Times New Roman" w:eastAsia="宋体" w:cs="Times New Roman"/>
            <w:rPrChange w:id="1853" w:author="......" w:date="2024-05-07T14:48:58Z">
              <w:rPr>
                <w:rFonts w:hint="default"/>
              </w:rPr>
            </w:rPrChange>
          </w:rPr>
          <w:fldChar w:fldCharType="end"/>
        </w:r>
      </w:del>
      <w:del w:id="1855" w:author="......" w:date="2024-03-26T00:49:15Z">
        <w:r>
          <w:rPr>
            <w:rFonts w:hint="default" w:ascii="Times New Roman" w:hAnsi="Times New Roman" w:eastAsia="宋体" w:cs="Times New Roman"/>
            <w:rPrChange w:id="1856" w:author="......" w:date="2024-05-07T14:48:58Z">
              <w:rPr>
                <w:rFonts w:hint="default"/>
              </w:rPr>
            </w:rPrChange>
          </w:rPr>
          <w:fldChar w:fldCharType="end"/>
        </w:r>
      </w:del>
    </w:p>
    <w:p>
      <w:pPr>
        <w:pStyle w:val="2"/>
        <w:numPr>
          <w:ins w:id="1859" w:author="......" w:date="2024-03-26T00:51:26Z"/>
        </w:numPr>
        <w:tabs>
          <w:tab w:val="right" w:leader="dot" w:pos="8306"/>
        </w:tabs>
        <w:rPr>
          <w:del w:id="1860" w:author="......" w:date="2024-03-26T00:49:15Z"/>
          <w:rFonts w:hint="default" w:ascii="Times New Roman" w:hAnsi="Times New Roman" w:eastAsia="宋体" w:cs="Times New Roman"/>
          <w:rPrChange w:id="1861" w:author="......" w:date="2024-05-07T14:48:58Z">
            <w:rPr>
              <w:del w:id="1862" w:author="......" w:date="2024-03-26T00:49:15Z"/>
              <w:rFonts w:hint="default"/>
            </w:rPr>
          </w:rPrChange>
        </w:rPr>
        <w:pPrChange w:id="1858" w:author="......" w:date="2024-03-26T00:51:26Z">
          <w:pPr>
            <w:pStyle w:val="15"/>
            <w:tabs>
              <w:tab w:val="right" w:leader="dot" w:pos="8306"/>
            </w:tabs>
          </w:pPr>
        </w:pPrChange>
      </w:pPr>
      <w:del w:id="1863" w:author="......" w:date="2024-03-26T00:49:15Z">
        <w:r>
          <w:rPr>
            <w:rFonts w:hint="default" w:ascii="Times New Roman" w:hAnsi="Times New Roman" w:eastAsia="宋体" w:cs="Times New Roman"/>
            <w:rPrChange w:id="1864" w:author="......" w:date="2024-05-07T14:48:58Z">
              <w:rPr>
                <w:rFonts w:hint="default"/>
              </w:rPr>
            </w:rPrChange>
          </w:rPr>
          <w:fldChar w:fldCharType="begin"/>
        </w:r>
      </w:del>
      <w:del w:id="1866" w:author="......" w:date="2024-03-26T00:49:15Z">
        <w:r>
          <w:rPr>
            <w:rFonts w:hint="default" w:ascii="Times New Roman" w:hAnsi="Times New Roman" w:eastAsia="宋体" w:cs="Times New Roman"/>
            <w:rPrChange w:id="1867" w:author="......" w:date="2024-05-07T14:48:58Z">
              <w:rPr>
                <w:rFonts w:hint="default"/>
              </w:rPr>
            </w:rPrChange>
          </w:rPr>
          <w:delInstrText xml:space="preserve"> HYPERLINK \l _Toc21778 </w:delInstrText>
        </w:r>
      </w:del>
      <w:del w:id="1869" w:author="......" w:date="2024-03-26T00:49:15Z">
        <w:r>
          <w:rPr>
            <w:rFonts w:hint="default" w:ascii="Times New Roman" w:hAnsi="Times New Roman" w:eastAsia="宋体" w:cs="Times New Roman"/>
            <w:rPrChange w:id="1870" w:author="......" w:date="2024-05-07T14:48:58Z">
              <w:rPr>
                <w:rFonts w:hint="default"/>
              </w:rPr>
            </w:rPrChange>
          </w:rPr>
          <w:fldChar w:fldCharType="separate"/>
        </w:r>
      </w:del>
      <w:del w:id="1872" w:author="......" w:date="2024-03-26T00:49:15Z">
        <w:r>
          <w:rPr>
            <w:rFonts w:hint="default" w:ascii="Times New Roman" w:hAnsi="Times New Roman" w:eastAsia="宋体" w:cs="Times New Roman"/>
            <w:rPrChange w:id="1873" w:author="......" w:date="2024-05-07T14:48:58Z">
              <w:rPr>
                <w:rFonts w:hint="default"/>
              </w:rPr>
            </w:rPrChange>
          </w:rPr>
          <w:delText>2. 总体描述</w:delText>
        </w:r>
      </w:del>
      <w:del w:id="1875" w:author="......" w:date="2024-03-26T00:49:15Z">
        <w:r>
          <w:rPr>
            <w:rFonts w:hint="default" w:ascii="Times New Roman" w:hAnsi="Times New Roman" w:eastAsia="宋体" w:cs="Times New Roman"/>
            <w:rPrChange w:id="1876" w:author="......" w:date="2024-05-07T14:48:58Z">
              <w:rPr>
                <w:rFonts w:hint="default"/>
              </w:rPr>
            </w:rPrChange>
          </w:rPr>
          <w:tab/>
        </w:r>
      </w:del>
      <w:del w:id="1878" w:author="......" w:date="2024-03-26T00:49:15Z">
        <w:r>
          <w:rPr>
            <w:rFonts w:hint="default" w:ascii="Times New Roman" w:hAnsi="Times New Roman" w:eastAsia="宋体" w:cs="Times New Roman"/>
            <w:rPrChange w:id="1879" w:author="......" w:date="2024-05-07T14:48:58Z">
              <w:rPr>
                <w:rFonts w:hint="default"/>
              </w:rPr>
            </w:rPrChange>
          </w:rPr>
          <w:fldChar w:fldCharType="begin"/>
        </w:r>
      </w:del>
      <w:del w:id="1881" w:author="......" w:date="2024-03-26T00:49:15Z">
        <w:r>
          <w:rPr>
            <w:rFonts w:hint="default" w:ascii="Times New Roman" w:hAnsi="Times New Roman" w:eastAsia="宋体" w:cs="Times New Roman"/>
            <w:rPrChange w:id="1882" w:author="......" w:date="2024-05-07T14:48:58Z">
              <w:rPr>
                <w:rFonts w:hint="default"/>
              </w:rPr>
            </w:rPrChange>
          </w:rPr>
          <w:delInstrText xml:space="preserve"> PAGEREF _Toc21778 \h </w:delInstrText>
        </w:r>
      </w:del>
      <w:del w:id="1884" w:author="......" w:date="2024-03-26T00:49:15Z">
        <w:r>
          <w:rPr>
            <w:rFonts w:hint="default" w:ascii="Times New Roman" w:hAnsi="Times New Roman" w:eastAsia="宋体" w:cs="Times New Roman"/>
            <w:rPrChange w:id="1885" w:author="......" w:date="2024-05-07T14:48:58Z">
              <w:rPr>
                <w:rFonts w:hint="default"/>
              </w:rPr>
            </w:rPrChange>
          </w:rPr>
          <w:fldChar w:fldCharType="separate"/>
        </w:r>
      </w:del>
      <w:del w:id="1887" w:author="......" w:date="2024-03-26T00:49:15Z">
        <w:r>
          <w:rPr>
            <w:rFonts w:hint="default" w:ascii="Times New Roman" w:hAnsi="Times New Roman" w:eastAsia="宋体" w:cs="Times New Roman"/>
            <w:rPrChange w:id="1888" w:author="......" w:date="2024-05-07T14:48:58Z">
              <w:rPr>
                <w:rFonts w:hint="default"/>
              </w:rPr>
            </w:rPrChange>
          </w:rPr>
          <w:delText>3</w:delText>
        </w:r>
      </w:del>
      <w:del w:id="1890" w:author="......" w:date="2024-03-26T00:49:15Z">
        <w:r>
          <w:rPr>
            <w:rFonts w:hint="default" w:ascii="Times New Roman" w:hAnsi="Times New Roman" w:eastAsia="宋体" w:cs="Times New Roman"/>
            <w:rPrChange w:id="1891" w:author="......" w:date="2024-05-07T14:48:58Z">
              <w:rPr>
                <w:rFonts w:hint="default"/>
              </w:rPr>
            </w:rPrChange>
          </w:rPr>
          <w:fldChar w:fldCharType="end"/>
        </w:r>
      </w:del>
      <w:del w:id="1893" w:author="......" w:date="2024-03-26T00:49:15Z">
        <w:r>
          <w:rPr>
            <w:rFonts w:hint="default" w:ascii="Times New Roman" w:hAnsi="Times New Roman" w:eastAsia="宋体" w:cs="Times New Roman"/>
            <w:rPrChange w:id="1894" w:author="......" w:date="2024-05-07T14:48:58Z">
              <w:rPr>
                <w:rFonts w:hint="default"/>
              </w:rPr>
            </w:rPrChange>
          </w:rPr>
          <w:fldChar w:fldCharType="end"/>
        </w:r>
      </w:del>
    </w:p>
    <w:p>
      <w:pPr>
        <w:pStyle w:val="2"/>
        <w:numPr>
          <w:ins w:id="1897" w:author="......" w:date="2024-03-26T00:51:26Z"/>
        </w:numPr>
        <w:tabs>
          <w:tab w:val="right" w:leader="dot" w:pos="8306"/>
        </w:tabs>
        <w:rPr>
          <w:del w:id="1898" w:author="......" w:date="2024-03-26T00:49:15Z"/>
          <w:rFonts w:hint="default" w:ascii="Times New Roman" w:hAnsi="Times New Roman" w:eastAsia="宋体" w:cs="Times New Roman"/>
          <w:rPrChange w:id="1899" w:author="......" w:date="2024-05-07T14:48:58Z">
            <w:rPr>
              <w:del w:id="1900" w:author="......" w:date="2024-03-26T00:49:15Z"/>
              <w:rFonts w:hint="default"/>
            </w:rPr>
          </w:rPrChange>
        </w:rPr>
        <w:pPrChange w:id="1896" w:author="......" w:date="2024-03-26T00:51:26Z">
          <w:pPr>
            <w:pStyle w:val="16"/>
            <w:tabs>
              <w:tab w:val="right" w:leader="dot" w:pos="8306"/>
            </w:tabs>
          </w:pPr>
        </w:pPrChange>
      </w:pPr>
      <w:del w:id="1901" w:author="......" w:date="2024-03-26T00:49:15Z">
        <w:r>
          <w:rPr>
            <w:rFonts w:hint="default" w:ascii="Times New Roman" w:hAnsi="Times New Roman" w:eastAsia="宋体" w:cs="Times New Roman"/>
            <w:rPrChange w:id="1902" w:author="......" w:date="2024-05-07T14:48:58Z">
              <w:rPr>
                <w:rFonts w:hint="default"/>
              </w:rPr>
            </w:rPrChange>
          </w:rPr>
          <w:fldChar w:fldCharType="begin"/>
        </w:r>
      </w:del>
      <w:del w:id="1904" w:author="......" w:date="2024-03-26T00:49:15Z">
        <w:r>
          <w:rPr>
            <w:rFonts w:hint="default" w:ascii="Times New Roman" w:hAnsi="Times New Roman" w:eastAsia="宋体" w:cs="Times New Roman"/>
            <w:rPrChange w:id="1905" w:author="......" w:date="2024-05-07T14:48:58Z">
              <w:rPr>
                <w:rFonts w:hint="default"/>
              </w:rPr>
            </w:rPrChange>
          </w:rPr>
          <w:delInstrText xml:space="preserve"> HYPERLINK \l _Toc11257 </w:delInstrText>
        </w:r>
      </w:del>
      <w:del w:id="1907" w:author="......" w:date="2024-03-26T00:49:15Z">
        <w:r>
          <w:rPr>
            <w:rFonts w:hint="default" w:ascii="Times New Roman" w:hAnsi="Times New Roman" w:eastAsia="宋体" w:cs="Times New Roman"/>
            <w:rPrChange w:id="1908" w:author="......" w:date="2024-05-07T14:48:58Z">
              <w:rPr>
                <w:rFonts w:hint="default"/>
              </w:rPr>
            </w:rPrChange>
          </w:rPr>
          <w:fldChar w:fldCharType="separate"/>
        </w:r>
      </w:del>
      <w:del w:id="1910" w:author="......" w:date="2024-03-26T00:49:15Z">
        <w:r>
          <w:rPr>
            <w:rFonts w:hint="default" w:ascii="Times New Roman" w:hAnsi="Times New Roman" w:eastAsia="宋体" w:cs="Times New Roman"/>
            <w:rPrChange w:id="1911" w:author="......" w:date="2024-05-07T14:48:58Z">
              <w:rPr>
                <w:rFonts w:hint="default"/>
              </w:rPr>
            </w:rPrChange>
          </w:rPr>
          <w:delText>2.1. 产品描述</w:delText>
        </w:r>
      </w:del>
      <w:del w:id="1913" w:author="......" w:date="2024-03-26T00:49:15Z">
        <w:r>
          <w:rPr>
            <w:rFonts w:hint="default" w:ascii="Times New Roman" w:hAnsi="Times New Roman" w:eastAsia="宋体" w:cs="Times New Roman"/>
            <w:rPrChange w:id="1914" w:author="......" w:date="2024-05-07T14:48:58Z">
              <w:rPr>
                <w:rFonts w:hint="default"/>
              </w:rPr>
            </w:rPrChange>
          </w:rPr>
          <w:tab/>
        </w:r>
      </w:del>
      <w:del w:id="1916" w:author="......" w:date="2024-03-26T00:49:15Z">
        <w:r>
          <w:rPr>
            <w:rFonts w:hint="default" w:ascii="Times New Roman" w:hAnsi="Times New Roman" w:eastAsia="宋体" w:cs="Times New Roman"/>
            <w:rPrChange w:id="1917" w:author="......" w:date="2024-05-07T14:48:58Z">
              <w:rPr>
                <w:rFonts w:hint="default"/>
              </w:rPr>
            </w:rPrChange>
          </w:rPr>
          <w:fldChar w:fldCharType="begin"/>
        </w:r>
      </w:del>
      <w:del w:id="1919" w:author="......" w:date="2024-03-26T00:49:15Z">
        <w:r>
          <w:rPr>
            <w:rFonts w:hint="default" w:ascii="Times New Roman" w:hAnsi="Times New Roman" w:eastAsia="宋体" w:cs="Times New Roman"/>
            <w:rPrChange w:id="1920" w:author="......" w:date="2024-05-07T14:48:58Z">
              <w:rPr>
                <w:rFonts w:hint="default"/>
              </w:rPr>
            </w:rPrChange>
          </w:rPr>
          <w:delInstrText xml:space="preserve"> PAGEREF _Toc11257 \h </w:delInstrText>
        </w:r>
      </w:del>
      <w:del w:id="1922" w:author="......" w:date="2024-03-26T00:49:15Z">
        <w:r>
          <w:rPr>
            <w:rFonts w:hint="default" w:ascii="Times New Roman" w:hAnsi="Times New Roman" w:eastAsia="宋体" w:cs="Times New Roman"/>
            <w:rPrChange w:id="1923" w:author="......" w:date="2024-05-07T14:48:58Z">
              <w:rPr>
                <w:rFonts w:hint="default"/>
              </w:rPr>
            </w:rPrChange>
          </w:rPr>
          <w:fldChar w:fldCharType="separate"/>
        </w:r>
      </w:del>
      <w:del w:id="1925" w:author="......" w:date="2024-03-26T00:49:15Z">
        <w:r>
          <w:rPr>
            <w:rFonts w:hint="default" w:ascii="Times New Roman" w:hAnsi="Times New Roman" w:eastAsia="宋体" w:cs="Times New Roman"/>
            <w:rPrChange w:id="1926" w:author="......" w:date="2024-05-07T14:48:58Z">
              <w:rPr>
                <w:rFonts w:hint="default"/>
              </w:rPr>
            </w:rPrChange>
          </w:rPr>
          <w:delText>3</w:delText>
        </w:r>
      </w:del>
      <w:del w:id="1928" w:author="......" w:date="2024-03-26T00:49:15Z">
        <w:r>
          <w:rPr>
            <w:rFonts w:hint="default" w:ascii="Times New Roman" w:hAnsi="Times New Roman" w:eastAsia="宋体" w:cs="Times New Roman"/>
            <w:rPrChange w:id="1929" w:author="......" w:date="2024-05-07T14:48:58Z">
              <w:rPr>
                <w:rFonts w:hint="default"/>
              </w:rPr>
            </w:rPrChange>
          </w:rPr>
          <w:fldChar w:fldCharType="end"/>
        </w:r>
      </w:del>
      <w:del w:id="1931" w:author="......" w:date="2024-03-26T00:49:15Z">
        <w:r>
          <w:rPr>
            <w:rFonts w:hint="default" w:ascii="Times New Roman" w:hAnsi="Times New Roman" w:eastAsia="宋体" w:cs="Times New Roman"/>
            <w:rPrChange w:id="1932" w:author="......" w:date="2024-05-07T14:48:58Z">
              <w:rPr>
                <w:rFonts w:hint="default"/>
              </w:rPr>
            </w:rPrChange>
          </w:rPr>
          <w:fldChar w:fldCharType="end"/>
        </w:r>
      </w:del>
    </w:p>
    <w:p>
      <w:pPr>
        <w:pStyle w:val="2"/>
        <w:numPr>
          <w:ins w:id="1935" w:author="......" w:date="2024-03-26T00:51:26Z"/>
        </w:numPr>
        <w:tabs>
          <w:tab w:val="right" w:leader="dot" w:pos="8306"/>
        </w:tabs>
        <w:rPr>
          <w:del w:id="1936" w:author="......" w:date="2024-03-26T00:49:15Z"/>
          <w:rFonts w:hint="default" w:ascii="Times New Roman" w:hAnsi="Times New Roman" w:eastAsia="宋体" w:cs="Times New Roman"/>
          <w:rPrChange w:id="1937" w:author="......" w:date="2024-05-07T14:48:58Z">
            <w:rPr>
              <w:del w:id="1938" w:author="......" w:date="2024-03-26T00:49:15Z"/>
              <w:rFonts w:hint="default"/>
            </w:rPr>
          </w:rPrChange>
        </w:rPr>
        <w:pPrChange w:id="1934" w:author="......" w:date="2024-03-26T00:51:26Z">
          <w:pPr>
            <w:pStyle w:val="12"/>
            <w:tabs>
              <w:tab w:val="right" w:leader="dot" w:pos="8306"/>
            </w:tabs>
          </w:pPr>
        </w:pPrChange>
      </w:pPr>
      <w:del w:id="1939" w:author="......" w:date="2024-03-26T00:49:15Z">
        <w:r>
          <w:rPr>
            <w:rFonts w:hint="default" w:ascii="Times New Roman" w:hAnsi="Times New Roman" w:eastAsia="宋体" w:cs="Times New Roman"/>
            <w:rPrChange w:id="1940" w:author="......" w:date="2024-05-07T14:48:58Z">
              <w:rPr>
                <w:rFonts w:hint="default"/>
              </w:rPr>
            </w:rPrChange>
          </w:rPr>
          <w:fldChar w:fldCharType="begin"/>
        </w:r>
      </w:del>
      <w:del w:id="1942" w:author="......" w:date="2024-03-26T00:49:15Z">
        <w:r>
          <w:rPr>
            <w:rFonts w:hint="default" w:ascii="Times New Roman" w:hAnsi="Times New Roman" w:eastAsia="宋体" w:cs="Times New Roman"/>
            <w:rPrChange w:id="1943" w:author="......" w:date="2024-05-07T14:48:58Z">
              <w:rPr>
                <w:rFonts w:hint="default"/>
              </w:rPr>
            </w:rPrChange>
          </w:rPr>
          <w:delInstrText xml:space="preserve"> HYPERLINK \l _Toc28146 </w:delInstrText>
        </w:r>
      </w:del>
      <w:del w:id="1945" w:author="......" w:date="2024-03-26T00:49:15Z">
        <w:r>
          <w:rPr>
            <w:rFonts w:hint="default" w:ascii="Times New Roman" w:hAnsi="Times New Roman" w:eastAsia="宋体" w:cs="Times New Roman"/>
            <w:rPrChange w:id="1946" w:author="......" w:date="2024-05-07T14:48:58Z">
              <w:rPr>
                <w:rFonts w:hint="default"/>
              </w:rPr>
            </w:rPrChange>
          </w:rPr>
          <w:fldChar w:fldCharType="separate"/>
        </w:r>
      </w:del>
      <w:del w:id="1948" w:author="......" w:date="2024-03-26T00:49:15Z">
        <w:r>
          <w:rPr>
            <w:rFonts w:hint="default" w:ascii="Times New Roman" w:hAnsi="Times New Roman" w:eastAsia="宋体" w:cs="Times New Roman"/>
            <w:rPrChange w:id="1949" w:author="......" w:date="2024-05-07T14:48:58Z">
              <w:rPr>
                <w:rFonts w:hint="default"/>
              </w:rPr>
            </w:rPrChange>
          </w:rPr>
          <w:delText xml:space="preserve">2.1.1. </w:delText>
        </w:r>
      </w:del>
      <w:del w:id="1951" w:author="......" w:date="2024-03-26T00:49:15Z">
        <w:r>
          <w:rPr>
            <w:rFonts w:hint="default" w:ascii="Times New Roman" w:hAnsi="Times New Roman" w:eastAsia="宋体" w:cs="Times New Roman"/>
            <w:lang w:val="en-US" w:eastAsia="zh-CN"/>
            <w:rPrChange w:id="1952" w:author="......" w:date="2024-05-07T14:48:58Z">
              <w:rPr>
                <w:rFonts w:hint="default"/>
                <w:lang w:val="en-US" w:eastAsia="zh-CN"/>
              </w:rPr>
            </w:rPrChange>
          </w:rPr>
          <w:delText>产品概述</w:delText>
        </w:r>
      </w:del>
      <w:del w:id="1954" w:author="......" w:date="2024-03-26T00:49:15Z">
        <w:r>
          <w:rPr>
            <w:rFonts w:hint="default" w:ascii="Times New Roman" w:hAnsi="Times New Roman" w:eastAsia="宋体" w:cs="Times New Roman"/>
            <w:rPrChange w:id="1955" w:author="......" w:date="2024-05-07T14:48:58Z">
              <w:rPr>
                <w:rFonts w:hint="default"/>
              </w:rPr>
            </w:rPrChange>
          </w:rPr>
          <w:tab/>
        </w:r>
      </w:del>
      <w:del w:id="1957" w:author="......" w:date="2024-03-26T00:49:15Z">
        <w:r>
          <w:rPr>
            <w:rFonts w:hint="default" w:ascii="Times New Roman" w:hAnsi="Times New Roman" w:eastAsia="宋体" w:cs="Times New Roman"/>
            <w:rPrChange w:id="1958" w:author="......" w:date="2024-05-07T14:48:58Z">
              <w:rPr>
                <w:rFonts w:hint="default"/>
              </w:rPr>
            </w:rPrChange>
          </w:rPr>
          <w:fldChar w:fldCharType="begin"/>
        </w:r>
      </w:del>
      <w:del w:id="1960" w:author="......" w:date="2024-03-26T00:49:15Z">
        <w:r>
          <w:rPr>
            <w:rFonts w:hint="default" w:ascii="Times New Roman" w:hAnsi="Times New Roman" w:eastAsia="宋体" w:cs="Times New Roman"/>
            <w:rPrChange w:id="1961" w:author="......" w:date="2024-05-07T14:48:58Z">
              <w:rPr>
                <w:rFonts w:hint="default"/>
              </w:rPr>
            </w:rPrChange>
          </w:rPr>
          <w:delInstrText xml:space="preserve"> PAGEREF _Toc28146 \h </w:delInstrText>
        </w:r>
      </w:del>
      <w:del w:id="1963" w:author="......" w:date="2024-03-26T00:49:15Z">
        <w:r>
          <w:rPr>
            <w:rFonts w:hint="default" w:ascii="Times New Roman" w:hAnsi="Times New Roman" w:eastAsia="宋体" w:cs="Times New Roman"/>
            <w:rPrChange w:id="1964" w:author="......" w:date="2024-05-07T14:48:58Z">
              <w:rPr>
                <w:rFonts w:hint="default"/>
              </w:rPr>
            </w:rPrChange>
          </w:rPr>
          <w:fldChar w:fldCharType="separate"/>
        </w:r>
      </w:del>
      <w:del w:id="1966" w:author="......" w:date="2024-03-26T00:49:15Z">
        <w:r>
          <w:rPr>
            <w:rFonts w:hint="default" w:ascii="Times New Roman" w:hAnsi="Times New Roman" w:eastAsia="宋体" w:cs="Times New Roman"/>
            <w:rPrChange w:id="1967" w:author="......" w:date="2024-05-07T14:48:58Z">
              <w:rPr>
                <w:rFonts w:hint="default"/>
              </w:rPr>
            </w:rPrChange>
          </w:rPr>
          <w:delText>3</w:delText>
        </w:r>
      </w:del>
      <w:del w:id="1969" w:author="......" w:date="2024-03-26T00:49:15Z">
        <w:r>
          <w:rPr>
            <w:rFonts w:hint="default" w:ascii="Times New Roman" w:hAnsi="Times New Roman" w:eastAsia="宋体" w:cs="Times New Roman"/>
            <w:rPrChange w:id="1970" w:author="......" w:date="2024-05-07T14:48:58Z">
              <w:rPr>
                <w:rFonts w:hint="default"/>
              </w:rPr>
            </w:rPrChange>
          </w:rPr>
          <w:fldChar w:fldCharType="end"/>
        </w:r>
      </w:del>
      <w:del w:id="1972" w:author="......" w:date="2024-03-26T00:49:15Z">
        <w:r>
          <w:rPr>
            <w:rFonts w:hint="default" w:ascii="Times New Roman" w:hAnsi="Times New Roman" w:eastAsia="宋体" w:cs="Times New Roman"/>
            <w:rPrChange w:id="1973" w:author="......" w:date="2024-05-07T14:48:58Z">
              <w:rPr>
                <w:rFonts w:hint="default"/>
              </w:rPr>
            </w:rPrChange>
          </w:rPr>
          <w:fldChar w:fldCharType="end"/>
        </w:r>
      </w:del>
    </w:p>
    <w:p>
      <w:pPr>
        <w:pStyle w:val="2"/>
        <w:numPr>
          <w:ins w:id="1976" w:author="......" w:date="2024-03-26T00:51:26Z"/>
        </w:numPr>
        <w:tabs>
          <w:tab w:val="right" w:leader="dot" w:pos="8306"/>
        </w:tabs>
        <w:rPr>
          <w:del w:id="1977" w:author="......" w:date="2024-03-26T00:49:15Z"/>
          <w:rFonts w:hint="default" w:ascii="Times New Roman" w:hAnsi="Times New Roman" w:eastAsia="宋体" w:cs="Times New Roman"/>
          <w:rPrChange w:id="1978" w:author="......" w:date="2024-05-07T14:48:58Z">
            <w:rPr>
              <w:del w:id="1979" w:author="......" w:date="2024-03-26T00:49:15Z"/>
              <w:rFonts w:hint="default"/>
            </w:rPr>
          </w:rPrChange>
        </w:rPr>
        <w:pPrChange w:id="1975" w:author="......" w:date="2024-03-26T00:51:26Z">
          <w:pPr>
            <w:pStyle w:val="12"/>
            <w:tabs>
              <w:tab w:val="right" w:leader="dot" w:pos="8306"/>
            </w:tabs>
          </w:pPr>
        </w:pPrChange>
      </w:pPr>
      <w:del w:id="1980" w:author="......" w:date="2024-03-26T00:49:15Z">
        <w:r>
          <w:rPr>
            <w:rFonts w:hint="default" w:ascii="Times New Roman" w:hAnsi="Times New Roman" w:eastAsia="宋体" w:cs="Times New Roman"/>
            <w:rPrChange w:id="1981" w:author="......" w:date="2024-05-07T14:48:58Z">
              <w:rPr>
                <w:rFonts w:hint="default"/>
              </w:rPr>
            </w:rPrChange>
          </w:rPr>
          <w:fldChar w:fldCharType="begin"/>
        </w:r>
      </w:del>
      <w:del w:id="1983" w:author="......" w:date="2024-03-26T00:49:15Z">
        <w:r>
          <w:rPr>
            <w:rFonts w:hint="default" w:ascii="Times New Roman" w:hAnsi="Times New Roman" w:eastAsia="宋体" w:cs="Times New Roman"/>
            <w:rPrChange w:id="1984" w:author="......" w:date="2024-05-07T14:48:58Z">
              <w:rPr>
                <w:rFonts w:hint="default"/>
              </w:rPr>
            </w:rPrChange>
          </w:rPr>
          <w:delInstrText xml:space="preserve"> HYPERLINK \l _Toc27820 </w:delInstrText>
        </w:r>
      </w:del>
      <w:del w:id="1986" w:author="......" w:date="2024-03-26T00:49:15Z">
        <w:r>
          <w:rPr>
            <w:rFonts w:hint="default" w:ascii="Times New Roman" w:hAnsi="Times New Roman" w:eastAsia="宋体" w:cs="Times New Roman"/>
            <w:rPrChange w:id="1987" w:author="......" w:date="2024-05-07T14:48:58Z">
              <w:rPr>
                <w:rFonts w:hint="default"/>
              </w:rPr>
            </w:rPrChange>
          </w:rPr>
          <w:fldChar w:fldCharType="separate"/>
        </w:r>
      </w:del>
      <w:del w:id="1989" w:author="......" w:date="2024-03-26T00:49:15Z">
        <w:r>
          <w:rPr>
            <w:rFonts w:hint="default" w:ascii="Times New Roman" w:hAnsi="Times New Roman" w:eastAsia="宋体" w:cs="Times New Roman"/>
            <w:rPrChange w:id="1990" w:author="......" w:date="2024-05-07T14:48:58Z">
              <w:rPr>
                <w:rFonts w:hint="default"/>
              </w:rPr>
            </w:rPrChange>
          </w:rPr>
          <w:delText xml:space="preserve">2.1.2. </w:delText>
        </w:r>
      </w:del>
      <w:del w:id="1992" w:author="......" w:date="2024-03-26T00:49:15Z">
        <w:r>
          <w:rPr>
            <w:rFonts w:hint="default" w:ascii="Times New Roman" w:hAnsi="Times New Roman" w:eastAsia="宋体" w:cs="Times New Roman"/>
            <w:lang w:val="en-US"/>
            <w:rPrChange w:id="1993" w:author="......" w:date="2024-05-07T14:48:58Z">
              <w:rPr>
                <w:rFonts w:hint="default"/>
                <w:lang w:val="en-US"/>
              </w:rPr>
            </w:rPrChange>
          </w:rPr>
          <w:delText>系统接口</w:delText>
        </w:r>
      </w:del>
      <w:del w:id="1995" w:author="......" w:date="2024-03-26T00:49:15Z">
        <w:r>
          <w:rPr>
            <w:rFonts w:hint="default" w:ascii="Times New Roman" w:hAnsi="Times New Roman" w:eastAsia="宋体" w:cs="Times New Roman"/>
            <w:rPrChange w:id="1996" w:author="......" w:date="2024-05-07T14:48:58Z">
              <w:rPr>
                <w:rFonts w:hint="default"/>
              </w:rPr>
            </w:rPrChange>
          </w:rPr>
          <w:tab/>
        </w:r>
      </w:del>
      <w:del w:id="1998" w:author="......" w:date="2024-03-26T00:49:15Z">
        <w:r>
          <w:rPr>
            <w:rFonts w:hint="default" w:ascii="Times New Roman" w:hAnsi="Times New Roman" w:eastAsia="宋体" w:cs="Times New Roman"/>
            <w:rPrChange w:id="1999" w:author="......" w:date="2024-05-07T14:48:58Z">
              <w:rPr>
                <w:rFonts w:hint="default"/>
              </w:rPr>
            </w:rPrChange>
          </w:rPr>
          <w:fldChar w:fldCharType="begin"/>
        </w:r>
      </w:del>
      <w:del w:id="2001" w:author="......" w:date="2024-03-26T00:49:15Z">
        <w:r>
          <w:rPr>
            <w:rFonts w:hint="default" w:ascii="Times New Roman" w:hAnsi="Times New Roman" w:eastAsia="宋体" w:cs="Times New Roman"/>
            <w:rPrChange w:id="2002" w:author="......" w:date="2024-05-07T14:48:58Z">
              <w:rPr>
                <w:rFonts w:hint="default"/>
              </w:rPr>
            </w:rPrChange>
          </w:rPr>
          <w:delInstrText xml:space="preserve"> PAGEREF _Toc27820 \h </w:delInstrText>
        </w:r>
      </w:del>
      <w:del w:id="2004" w:author="......" w:date="2024-03-26T00:49:15Z">
        <w:r>
          <w:rPr>
            <w:rFonts w:hint="default" w:ascii="Times New Roman" w:hAnsi="Times New Roman" w:eastAsia="宋体" w:cs="Times New Roman"/>
            <w:rPrChange w:id="2005" w:author="......" w:date="2024-05-07T14:48:58Z">
              <w:rPr>
                <w:rFonts w:hint="default"/>
              </w:rPr>
            </w:rPrChange>
          </w:rPr>
          <w:fldChar w:fldCharType="separate"/>
        </w:r>
      </w:del>
      <w:del w:id="2007" w:author="......" w:date="2024-03-26T00:49:15Z">
        <w:r>
          <w:rPr>
            <w:rFonts w:hint="default" w:ascii="Times New Roman" w:hAnsi="Times New Roman" w:eastAsia="宋体" w:cs="Times New Roman"/>
            <w:rPrChange w:id="2008" w:author="......" w:date="2024-05-07T14:48:58Z">
              <w:rPr>
                <w:rFonts w:hint="default"/>
              </w:rPr>
            </w:rPrChange>
          </w:rPr>
          <w:delText>3</w:delText>
        </w:r>
      </w:del>
      <w:del w:id="2010" w:author="......" w:date="2024-03-26T00:49:15Z">
        <w:r>
          <w:rPr>
            <w:rFonts w:hint="default" w:ascii="Times New Roman" w:hAnsi="Times New Roman" w:eastAsia="宋体" w:cs="Times New Roman"/>
            <w:rPrChange w:id="2011" w:author="......" w:date="2024-05-07T14:48:58Z">
              <w:rPr>
                <w:rFonts w:hint="default"/>
              </w:rPr>
            </w:rPrChange>
          </w:rPr>
          <w:fldChar w:fldCharType="end"/>
        </w:r>
      </w:del>
      <w:del w:id="2013" w:author="......" w:date="2024-03-26T00:49:15Z">
        <w:r>
          <w:rPr>
            <w:rFonts w:hint="default" w:ascii="Times New Roman" w:hAnsi="Times New Roman" w:eastAsia="宋体" w:cs="Times New Roman"/>
            <w:rPrChange w:id="2014" w:author="......" w:date="2024-05-07T14:48:58Z">
              <w:rPr>
                <w:rFonts w:hint="default"/>
              </w:rPr>
            </w:rPrChange>
          </w:rPr>
          <w:fldChar w:fldCharType="end"/>
        </w:r>
      </w:del>
    </w:p>
    <w:p>
      <w:pPr>
        <w:pStyle w:val="2"/>
        <w:numPr>
          <w:ins w:id="2017" w:author="......" w:date="2024-03-26T00:51:26Z"/>
        </w:numPr>
        <w:tabs>
          <w:tab w:val="right" w:leader="dot" w:pos="8306"/>
        </w:tabs>
        <w:rPr>
          <w:del w:id="2018" w:author="......" w:date="2024-03-26T00:49:15Z"/>
          <w:rFonts w:hint="default" w:ascii="Times New Roman" w:hAnsi="Times New Roman" w:eastAsia="宋体" w:cs="Times New Roman"/>
          <w:rPrChange w:id="2019" w:author="......" w:date="2024-05-07T14:48:58Z">
            <w:rPr>
              <w:del w:id="2020" w:author="......" w:date="2024-03-26T00:49:15Z"/>
              <w:rFonts w:hint="default"/>
            </w:rPr>
          </w:rPrChange>
        </w:rPr>
        <w:pPrChange w:id="2016" w:author="......" w:date="2024-03-26T00:51:26Z">
          <w:pPr>
            <w:pStyle w:val="12"/>
            <w:tabs>
              <w:tab w:val="right" w:leader="dot" w:pos="8306"/>
            </w:tabs>
          </w:pPr>
        </w:pPrChange>
      </w:pPr>
      <w:del w:id="2021" w:author="......" w:date="2024-03-26T00:49:15Z">
        <w:r>
          <w:rPr>
            <w:rFonts w:hint="default" w:ascii="Times New Roman" w:hAnsi="Times New Roman" w:eastAsia="宋体" w:cs="Times New Roman"/>
            <w:rPrChange w:id="2022" w:author="......" w:date="2024-05-07T14:48:58Z">
              <w:rPr>
                <w:rFonts w:hint="default"/>
              </w:rPr>
            </w:rPrChange>
          </w:rPr>
          <w:fldChar w:fldCharType="begin"/>
        </w:r>
      </w:del>
      <w:del w:id="2024" w:author="......" w:date="2024-03-26T00:49:15Z">
        <w:r>
          <w:rPr>
            <w:rFonts w:hint="default" w:ascii="Times New Roman" w:hAnsi="Times New Roman" w:eastAsia="宋体" w:cs="Times New Roman"/>
            <w:rPrChange w:id="2025" w:author="......" w:date="2024-05-07T14:48:58Z">
              <w:rPr>
                <w:rFonts w:hint="default"/>
              </w:rPr>
            </w:rPrChange>
          </w:rPr>
          <w:delInstrText xml:space="preserve"> HYPERLINK \l _Toc6273 </w:delInstrText>
        </w:r>
      </w:del>
      <w:del w:id="2027" w:author="......" w:date="2024-03-26T00:49:15Z">
        <w:r>
          <w:rPr>
            <w:rFonts w:hint="default" w:ascii="Times New Roman" w:hAnsi="Times New Roman" w:eastAsia="宋体" w:cs="Times New Roman"/>
            <w:rPrChange w:id="2028" w:author="......" w:date="2024-05-07T14:48:58Z">
              <w:rPr>
                <w:rFonts w:hint="default"/>
              </w:rPr>
            </w:rPrChange>
          </w:rPr>
          <w:fldChar w:fldCharType="separate"/>
        </w:r>
      </w:del>
      <w:del w:id="2030" w:author="......" w:date="2024-03-26T00:49:15Z">
        <w:r>
          <w:rPr>
            <w:rFonts w:hint="default" w:ascii="Times New Roman" w:hAnsi="Times New Roman" w:eastAsia="宋体" w:cs="Times New Roman"/>
            <w:rPrChange w:id="2031" w:author="......" w:date="2024-05-07T14:48:58Z">
              <w:rPr>
                <w:rFonts w:hint="default"/>
              </w:rPr>
            </w:rPrChange>
          </w:rPr>
          <w:delText xml:space="preserve">2.1.3. </w:delText>
        </w:r>
      </w:del>
      <w:del w:id="2033" w:author="......" w:date="2024-03-26T00:49:15Z">
        <w:r>
          <w:rPr>
            <w:rFonts w:hint="default" w:ascii="Times New Roman" w:hAnsi="Times New Roman" w:eastAsia="宋体" w:cs="Times New Roman"/>
            <w:lang w:val="en-US"/>
            <w:rPrChange w:id="2034" w:author="......" w:date="2024-05-07T14:48:58Z">
              <w:rPr>
                <w:rFonts w:hint="default"/>
                <w:lang w:val="en-US"/>
              </w:rPr>
            </w:rPrChange>
          </w:rPr>
          <w:delText>用户界面</w:delText>
        </w:r>
      </w:del>
      <w:del w:id="2036" w:author="......" w:date="2024-03-26T00:49:15Z">
        <w:r>
          <w:rPr>
            <w:rFonts w:hint="default" w:ascii="Times New Roman" w:hAnsi="Times New Roman" w:eastAsia="宋体" w:cs="Times New Roman"/>
            <w:rPrChange w:id="2037" w:author="......" w:date="2024-05-07T14:48:58Z">
              <w:rPr>
                <w:rFonts w:hint="default"/>
              </w:rPr>
            </w:rPrChange>
          </w:rPr>
          <w:tab/>
        </w:r>
      </w:del>
      <w:del w:id="2039" w:author="......" w:date="2024-03-26T00:49:15Z">
        <w:r>
          <w:rPr>
            <w:rFonts w:hint="default" w:ascii="Times New Roman" w:hAnsi="Times New Roman" w:eastAsia="宋体" w:cs="Times New Roman"/>
            <w:rPrChange w:id="2040" w:author="......" w:date="2024-05-07T14:48:58Z">
              <w:rPr>
                <w:rFonts w:hint="default"/>
              </w:rPr>
            </w:rPrChange>
          </w:rPr>
          <w:fldChar w:fldCharType="begin"/>
        </w:r>
      </w:del>
      <w:del w:id="2042" w:author="......" w:date="2024-03-26T00:49:15Z">
        <w:r>
          <w:rPr>
            <w:rFonts w:hint="default" w:ascii="Times New Roman" w:hAnsi="Times New Roman" w:eastAsia="宋体" w:cs="Times New Roman"/>
            <w:rPrChange w:id="2043" w:author="......" w:date="2024-05-07T14:48:58Z">
              <w:rPr>
                <w:rFonts w:hint="default"/>
              </w:rPr>
            </w:rPrChange>
          </w:rPr>
          <w:delInstrText xml:space="preserve"> PAGEREF _Toc6273 \h </w:delInstrText>
        </w:r>
      </w:del>
      <w:del w:id="2045" w:author="......" w:date="2024-03-26T00:49:15Z">
        <w:r>
          <w:rPr>
            <w:rFonts w:hint="default" w:ascii="Times New Roman" w:hAnsi="Times New Roman" w:eastAsia="宋体" w:cs="Times New Roman"/>
            <w:rPrChange w:id="2046" w:author="......" w:date="2024-05-07T14:48:58Z">
              <w:rPr>
                <w:rFonts w:hint="default"/>
              </w:rPr>
            </w:rPrChange>
          </w:rPr>
          <w:fldChar w:fldCharType="separate"/>
        </w:r>
      </w:del>
      <w:del w:id="2048" w:author="......" w:date="2024-03-26T00:49:15Z">
        <w:r>
          <w:rPr>
            <w:rFonts w:hint="default" w:ascii="Times New Roman" w:hAnsi="Times New Roman" w:eastAsia="宋体" w:cs="Times New Roman"/>
            <w:rPrChange w:id="2049" w:author="......" w:date="2024-05-07T14:48:58Z">
              <w:rPr>
                <w:rFonts w:hint="default"/>
              </w:rPr>
            </w:rPrChange>
          </w:rPr>
          <w:delText>3</w:delText>
        </w:r>
      </w:del>
      <w:del w:id="2051" w:author="......" w:date="2024-03-26T00:49:15Z">
        <w:r>
          <w:rPr>
            <w:rFonts w:hint="default" w:ascii="Times New Roman" w:hAnsi="Times New Roman" w:eastAsia="宋体" w:cs="Times New Roman"/>
            <w:rPrChange w:id="2052" w:author="......" w:date="2024-05-07T14:48:58Z">
              <w:rPr>
                <w:rFonts w:hint="default"/>
              </w:rPr>
            </w:rPrChange>
          </w:rPr>
          <w:fldChar w:fldCharType="end"/>
        </w:r>
      </w:del>
      <w:del w:id="2054" w:author="......" w:date="2024-03-26T00:49:15Z">
        <w:r>
          <w:rPr>
            <w:rFonts w:hint="default" w:ascii="Times New Roman" w:hAnsi="Times New Roman" w:eastAsia="宋体" w:cs="Times New Roman"/>
            <w:rPrChange w:id="2055" w:author="......" w:date="2024-05-07T14:48:58Z">
              <w:rPr>
                <w:rFonts w:hint="default"/>
              </w:rPr>
            </w:rPrChange>
          </w:rPr>
          <w:fldChar w:fldCharType="end"/>
        </w:r>
      </w:del>
    </w:p>
    <w:p>
      <w:pPr>
        <w:pStyle w:val="2"/>
        <w:numPr>
          <w:ins w:id="2058" w:author="......" w:date="2024-03-26T00:51:26Z"/>
        </w:numPr>
        <w:tabs>
          <w:tab w:val="right" w:leader="dot" w:pos="8306"/>
        </w:tabs>
        <w:rPr>
          <w:del w:id="2059" w:author="......" w:date="2024-03-26T00:49:15Z"/>
          <w:rFonts w:hint="default" w:ascii="Times New Roman" w:hAnsi="Times New Roman" w:eastAsia="宋体" w:cs="Times New Roman"/>
          <w:rPrChange w:id="2060" w:author="......" w:date="2024-05-07T14:48:58Z">
            <w:rPr>
              <w:del w:id="2061" w:author="......" w:date="2024-03-26T00:49:15Z"/>
              <w:rFonts w:hint="default"/>
            </w:rPr>
          </w:rPrChange>
        </w:rPr>
        <w:pPrChange w:id="2057" w:author="......" w:date="2024-03-26T00:51:26Z">
          <w:pPr>
            <w:pStyle w:val="12"/>
            <w:tabs>
              <w:tab w:val="right" w:leader="dot" w:pos="8306"/>
            </w:tabs>
          </w:pPr>
        </w:pPrChange>
      </w:pPr>
      <w:del w:id="2062" w:author="......" w:date="2024-03-26T00:49:15Z">
        <w:r>
          <w:rPr>
            <w:rFonts w:hint="default" w:ascii="Times New Roman" w:hAnsi="Times New Roman" w:eastAsia="宋体" w:cs="Times New Roman"/>
            <w:rPrChange w:id="2063" w:author="......" w:date="2024-05-07T14:48:58Z">
              <w:rPr>
                <w:rFonts w:hint="default"/>
              </w:rPr>
            </w:rPrChange>
          </w:rPr>
          <w:fldChar w:fldCharType="begin"/>
        </w:r>
      </w:del>
      <w:del w:id="2065" w:author="......" w:date="2024-03-26T00:49:15Z">
        <w:r>
          <w:rPr>
            <w:rFonts w:hint="default" w:ascii="Times New Roman" w:hAnsi="Times New Roman" w:eastAsia="宋体" w:cs="Times New Roman"/>
            <w:rPrChange w:id="2066" w:author="......" w:date="2024-05-07T14:48:58Z">
              <w:rPr>
                <w:rFonts w:hint="default"/>
              </w:rPr>
            </w:rPrChange>
          </w:rPr>
          <w:delInstrText xml:space="preserve"> HYPERLINK \l _Toc31532 </w:delInstrText>
        </w:r>
      </w:del>
      <w:del w:id="2068" w:author="......" w:date="2024-03-26T00:49:15Z">
        <w:r>
          <w:rPr>
            <w:rFonts w:hint="default" w:ascii="Times New Roman" w:hAnsi="Times New Roman" w:eastAsia="宋体" w:cs="Times New Roman"/>
            <w:rPrChange w:id="2069" w:author="......" w:date="2024-05-07T14:48:58Z">
              <w:rPr>
                <w:rFonts w:hint="default"/>
              </w:rPr>
            </w:rPrChange>
          </w:rPr>
          <w:fldChar w:fldCharType="separate"/>
        </w:r>
      </w:del>
      <w:del w:id="2071" w:author="......" w:date="2024-03-26T00:49:15Z">
        <w:r>
          <w:rPr>
            <w:rFonts w:hint="default" w:ascii="Times New Roman" w:hAnsi="Times New Roman" w:eastAsia="宋体" w:cs="Times New Roman"/>
            <w:rPrChange w:id="2072" w:author="......" w:date="2024-05-07T14:48:58Z">
              <w:rPr>
                <w:rFonts w:hint="default"/>
              </w:rPr>
            </w:rPrChange>
          </w:rPr>
          <w:delText xml:space="preserve">2.1.4. </w:delText>
        </w:r>
      </w:del>
      <w:del w:id="2074" w:author="......" w:date="2024-03-26T00:49:15Z">
        <w:r>
          <w:rPr>
            <w:rFonts w:hint="default" w:ascii="Times New Roman" w:hAnsi="Times New Roman" w:eastAsia="宋体" w:cs="Times New Roman"/>
            <w:lang w:val="en-US"/>
            <w:rPrChange w:id="2075" w:author="......" w:date="2024-05-07T14:48:58Z">
              <w:rPr>
                <w:rFonts w:hint="default"/>
                <w:lang w:val="en-US"/>
              </w:rPr>
            </w:rPrChange>
          </w:rPr>
          <w:delText>硬件接口</w:delText>
        </w:r>
      </w:del>
      <w:del w:id="2077" w:author="......" w:date="2024-03-26T00:49:15Z">
        <w:r>
          <w:rPr>
            <w:rFonts w:hint="default" w:ascii="Times New Roman" w:hAnsi="Times New Roman" w:eastAsia="宋体" w:cs="Times New Roman"/>
            <w:rPrChange w:id="2078" w:author="......" w:date="2024-05-07T14:48:58Z">
              <w:rPr>
                <w:rFonts w:hint="default"/>
              </w:rPr>
            </w:rPrChange>
          </w:rPr>
          <w:tab/>
        </w:r>
      </w:del>
      <w:del w:id="2080" w:author="......" w:date="2024-03-26T00:49:15Z">
        <w:r>
          <w:rPr>
            <w:rFonts w:hint="default" w:ascii="Times New Roman" w:hAnsi="Times New Roman" w:eastAsia="宋体" w:cs="Times New Roman"/>
            <w:rPrChange w:id="2081" w:author="......" w:date="2024-05-07T14:48:58Z">
              <w:rPr>
                <w:rFonts w:hint="default"/>
              </w:rPr>
            </w:rPrChange>
          </w:rPr>
          <w:fldChar w:fldCharType="begin"/>
        </w:r>
      </w:del>
      <w:del w:id="2083" w:author="......" w:date="2024-03-26T00:49:15Z">
        <w:r>
          <w:rPr>
            <w:rFonts w:hint="default" w:ascii="Times New Roman" w:hAnsi="Times New Roman" w:eastAsia="宋体" w:cs="Times New Roman"/>
            <w:rPrChange w:id="2084" w:author="......" w:date="2024-05-07T14:48:58Z">
              <w:rPr>
                <w:rFonts w:hint="default"/>
              </w:rPr>
            </w:rPrChange>
          </w:rPr>
          <w:delInstrText xml:space="preserve"> PAGEREF _Toc31532 \h </w:delInstrText>
        </w:r>
      </w:del>
      <w:del w:id="2086" w:author="......" w:date="2024-03-26T00:49:15Z">
        <w:r>
          <w:rPr>
            <w:rFonts w:hint="default" w:ascii="Times New Roman" w:hAnsi="Times New Roman" w:eastAsia="宋体" w:cs="Times New Roman"/>
            <w:rPrChange w:id="2087" w:author="......" w:date="2024-05-07T14:48:58Z">
              <w:rPr>
                <w:rFonts w:hint="default"/>
              </w:rPr>
            </w:rPrChange>
          </w:rPr>
          <w:fldChar w:fldCharType="separate"/>
        </w:r>
      </w:del>
      <w:del w:id="2089" w:author="......" w:date="2024-03-26T00:49:15Z">
        <w:r>
          <w:rPr>
            <w:rFonts w:hint="default" w:ascii="Times New Roman" w:hAnsi="Times New Roman" w:eastAsia="宋体" w:cs="Times New Roman"/>
            <w:rPrChange w:id="2090" w:author="......" w:date="2024-05-07T14:48:58Z">
              <w:rPr>
                <w:rFonts w:hint="default"/>
              </w:rPr>
            </w:rPrChange>
          </w:rPr>
          <w:delText>4</w:delText>
        </w:r>
      </w:del>
      <w:del w:id="2092" w:author="......" w:date="2024-03-26T00:49:15Z">
        <w:r>
          <w:rPr>
            <w:rFonts w:hint="default" w:ascii="Times New Roman" w:hAnsi="Times New Roman" w:eastAsia="宋体" w:cs="Times New Roman"/>
            <w:rPrChange w:id="2093" w:author="......" w:date="2024-05-07T14:48:58Z">
              <w:rPr>
                <w:rFonts w:hint="default"/>
              </w:rPr>
            </w:rPrChange>
          </w:rPr>
          <w:fldChar w:fldCharType="end"/>
        </w:r>
      </w:del>
      <w:del w:id="2095" w:author="......" w:date="2024-03-26T00:49:15Z">
        <w:r>
          <w:rPr>
            <w:rFonts w:hint="default" w:ascii="Times New Roman" w:hAnsi="Times New Roman" w:eastAsia="宋体" w:cs="Times New Roman"/>
            <w:rPrChange w:id="2096" w:author="......" w:date="2024-05-07T14:48:58Z">
              <w:rPr>
                <w:rFonts w:hint="default"/>
              </w:rPr>
            </w:rPrChange>
          </w:rPr>
          <w:fldChar w:fldCharType="end"/>
        </w:r>
      </w:del>
    </w:p>
    <w:p>
      <w:pPr>
        <w:pStyle w:val="2"/>
        <w:numPr>
          <w:ins w:id="2099" w:author="......" w:date="2024-03-26T00:51:26Z"/>
        </w:numPr>
        <w:tabs>
          <w:tab w:val="right" w:leader="dot" w:pos="8306"/>
        </w:tabs>
        <w:rPr>
          <w:del w:id="2100" w:author="......" w:date="2024-03-26T00:49:15Z"/>
          <w:rFonts w:hint="default" w:ascii="Times New Roman" w:hAnsi="Times New Roman" w:eastAsia="宋体" w:cs="Times New Roman"/>
          <w:rPrChange w:id="2101" w:author="......" w:date="2024-05-07T14:48:58Z">
            <w:rPr>
              <w:del w:id="2102" w:author="......" w:date="2024-03-26T00:49:15Z"/>
              <w:rFonts w:hint="default"/>
            </w:rPr>
          </w:rPrChange>
        </w:rPr>
        <w:pPrChange w:id="2098" w:author="......" w:date="2024-03-26T00:51:26Z">
          <w:pPr>
            <w:pStyle w:val="12"/>
            <w:tabs>
              <w:tab w:val="right" w:leader="dot" w:pos="8306"/>
            </w:tabs>
          </w:pPr>
        </w:pPrChange>
      </w:pPr>
      <w:del w:id="2103" w:author="......" w:date="2024-03-26T00:49:15Z">
        <w:r>
          <w:rPr>
            <w:rFonts w:hint="default" w:ascii="Times New Roman" w:hAnsi="Times New Roman" w:eastAsia="宋体" w:cs="Times New Roman"/>
            <w:rPrChange w:id="2104" w:author="......" w:date="2024-05-07T14:48:58Z">
              <w:rPr>
                <w:rFonts w:hint="default"/>
              </w:rPr>
            </w:rPrChange>
          </w:rPr>
          <w:fldChar w:fldCharType="begin"/>
        </w:r>
      </w:del>
      <w:del w:id="2106" w:author="......" w:date="2024-03-26T00:49:15Z">
        <w:r>
          <w:rPr>
            <w:rFonts w:hint="default" w:ascii="Times New Roman" w:hAnsi="Times New Roman" w:eastAsia="宋体" w:cs="Times New Roman"/>
            <w:rPrChange w:id="2107" w:author="......" w:date="2024-05-07T14:48:58Z">
              <w:rPr>
                <w:rFonts w:hint="default"/>
              </w:rPr>
            </w:rPrChange>
          </w:rPr>
          <w:delInstrText xml:space="preserve"> HYPERLINK \l _Toc17945 </w:delInstrText>
        </w:r>
      </w:del>
      <w:del w:id="2109" w:author="......" w:date="2024-03-26T00:49:15Z">
        <w:r>
          <w:rPr>
            <w:rFonts w:hint="default" w:ascii="Times New Roman" w:hAnsi="Times New Roman" w:eastAsia="宋体" w:cs="Times New Roman"/>
            <w:rPrChange w:id="2110" w:author="......" w:date="2024-05-07T14:48:58Z">
              <w:rPr>
                <w:rFonts w:hint="default"/>
              </w:rPr>
            </w:rPrChange>
          </w:rPr>
          <w:fldChar w:fldCharType="separate"/>
        </w:r>
      </w:del>
      <w:del w:id="2112" w:author="......" w:date="2024-03-26T00:49:15Z">
        <w:r>
          <w:rPr>
            <w:rFonts w:hint="default" w:ascii="Times New Roman" w:hAnsi="Times New Roman" w:eastAsia="宋体" w:cs="Times New Roman"/>
            <w:rPrChange w:id="2113" w:author="......" w:date="2024-05-07T14:48:58Z">
              <w:rPr>
                <w:rFonts w:hint="default"/>
              </w:rPr>
            </w:rPrChange>
          </w:rPr>
          <w:delText xml:space="preserve">2.1.5. </w:delText>
        </w:r>
      </w:del>
      <w:del w:id="2115" w:author="......" w:date="2024-03-26T00:49:15Z">
        <w:r>
          <w:rPr>
            <w:rFonts w:hint="default" w:ascii="Times New Roman" w:hAnsi="Times New Roman" w:eastAsia="宋体" w:cs="Times New Roman"/>
            <w:lang w:val="en-US"/>
            <w:rPrChange w:id="2116" w:author="......" w:date="2024-05-07T14:48:58Z">
              <w:rPr>
                <w:rFonts w:hint="default"/>
                <w:lang w:val="en-US"/>
              </w:rPr>
            </w:rPrChange>
          </w:rPr>
          <w:delText>软件接口</w:delText>
        </w:r>
      </w:del>
      <w:del w:id="2118" w:author="......" w:date="2024-03-26T00:49:15Z">
        <w:r>
          <w:rPr>
            <w:rFonts w:hint="default" w:ascii="Times New Roman" w:hAnsi="Times New Roman" w:eastAsia="宋体" w:cs="Times New Roman"/>
            <w:rPrChange w:id="2119" w:author="......" w:date="2024-05-07T14:48:58Z">
              <w:rPr>
                <w:rFonts w:hint="default"/>
              </w:rPr>
            </w:rPrChange>
          </w:rPr>
          <w:tab/>
        </w:r>
      </w:del>
      <w:del w:id="2121" w:author="......" w:date="2024-03-26T00:49:15Z">
        <w:r>
          <w:rPr>
            <w:rFonts w:hint="default" w:ascii="Times New Roman" w:hAnsi="Times New Roman" w:eastAsia="宋体" w:cs="Times New Roman"/>
            <w:rPrChange w:id="2122" w:author="......" w:date="2024-05-07T14:48:58Z">
              <w:rPr>
                <w:rFonts w:hint="default"/>
              </w:rPr>
            </w:rPrChange>
          </w:rPr>
          <w:fldChar w:fldCharType="begin"/>
        </w:r>
      </w:del>
      <w:del w:id="2124" w:author="......" w:date="2024-03-26T00:49:15Z">
        <w:r>
          <w:rPr>
            <w:rFonts w:hint="default" w:ascii="Times New Roman" w:hAnsi="Times New Roman" w:eastAsia="宋体" w:cs="Times New Roman"/>
            <w:rPrChange w:id="2125" w:author="......" w:date="2024-05-07T14:48:58Z">
              <w:rPr>
                <w:rFonts w:hint="default"/>
              </w:rPr>
            </w:rPrChange>
          </w:rPr>
          <w:delInstrText xml:space="preserve"> PAGEREF _Toc17945 \h </w:delInstrText>
        </w:r>
      </w:del>
      <w:del w:id="2127" w:author="......" w:date="2024-03-26T00:49:15Z">
        <w:r>
          <w:rPr>
            <w:rFonts w:hint="default" w:ascii="Times New Roman" w:hAnsi="Times New Roman" w:eastAsia="宋体" w:cs="Times New Roman"/>
            <w:rPrChange w:id="2128" w:author="......" w:date="2024-05-07T14:48:58Z">
              <w:rPr>
                <w:rFonts w:hint="default"/>
              </w:rPr>
            </w:rPrChange>
          </w:rPr>
          <w:fldChar w:fldCharType="separate"/>
        </w:r>
      </w:del>
      <w:del w:id="2130" w:author="......" w:date="2024-03-26T00:49:15Z">
        <w:r>
          <w:rPr>
            <w:rFonts w:hint="default" w:ascii="Times New Roman" w:hAnsi="Times New Roman" w:eastAsia="宋体" w:cs="Times New Roman"/>
            <w:rPrChange w:id="2131" w:author="......" w:date="2024-05-07T14:48:58Z">
              <w:rPr>
                <w:rFonts w:hint="default"/>
              </w:rPr>
            </w:rPrChange>
          </w:rPr>
          <w:delText>4</w:delText>
        </w:r>
      </w:del>
      <w:del w:id="2133" w:author="......" w:date="2024-03-26T00:49:15Z">
        <w:r>
          <w:rPr>
            <w:rFonts w:hint="default" w:ascii="Times New Roman" w:hAnsi="Times New Roman" w:eastAsia="宋体" w:cs="Times New Roman"/>
            <w:rPrChange w:id="2134" w:author="......" w:date="2024-05-07T14:48:58Z">
              <w:rPr>
                <w:rFonts w:hint="default"/>
              </w:rPr>
            </w:rPrChange>
          </w:rPr>
          <w:fldChar w:fldCharType="end"/>
        </w:r>
      </w:del>
      <w:del w:id="2136" w:author="......" w:date="2024-03-26T00:49:15Z">
        <w:r>
          <w:rPr>
            <w:rFonts w:hint="default" w:ascii="Times New Roman" w:hAnsi="Times New Roman" w:eastAsia="宋体" w:cs="Times New Roman"/>
            <w:rPrChange w:id="2137" w:author="......" w:date="2024-05-07T14:48:58Z">
              <w:rPr>
                <w:rFonts w:hint="default"/>
              </w:rPr>
            </w:rPrChange>
          </w:rPr>
          <w:fldChar w:fldCharType="end"/>
        </w:r>
      </w:del>
    </w:p>
    <w:p>
      <w:pPr>
        <w:pStyle w:val="2"/>
        <w:numPr>
          <w:ins w:id="2140" w:author="......" w:date="2024-03-26T00:51:26Z"/>
        </w:numPr>
        <w:tabs>
          <w:tab w:val="right" w:leader="dot" w:pos="8306"/>
        </w:tabs>
        <w:rPr>
          <w:del w:id="2141" w:author="......" w:date="2024-03-26T00:49:15Z"/>
          <w:rFonts w:hint="default" w:ascii="Times New Roman" w:hAnsi="Times New Roman" w:eastAsia="宋体" w:cs="Times New Roman"/>
          <w:rPrChange w:id="2142" w:author="......" w:date="2024-05-07T14:48:58Z">
            <w:rPr>
              <w:del w:id="2143" w:author="......" w:date="2024-03-26T00:49:15Z"/>
              <w:rFonts w:hint="default"/>
            </w:rPr>
          </w:rPrChange>
        </w:rPr>
        <w:pPrChange w:id="2139" w:author="......" w:date="2024-03-26T00:51:26Z">
          <w:pPr>
            <w:pStyle w:val="16"/>
            <w:tabs>
              <w:tab w:val="right" w:leader="dot" w:pos="8306"/>
            </w:tabs>
          </w:pPr>
        </w:pPrChange>
      </w:pPr>
      <w:del w:id="2144" w:author="......" w:date="2024-03-26T00:49:15Z">
        <w:r>
          <w:rPr>
            <w:rFonts w:hint="default" w:ascii="Times New Roman" w:hAnsi="Times New Roman" w:eastAsia="宋体" w:cs="Times New Roman"/>
            <w:rPrChange w:id="2145" w:author="......" w:date="2024-05-07T14:48:58Z">
              <w:rPr>
                <w:rFonts w:hint="default"/>
              </w:rPr>
            </w:rPrChange>
          </w:rPr>
          <w:fldChar w:fldCharType="begin"/>
        </w:r>
      </w:del>
      <w:del w:id="2147" w:author="......" w:date="2024-03-26T00:49:15Z">
        <w:r>
          <w:rPr>
            <w:rFonts w:hint="default" w:ascii="Times New Roman" w:hAnsi="Times New Roman" w:eastAsia="宋体" w:cs="Times New Roman"/>
            <w:rPrChange w:id="2148" w:author="......" w:date="2024-05-07T14:48:58Z">
              <w:rPr>
                <w:rFonts w:hint="default"/>
              </w:rPr>
            </w:rPrChange>
          </w:rPr>
          <w:delInstrText xml:space="preserve"> HYPERLINK \l _Toc23602 </w:delInstrText>
        </w:r>
      </w:del>
      <w:del w:id="2150" w:author="......" w:date="2024-03-26T00:49:15Z">
        <w:r>
          <w:rPr>
            <w:rFonts w:hint="default" w:ascii="Times New Roman" w:hAnsi="Times New Roman" w:eastAsia="宋体" w:cs="Times New Roman"/>
            <w:rPrChange w:id="2151" w:author="......" w:date="2024-05-07T14:48:58Z">
              <w:rPr>
                <w:rFonts w:hint="default"/>
              </w:rPr>
            </w:rPrChange>
          </w:rPr>
          <w:fldChar w:fldCharType="separate"/>
        </w:r>
      </w:del>
      <w:del w:id="2153" w:author="......" w:date="2024-03-26T00:49:15Z">
        <w:r>
          <w:rPr>
            <w:rFonts w:hint="default" w:ascii="Times New Roman" w:hAnsi="Times New Roman" w:eastAsia="宋体" w:cs="Times New Roman"/>
            <w:rPrChange w:id="2154" w:author="......" w:date="2024-05-07T14:48:58Z">
              <w:rPr>
                <w:rFonts w:hint="default"/>
              </w:rPr>
            </w:rPrChange>
          </w:rPr>
          <w:delText>2.2. 产品功能</w:delText>
        </w:r>
      </w:del>
      <w:del w:id="2156" w:author="......" w:date="2024-03-26T00:49:15Z">
        <w:r>
          <w:rPr>
            <w:rFonts w:hint="default" w:ascii="Times New Roman" w:hAnsi="Times New Roman" w:eastAsia="宋体" w:cs="Times New Roman"/>
            <w:rPrChange w:id="2157" w:author="......" w:date="2024-05-07T14:48:58Z">
              <w:rPr>
                <w:rFonts w:hint="default"/>
              </w:rPr>
            </w:rPrChange>
          </w:rPr>
          <w:tab/>
        </w:r>
      </w:del>
      <w:del w:id="2159" w:author="......" w:date="2024-03-26T00:49:15Z">
        <w:r>
          <w:rPr>
            <w:rFonts w:hint="default" w:ascii="Times New Roman" w:hAnsi="Times New Roman" w:eastAsia="宋体" w:cs="Times New Roman"/>
            <w:rPrChange w:id="2160" w:author="......" w:date="2024-05-07T14:48:58Z">
              <w:rPr>
                <w:rFonts w:hint="default"/>
              </w:rPr>
            </w:rPrChange>
          </w:rPr>
          <w:fldChar w:fldCharType="begin"/>
        </w:r>
      </w:del>
      <w:del w:id="2162" w:author="......" w:date="2024-03-26T00:49:15Z">
        <w:r>
          <w:rPr>
            <w:rFonts w:hint="default" w:ascii="Times New Roman" w:hAnsi="Times New Roman" w:eastAsia="宋体" w:cs="Times New Roman"/>
            <w:rPrChange w:id="2163" w:author="......" w:date="2024-05-07T14:48:58Z">
              <w:rPr>
                <w:rFonts w:hint="default"/>
              </w:rPr>
            </w:rPrChange>
          </w:rPr>
          <w:delInstrText xml:space="preserve"> PAGEREF _Toc23602 \h </w:delInstrText>
        </w:r>
      </w:del>
      <w:del w:id="2165" w:author="......" w:date="2024-03-26T00:49:15Z">
        <w:r>
          <w:rPr>
            <w:rFonts w:hint="default" w:ascii="Times New Roman" w:hAnsi="Times New Roman" w:eastAsia="宋体" w:cs="Times New Roman"/>
            <w:rPrChange w:id="2166" w:author="......" w:date="2024-05-07T14:48:58Z">
              <w:rPr>
                <w:rFonts w:hint="default"/>
              </w:rPr>
            </w:rPrChange>
          </w:rPr>
          <w:fldChar w:fldCharType="separate"/>
        </w:r>
      </w:del>
      <w:del w:id="2168" w:author="......" w:date="2024-03-26T00:49:15Z">
        <w:r>
          <w:rPr>
            <w:rFonts w:hint="default" w:ascii="Times New Roman" w:hAnsi="Times New Roman" w:eastAsia="宋体" w:cs="Times New Roman"/>
            <w:rPrChange w:id="2169" w:author="......" w:date="2024-05-07T14:48:58Z">
              <w:rPr>
                <w:rFonts w:hint="default"/>
              </w:rPr>
            </w:rPrChange>
          </w:rPr>
          <w:delText>4</w:delText>
        </w:r>
      </w:del>
      <w:del w:id="2171" w:author="......" w:date="2024-03-26T00:49:15Z">
        <w:r>
          <w:rPr>
            <w:rFonts w:hint="default" w:ascii="Times New Roman" w:hAnsi="Times New Roman" w:eastAsia="宋体" w:cs="Times New Roman"/>
            <w:rPrChange w:id="2172" w:author="......" w:date="2024-05-07T14:48:58Z">
              <w:rPr>
                <w:rFonts w:hint="default"/>
              </w:rPr>
            </w:rPrChange>
          </w:rPr>
          <w:fldChar w:fldCharType="end"/>
        </w:r>
      </w:del>
      <w:del w:id="2174" w:author="......" w:date="2024-03-26T00:49:15Z">
        <w:r>
          <w:rPr>
            <w:rFonts w:hint="default" w:ascii="Times New Roman" w:hAnsi="Times New Roman" w:eastAsia="宋体" w:cs="Times New Roman"/>
            <w:rPrChange w:id="2175" w:author="......" w:date="2024-05-07T14:48:58Z">
              <w:rPr>
                <w:rFonts w:hint="default"/>
              </w:rPr>
            </w:rPrChange>
          </w:rPr>
          <w:fldChar w:fldCharType="end"/>
        </w:r>
      </w:del>
    </w:p>
    <w:p>
      <w:pPr>
        <w:pStyle w:val="2"/>
        <w:numPr>
          <w:ins w:id="2178" w:author="......" w:date="2024-03-26T00:51:26Z"/>
        </w:numPr>
        <w:tabs>
          <w:tab w:val="right" w:leader="dot" w:pos="8306"/>
        </w:tabs>
        <w:rPr>
          <w:del w:id="2179" w:author="......" w:date="2024-03-26T00:49:15Z"/>
          <w:rFonts w:hint="default" w:ascii="Times New Roman" w:hAnsi="Times New Roman" w:eastAsia="宋体" w:cs="Times New Roman"/>
          <w:rPrChange w:id="2180" w:author="......" w:date="2024-05-07T14:48:58Z">
            <w:rPr>
              <w:del w:id="2181" w:author="......" w:date="2024-03-26T00:49:15Z"/>
              <w:rFonts w:hint="default"/>
            </w:rPr>
          </w:rPrChange>
        </w:rPr>
        <w:pPrChange w:id="2177" w:author="......" w:date="2024-03-26T00:51:26Z">
          <w:pPr>
            <w:pStyle w:val="12"/>
            <w:tabs>
              <w:tab w:val="right" w:leader="dot" w:pos="8306"/>
            </w:tabs>
          </w:pPr>
        </w:pPrChange>
      </w:pPr>
      <w:del w:id="2182" w:author="......" w:date="2024-03-26T00:49:15Z">
        <w:r>
          <w:rPr>
            <w:rFonts w:hint="default" w:ascii="Times New Roman" w:hAnsi="Times New Roman" w:eastAsia="宋体" w:cs="Times New Roman"/>
            <w:rPrChange w:id="2183" w:author="......" w:date="2024-05-07T14:48:58Z">
              <w:rPr>
                <w:rFonts w:hint="default"/>
              </w:rPr>
            </w:rPrChange>
          </w:rPr>
          <w:fldChar w:fldCharType="begin"/>
        </w:r>
      </w:del>
      <w:del w:id="2185" w:author="......" w:date="2024-03-26T00:49:15Z">
        <w:r>
          <w:rPr>
            <w:rFonts w:hint="default" w:ascii="Times New Roman" w:hAnsi="Times New Roman" w:eastAsia="宋体" w:cs="Times New Roman"/>
            <w:rPrChange w:id="2186" w:author="......" w:date="2024-05-07T14:48:58Z">
              <w:rPr>
                <w:rFonts w:hint="default"/>
              </w:rPr>
            </w:rPrChange>
          </w:rPr>
          <w:delInstrText xml:space="preserve"> HYPERLINK \l _Toc1593 </w:delInstrText>
        </w:r>
      </w:del>
      <w:del w:id="2188" w:author="......" w:date="2024-03-26T00:49:15Z">
        <w:r>
          <w:rPr>
            <w:rFonts w:hint="default" w:ascii="Times New Roman" w:hAnsi="Times New Roman" w:eastAsia="宋体" w:cs="Times New Roman"/>
            <w:rPrChange w:id="2189" w:author="......" w:date="2024-05-07T14:48:58Z">
              <w:rPr>
                <w:rFonts w:hint="default"/>
              </w:rPr>
            </w:rPrChange>
          </w:rPr>
          <w:fldChar w:fldCharType="separate"/>
        </w:r>
      </w:del>
      <w:del w:id="2191" w:author="......" w:date="2024-03-26T00:49:15Z">
        <w:r>
          <w:rPr>
            <w:rFonts w:hint="default" w:ascii="Times New Roman" w:hAnsi="Times New Roman" w:eastAsia="宋体" w:cs="Times New Roman"/>
            <w:rPrChange w:id="2192" w:author="......" w:date="2024-05-07T14:48:58Z">
              <w:rPr>
                <w:rFonts w:hint="default"/>
              </w:rPr>
            </w:rPrChange>
          </w:rPr>
          <w:delText>2.2.1. 项目计划管理</w:delText>
        </w:r>
      </w:del>
      <w:del w:id="2194" w:author="......" w:date="2024-03-26T00:49:15Z">
        <w:r>
          <w:rPr>
            <w:rFonts w:hint="default" w:ascii="Times New Roman" w:hAnsi="Times New Roman" w:eastAsia="宋体" w:cs="Times New Roman"/>
            <w:rPrChange w:id="2195" w:author="......" w:date="2024-05-07T14:48:58Z">
              <w:rPr>
                <w:rFonts w:hint="default"/>
              </w:rPr>
            </w:rPrChange>
          </w:rPr>
          <w:tab/>
        </w:r>
      </w:del>
      <w:del w:id="2197" w:author="......" w:date="2024-03-26T00:49:15Z">
        <w:r>
          <w:rPr>
            <w:rFonts w:hint="default" w:ascii="Times New Roman" w:hAnsi="Times New Roman" w:eastAsia="宋体" w:cs="Times New Roman"/>
            <w:rPrChange w:id="2198" w:author="......" w:date="2024-05-07T14:48:58Z">
              <w:rPr>
                <w:rFonts w:hint="default"/>
              </w:rPr>
            </w:rPrChange>
          </w:rPr>
          <w:fldChar w:fldCharType="begin"/>
        </w:r>
      </w:del>
      <w:del w:id="2200" w:author="......" w:date="2024-03-26T00:49:15Z">
        <w:r>
          <w:rPr>
            <w:rFonts w:hint="default" w:ascii="Times New Roman" w:hAnsi="Times New Roman" w:eastAsia="宋体" w:cs="Times New Roman"/>
            <w:rPrChange w:id="2201" w:author="......" w:date="2024-05-07T14:48:58Z">
              <w:rPr>
                <w:rFonts w:hint="default"/>
              </w:rPr>
            </w:rPrChange>
          </w:rPr>
          <w:delInstrText xml:space="preserve"> PAGEREF _Toc1593 \h </w:delInstrText>
        </w:r>
      </w:del>
      <w:del w:id="2203" w:author="......" w:date="2024-03-26T00:49:15Z">
        <w:r>
          <w:rPr>
            <w:rFonts w:hint="default" w:ascii="Times New Roman" w:hAnsi="Times New Roman" w:eastAsia="宋体" w:cs="Times New Roman"/>
            <w:rPrChange w:id="2204" w:author="......" w:date="2024-05-07T14:48:58Z">
              <w:rPr>
                <w:rFonts w:hint="default"/>
              </w:rPr>
            </w:rPrChange>
          </w:rPr>
          <w:fldChar w:fldCharType="separate"/>
        </w:r>
      </w:del>
      <w:del w:id="2206" w:author="......" w:date="2024-03-26T00:49:15Z">
        <w:r>
          <w:rPr>
            <w:rFonts w:hint="default" w:ascii="Times New Roman" w:hAnsi="Times New Roman" w:eastAsia="宋体" w:cs="Times New Roman"/>
            <w:rPrChange w:id="2207" w:author="......" w:date="2024-05-07T14:48:58Z">
              <w:rPr>
                <w:rFonts w:hint="default"/>
              </w:rPr>
            </w:rPrChange>
          </w:rPr>
          <w:delText>4</w:delText>
        </w:r>
      </w:del>
      <w:del w:id="2209" w:author="......" w:date="2024-03-26T00:49:15Z">
        <w:r>
          <w:rPr>
            <w:rFonts w:hint="default" w:ascii="Times New Roman" w:hAnsi="Times New Roman" w:eastAsia="宋体" w:cs="Times New Roman"/>
            <w:rPrChange w:id="2210" w:author="......" w:date="2024-05-07T14:48:58Z">
              <w:rPr>
                <w:rFonts w:hint="default"/>
              </w:rPr>
            </w:rPrChange>
          </w:rPr>
          <w:fldChar w:fldCharType="end"/>
        </w:r>
      </w:del>
      <w:del w:id="2212" w:author="......" w:date="2024-03-26T00:49:15Z">
        <w:r>
          <w:rPr>
            <w:rFonts w:hint="default" w:ascii="Times New Roman" w:hAnsi="Times New Roman" w:eastAsia="宋体" w:cs="Times New Roman"/>
            <w:rPrChange w:id="2213" w:author="......" w:date="2024-05-07T14:48:58Z">
              <w:rPr>
                <w:rFonts w:hint="default"/>
              </w:rPr>
            </w:rPrChange>
          </w:rPr>
          <w:fldChar w:fldCharType="end"/>
        </w:r>
      </w:del>
    </w:p>
    <w:p>
      <w:pPr>
        <w:pStyle w:val="2"/>
        <w:numPr>
          <w:ins w:id="2216" w:author="......" w:date="2024-03-26T00:51:26Z"/>
        </w:numPr>
        <w:tabs>
          <w:tab w:val="right" w:leader="dot" w:pos="8306"/>
        </w:tabs>
        <w:rPr>
          <w:del w:id="2217" w:author="......" w:date="2024-03-26T00:49:15Z"/>
          <w:rFonts w:hint="default" w:ascii="Times New Roman" w:hAnsi="Times New Roman" w:eastAsia="宋体" w:cs="Times New Roman"/>
          <w:rPrChange w:id="2218" w:author="......" w:date="2024-05-07T14:48:58Z">
            <w:rPr>
              <w:del w:id="2219" w:author="......" w:date="2024-03-26T00:49:15Z"/>
              <w:rFonts w:hint="default"/>
            </w:rPr>
          </w:rPrChange>
        </w:rPr>
        <w:pPrChange w:id="2215" w:author="......" w:date="2024-03-26T00:51:26Z">
          <w:pPr>
            <w:pStyle w:val="12"/>
            <w:tabs>
              <w:tab w:val="right" w:leader="dot" w:pos="8306"/>
            </w:tabs>
          </w:pPr>
        </w:pPrChange>
      </w:pPr>
      <w:del w:id="2220" w:author="......" w:date="2024-03-26T00:49:15Z">
        <w:r>
          <w:rPr>
            <w:rFonts w:hint="default" w:ascii="Times New Roman" w:hAnsi="Times New Roman" w:eastAsia="宋体" w:cs="Times New Roman"/>
            <w:rPrChange w:id="2221" w:author="......" w:date="2024-05-07T14:48:58Z">
              <w:rPr>
                <w:rFonts w:hint="default"/>
              </w:rPr>
            </w:rPrChange>
          </w:rPr>
          <w:fldChar w:fldCharType="begin"/>
        </w:r>
      </w:del>
      <w:del w:id="2223" w:author="......" w:date="2024-03-26T00:49:15Z">
        <w:r>
          <w:rPr>
            <w:rFonts w:hint="default" w:ascii="Times New Roman" w:hAnsi="Times New Roman" w:eastAsia="宋体" w:cs="Times New Roman"/>
            <w:rPrChange w:id="2224" w:author="......" w:date="2024-05-07T14:48:58Z">
              <w:rPr>
                <w:rFonts w:hint="default"/>
              </w:rPr>
            </w:rPrChange>
          </w:rPr>
          <w:delInstrText xml:space="preserve"> HYPERLINK \l _Toc4192 </w:delInstrText>
        </w:r>
      </w:del>
      <w:del w:id="2226" w:author="......" w:date="2024-03-26T00:49:15Z">
        <w:r>
          <w:rPr>
            <w:rFonts w:hint="default" w:ascii="Times New Roman" w:hAnsi="Times New Roman" w:eastAsia="宋体" w:cs="Times New Roman"/>
            <w:rPrChange w:id="2227" w:author="......" w:date="2024-05-07T14:48:58Z">
              <w:rPr>
                <w:rFonts w:hint="default"/>
              </w:rPr>
            </w:rPrChange>
          </w:rPr>
          <w:fldChar w:fldCharType="separate"/>
        </w:r>
      </w:del>
      <w:del w:id="2229" w:author="......" w:date="2024-03-26T00:49:15Z">
        <w:r>
          <w:rPr>
            <w:rFonts w:hint="default" w:ascii="Times New Roman" w:hAnsi="Times New Roman" w:eastAsia="宋体" w:cs="Times New Roman"/>
            <w:rPrChange w:id="2230" w:author="......" w:date="2024-05-07T14:48:58Z">
              <w:rPr>
                <w:rFonts w:hint="default"/>
              </w:rPr>
            </w:rPrChange>
          </w:rPr>
          <w:delText>2.2.2. 人力管理</w:delText>
        </w:r>
      </w:del>
      <w:del w:id="2232" w:author="......" w:date="2024-03-26T00:49:15Z">
        <w:r>
          <w:rPr>
            <w:rFonts w:hint="default" w:ascii="Times New Roman" w:hAnsi="Times New Roman" w:eastAsia="宋体" w:cs="Times New Roman"/>
            <w:rPrChange w:id="2233" w:author="......" w:date="2024-05-07T14:48:58Z">
              <w:rPr>
                <w:rFonts w:hint="default"/>
              </w:rPr>
            </w:rPrChange>
          </w:rPr>
          <w:tab/>
        </w:r>
      </w:del>
      <w:del w:id="2235" w:author="......" w:date="2024-03-26T00:49:15Z">
        <w:r>
          <w:rPr>
            <w:rFonts w:hint="default" w:ascii="Times New Roman" w:hAnsi="Times New Roman" w:eastAsia="宋体" w:cs="Times New Roman"/>
            <w:rPrChange w:id="2236" w:author="......" w:date="2024-05-07T14:48:58Z">
              <w:rPr>
                <w:rFonts w:hint="default"/>
              </w:rPr>
            </w:rPrChange>
          </w:rPr>
          <w:fldChar w:fldCharType="begin"/>
        </w:r>
      </w:del>
      <w:del w:id="2238" w:author="......" w:date="2024-03-26T00:49:15Z">
        <w:r>
          <w:rPr>
            <w:rFonts w:hint="default" w:ascii="Times New Roman" w:hAnsi="Times New Roman" w:eastAsia="宋体" w:cs="Times New Roman"/>
            <w:rPrChange w:id="2239" w:author="......" w:date="2024-05-07T14:48:58Z">
              <w:rPr>
                <w:rFonts w:hint="default"/>
              </w:rPr>
            </w:rPrChange>
          </w:rPr>
          <w:delInstrText xml:space="preserve"> PAGEREF _Toc4192 \h </w:delInstrText>
        </w:r>
      </w:del>
      <w:del w:id="2241" w:author="......" w:date="2024-03-26T00:49:15Z">
        <w:r>
          <w:rPr>
            <w:rFonts w:hint="default" w:ascii="Times New Roman" w:hAnsi="Times New Roman" w:eastAsia="宋体" w:cs="Times New Roman"/>
            <w:rPrChange w:id="2242" w:author="......" w:date="2024-05-07T14:48:58Z">
              <w:rPr>
                <w:rFonts w:hint="default"/>
              </w:rPr>
            </w:rPrChange>
          </w:rPr>
          <w:fldChar w:fldCharType="separate"/>
        </w:r>
      </w:del>
      <w:del w:id="2244" w:author="......" w:date="2024-03-26T00:49:15Z">
        <w:r>
          <w:rPr>
            <w:rFonts w:hint="default" w:ascii="Times New Roman" w:hAnsi="Times New Roman" w:eastAsia="宋体" w:cs="Times New Roman"/>
            <w:rPrChange w:id="2245" w:author="......" w:date="2024-05-07T14:48:58Z">
              <w:rPr>
                <w:rFonts w:hint="default"/>
              </w:rPr>
            </w:rPrChange>
          </w:rPr>
          <w:delText>4</w:delText>
        </w:r>
      </w:del>
      <w:del w:id="2247" w:author="......" w:date="2024-03-26T00:49:15Z">
        <w:r>
          <w:rPr>
            <w:rFonts w:hint="default" w:ascii="Times New Roman" w:hAnsi="Times New Roman" w:eastAsia="宋体" w:cs="Times New Roman"/>
            <w:rPrChange w:id="2248" w:author="......" w:date="2024-05-07T14:48:58Z">
              <w:rPr>
                <w:rFonts w:hint="default"/>
              </w:rPr>
            </w:rPrChange>
          </w:rPr>
          <w:fldChar w:fldCharType="end"/>
        </w:r>
      </w:del>
      <w:del w:id="2250" w:author="......" w:date="2024-03-26T00:49:15Z">
        <w:r>
          <w:rPr>
            <w:rFonts w:hint="default" w:ascii="Times New Roman" w:hAnsi="Times New Roman" w:eastAsia="宋体" w:cs="Times New Roman"/>
            <w:rPrChange w:id="2251" w:author="......" w:date="2024-05-07T14:48:58Z">
              <w:rPr>
                <w:rFonts w:hint="default"/>
              </w:rPr>
            </w:rPrChange>
          </w:rPr>
          <w:fldChar w:fldCharType="end"/>
        </w:r>
      </w:del>
    </w:p>
    <w:p>
      <w:pPr>
        <w:pStyle w:val="2"/>
        <w:numPr>
          <w:ins w:id="2254" w:author="......" w:date="2024-03-26T00:51:26Z"/>
        </w:numPr>
        <w:tabs>
          <w:tab w:val="right" w:leader="dot" w:pos="8306"/>
        </w:tabs>
        <w:rPr>
          <w:del w:id="2255" w:author="......" w:date="2024-03-26T00:49:15Z"/>
          <w:rFonts w:hint="default" w:ascii="Times New Roman" w:hAnsi="Times New Roman" w:eastAsia="宋体" w:cs="Times New Roman"/>
          <w:rPrChange w:id="2256" w:author="......" w:date="2024-05-07T14:48:58Z">
            <w:rPr>
              <w:del w:id="2257" w:author="......" w:date="2024-03-26T00:49:15Z"/>
              <w:rFonts w:hint="default"/>
            </w:rPr>
          </w:rPrChange>
        </w:rPr>
        <w:pPrChange w:id="2253" w:author="......" w:date="2024-03-26T00:51:26Z">
          <w:pPr>
            <w:pStyle w:val="12"/>
            <w:tabs>
              <w:tab w:val="right" w:leader="dot" w:pos="8306"/>
            </w:tabs>
          </w:pPr>
        </w:pPrChange>
      </w:pPr>
      <w:del w:id="2258" w:author="......" w:date="2024-03-26T00:49:15Z">
        <w:r>
          <w:rPr>
            <w:rFonts w:hint="default" w:ascii="Times New Roman" w:hAnsi="Times New Roman" w:eastAsia="宋体" w:cs="Times New Roman"/>
            <w:rPrChange w:id="2259" w:author="......" w:date="2024-05-07T14:48:58Z">
              <w:rPr>
                <w:rFonts w:hint="default"/>
              </w:rPr>
            </w:rPrChange>
          </w:rPr>
          <w:fldChar w:fldCharType="begin"/>
        </w:r>
      </w:del>
      <w:del w:id="2261" w:author="......" w:date="2024-03-26T00:49:15Z">
        <w:r>
          <w:rPr>
            <w:rFonts w:hint="default" w:ascii="Times New Roman" w:hAnsi="Times New Roman" w:eastAsia="宋体" w:cs="Times New Roman"/>
            <w:rPrChange w:id="2262" w:author="......" w:date="2024-05-07T14:48:58Z">
              <w:rPr>
                <w:rFonts w:hint="default"/>
              </w:rPr>
            </w:rPrChange>
          </w:rPr>
          <w:delInstrText xml:space="preserve"> HYPERLINK \l _Toc12712 </w:delInstrText>
        </w:r>
      </w:del>
      <w:del w:id="2264" w:author="......" w:date="2024-03-26T00:49:15Z">
        <w:r>
          <w:rPr>
            <w:rFonts w:hint="default" w:ascii="Times New Roman" w:hAnsi="Times New Roman" w:eastAsia="宋体" w:cs="Times New Roman"/>
            <w:rPrChange w:id="2265" w:author="......" w:date="2024-05-07T14:48:58Z">
              <w:rPr>
                <w:rFonts w:hint="default"/>
              </w:rPr>
            </w:rPrChange>
          </w:rPr>
          <w:fldChar w:fldCharType="separate"/>
        </w:r>
      </w:del>
      <w:del w:id="2267" w:author="......" w:date="2024-03-26T00:49:15Z">
        <w:r>
          <w:rPr>
            <w:rFonts w:hint="default" w:ascii="Times New Roman" w:hAnsi="Times New Roman" w:eastAsia="宋体" w:cs="Times New Roman"/>
            <w:rPrChange w:id="2268" w:author="......" w:date="2024-05-07T14:48:58Z">
              <w:rPr>
                <w:rFonts w:hint="default"/>
              </w:rPr>
            </w:rPrChange>
          </w:rPr>
          <w:delText>2.2.3. 成本控制</w:delText>
        </w:r>
      </w:del>
      <w:del w:id="2270" w:author="......" w:date="2024-03-26T00:49:15Z">
        <w:r>
          <w:rPr>
            <w:rFonts w:hint="default" w:ascii="Times New Roman" w:hAnsi="Times New Roman" w:eastAsia="宋体" w:cs="Times New Roman"/>
            <w:rPrChange w:id="2271" w:author="......" w:date="2024-05-07T14:48:58Z">
              <w:rPr>
                <w:rFonts w:hint="default"/>
              </w:rPr>
            </w:rPrChange>
          </w:rPr>
          <w:tab/>
        </w:r>
      </w:del>
      <w:del w:id="2273" w:author="......" w:date="2024-03-26T00:49:15Z">
        <w:r>
          <w:rPr>
            <w:rFonts w:hint="default" w:ascii="Times New Roman" w:hAnsi="Times New Roman" w:eastAsia="宋体" w:cs="Times New Roman"/>
            <w:rPrChange w:id="2274" w:author="......" w:date="2024-05-07T14:48:58Z">
              <w:rPr>
                <w:rFonts w:hint="default"/>
              </w:rPr>
            </w:rPrChange>
          </w:rPr>
          <w:fldChar w:fldCharType="begin"/>
        </w:r>
      </w:del>
      <w:del w:id="2276" w:author="......" w:date="2024-03-26T00:49:15Z">
        <w:r>
          <w:rPr>
            <w:rFonts w:hint="default" w:ascii="Times New Roman" w:hAnsi="Times New Roman" w:eastAsia="宋体" w:cs="Times New Roman"/>
            <w:rPrChange w:id="2277" w:author="......" w:date="2024-05-07T14:48:58Z">
              <w:rPr>
                <w:rFonts w:hint="default"/>
              </w:rPr>
            </w:rPrChange>
          </w:rPr>
          <w:delInstrText xml:space="preserve"> PAGEREF _Toc12712 \h </w:delInstrText>
        </w:r>
      </w:del>
      <w:del w:id="2279" w:author="......" w:date="2024-03-26T00:49:15Z">
        <w:r>
          <w:rPr>
            <w:rFonts w:hint="default" w:ascii="Times New Roman" w:hAnsi="Times New Roman" w:eastAsia="宋体" w:cs="Times New Roman"/>
            <w:rPrChange w:id="2280" w:author="......" w:date="2024-05-07T14:48:58Z">
              <w:rPr>
                <w:rFonts w:hint="default"/>
              </w:rPr>
            </w:rPrChange>
          </w:rPr>
          <w:fldChar w:fldCharType="separate"/>
        </w:r>
      </w:del>
      <w:del w:id="2282" w:author="......" w:date="2024-03-26T00:49:15Z">
        <w:r>
          <w:rPr>
            <w:rFonts w:hint="default" w:ascii="Times New Roman" w:hAnsi="Times New Roman" w:eastAsia="宋体" w:cs="Times New Roman"/>
            <w:rPrChange w:id="2283" w:author="......" w:date="2024-05-07T14:48:58Z">
              <w:rPr>
                <w:rFonts w:hint="default"/>
              </w:rPr>
            </w:rPrChange>
          </w:rPr>
          <w:delText>4</w:delText>
        </w:r>
      </w:del>
      <w:del w:id="2285" w:author="......" w:date="2024-03-26T00:49:15Z">
        <w:r>
          <w:rPr>
            <w:rFonts w:hint="default" w:ascii="Times New Roman" w:hAnsi="Times New Roman" w:eastAsia="宋体" w:cs="Times New Roman"/>
            <w:rPrChange w:id="2286" w:author="......" w:date="2024-05-07T14:48:58Z">
              <w:rPr>
                <w:rFonts w:hint="default"/>
              </w:rPr>
            </w:rPrChange>
          </w:rPr>
          <w:fldChar w:fldCharType="end"/>
        </w:r>
      </w:del>
      <w:del w:id="2288" w:author="......" w:date="2024-03-26T00:49:15Z">
        <w:r>
          <w:rPr>
            <w:rFonts w:hint="default" w:ascii="Times New Roman" w:hAnsi="Times New Roman" w:eastAsia="宋体" w:cs="Times New Roman"/>
            <w:rPrChange w:id="2289" w:author="......" w:date="2024-05-07T14:48:58Z">
              <w:rPr>
                <w:rFonts w:hint="default"/>
              </w:rPr>
            </w:rPrChange>
          </w:rPr>
          <w:fldChar w:fldCharType="end"/>
        </w:r>
      </w:del>
    </w:p>
    <w:p>
      <w:pPr>
        <w:pStyle w:val="2"/>
        <w:numPr>
          <w:ins w:id="2292" w:author="......" w:date="2024-03-26T00:51:26Z"/>
        </w:numPr>
        <w:tabs>
          <w:tab w:val="right" w:leader="dot" w:pos="8306"/>
        </w:tabs>
        <w:rPr>
          <w:del w:id="2293" w:author="......" w:date="2024-03-26T00:49:15Z"/>
          <w:rFonts w:hint="default" w:ascii="Times New Roman" w:hAnsi="Times New Roman" w:eastAsia="宋体" w:cs="Times New Roman"/>
          <w:rPrChange w:id="2294" w:author="......" w:date="2024-05-07T14:48:58Z">
            <w:rPr>
              <w:del w:id="2295" w:author="......" w:date="2024-03-26T00:49:15Z"/>
              <w:rFonts w:hint="default"/>
            </w:rPr>
          </w:rPrChange>
        </w:rPr>
        <w:pPrChange w:id="2291" w:author="......" w:date="2024-03-26T00:51:26Z">
          <w:pPr>
            <w:pStyle w:val="12"/>
            <w:tabs>
              <w:tab w:val="right" w:leader="dot" w:pos="8306"/>
            </w:tabs>
          </w:pPr>
        </w:pPrChange>
      </w:pPr>
      <w:del w:id="2296" w:author="......" w:date="2024-03-26T00:49:15Z">
        <w:r>
          <w:rPr>
            <w:rFonts w:hint="default" w:ascii="Times New Roman" w:hAnsi="Times New Roman" w:eastAsia="宋体" w:cs="Times New Roman"/>
            <w:rPrChange w:id="2297" w:author="......" w:date="2024-05-07T14:48:58Z">
              <w:rPr>
                <w:rFonts w:hint="default"/>
              </w:rPr>
            </w:rPrChange>
          </w:rPr>
          <w:fldChar w:fldCharType="begin"/>
        </w:r>
      </w:del>
      <w:del w:id="2299" w:author="......" w:date="2024-03-26T00:49:15Z">
        <w:r>
          <w:rPr>
            <w:rFonts w:hint="default" w:ascii="Times New Roman" w:hAnsi="Times New Roman" w:eastAsia="宋体" w:cs="Times New Roman"/>
            <w:rPrChange w:id="2300" w:author="......" w:date="2024-05-07T14:48:58Z">
              <w:rPr>
                <w:rFonts w:hint="default"/>
              </w:rPr>
            </w:rPrChange>
          </w:rPr>
          <w:delInstrText xml:space="preserve"> HYPERLINK \l _Toc17733 </w:delInstrText>
        </w:r>
      </w:del>
      <w:del w:id="2302" w:author="......" w:date="2024-03-26T00:49:15Z">
        <w:r>
          <w:rPr>
            <w:rFonts w:hint="default" w:ascii="Times New Roman" w:hAnsi="Times New Roman" w:eastAsia="宋体" w:cs="Times New Roman"/>
            <w:rPrChange w:id="2303" w:author="......" w:date="2024-05-07T14:48:58Z">
              <w:rPr>
                <w:rFonts w:hint="default"/>
              </w:rPr>
            </w:rPrChange>
          </w:rPr>
          <w:fldChar w:fldCharType="separate"/>
        </w:r>
      </w:del>
      <w:del w:id="2305" w:author="......" w:date="2024-03-26T00:49:15Z">
        <w:r>
          <w:rPr>
            <w:rFonts w:hint="default" w:ascii="Times New Roman" w:hAnsi="Times New Roman" w:eastAsia="宋体" w:cs="Times New Roman"/>
            <w:rPrChange w:id="2306" w:author="......" w:date="2024-05-07T14:48:58Z">
              <w:rPr>
                <w:rFonts w:hint="default"/>
              </w:rPr>
            </w:rPrChange>
          </w:rPr>
          <w:delText>2.2.4. 施工质量管理</w:delText>
        </w:r>
      </w:del>
      <w:del w:id="2308" w:author="......" w:date="2024-03-26T00:49:15Z">
        <w:r>
          <w:rPr>
            <w:rFonts w:hint="default" w:ascii="Times New Roman" w:hAnsi="Times New Roman" w:eastAsia="宋体" w:cs="Times New Roman"/>
            <w:rPrChange w:id="2309" w:author="......" w:date="2024-05-07T14:48:58Z">
              <w:rPr>
                <w:rFonts w:hint="default"/>
              </w:rPr>
            </w:rPrChange>
          </w:rPr>
          <w:tab/>
        </w:r>
      </w:del>
      <w:del w:id="2311" w:author="......" w:date="2024-03-26T00:49:15Z">
        <w:r>
          <w:rPr>
            <w:rFonts w:hint="default" w:ascii="Times New Roman" w:hAnsi="Times New Roman" w:eastAsia="宋体" w:cs="Times New Roman"/>
            <w:rPrChange w:id="2312" w:author="......" w:date="2024-05-07T14:48:58Z">
              <w:rPr>
                <w:rFonts w:hint="default"/>
              </w:rPr>
            </w:rPrChange>
          </w:rPr>
          <w:fldChar w:fldCharType="begin"/>
        </w:r>
      </w:del>
      <w:del w:id="2314" w:author="......" w:date="2024-03-26T00:49:15Z">
        <w:r>
          <w:rPr>
            <w:rFonts w:hint="default" w:ascii="Times New Roman" w:hAnsi="Times New Roman" w:eastAsia="宋体" w:cs="Times New Roman"/>
            <w:rPrChange w:id="2315" w:author="......" w:date="2024-05-07T14:48:58Z">
              <w:rPr>
                <w:rFonts w:hint="default"/>
              </w:rPr>
            </w:rPrChange>
          </w:rPr>
          <w:delInstrText xml:space="preserve"> PAGEREF _Toc17733 \h </w:delInstrText>
        </w:r>
      </w:del>
      <w:del w:id="2317" w:author="......" w:date="2024-03-26T00:49:15Z">
        <w:r>
          <w:rPr>
            <w:rFonts w:hint="default" w:ascii="Times New Roman" w:hAnsi="Times New Roman" w:eastAsia="宋体" w:cs="Times New Roman"/>
            <w:rPrChange w:id="2318" w:author="......" w:date="2024-05-07T14:48:58Z">
              <w:rPr>
                <w:rFonts w:hint="default"/>
              </w:rPr>
            </w:rPrChange>
          </w:rPr>
          <w:fldChar w:fldCharType="separate"/>
        </w:r>
      </w:del>
      <w:del w:id="2320" w:author="......" w:date="2024-03-26T00:49:15Z">
        <w:r>
          <w:rPr>
            <w:rFonts w:hint="default" w:ascii="Times New Roman" w:hAnsi="Times New Roman" w:eastAsia="宋体" w:cs="Times New Roman"/>
            <w:rPrChange w:id="2321" w:author="......" w:date="2024-05-07T14:48:58Z">
              <w:rPr>
                <w:rFonts w:hint="default"/>
              </w:rPr>
            </w:rPrChange>
          </w:rPr>
          <w:delText>4</w:delText>
        </w:r>
      </w:del>
      <w:del w:id="2323" w:author="......" w:date="2024-03-26T00:49:15Z">
        <w:r>
          <w:rPr>
            <w:rFonts w:hint="default" w:ascii="Times New Roman" w:hAnsi="Times New Roman" w:eastAsia="宋体" w:cs="Times New Roman"/>
            <w:rPrChange w:id="2324" w:author="......" w:date="2024-05-07T14:48:58Z">
              <w:rPr>
                <w:rFonts w:hint="default"/>
              </w:rPr>
            </w:rPrChange>
          </w:rPr>
          <w:fldChar w:fldCharType="end"/>
        </w:r>
      </w:del>
      <w:del w:id="2326" w:author="......" w:date="2024-03-26T00:49:15Z">
        <w:r>
          <w:rPr>
            <w:rFonts w:hint="default" w:ascii="Times New Roman" w:hAnsi="Times New Roman" w:eastAsia="宋体" w:cs="Times New Roman"/>
            <w:rPrChange w:id="2327" w:author="......" w:date="2024-05-07T14:48:58Z">
              <w:rPr>
                <w:rFonts w:hint="default"/>
              </w:rPr>
            </w:rPrChange>
          </w:rPr>
          <w:fldChar w:fldCharType="end"/>
        </w:r>
      </w:del>
    </w:p>
    <w:p>
      <w:pPr>
        <w:pStyle w:val="2"/>
        <w:numPr>
          <w:ins w:id="2330" w:author="......" w:date="2024-03-26T00:51:26Z"/>
        </w:numPr>
        <w:tabs>
          <w:tab w:val="right" w:leader="dot" w:pos="8306"/>
        </w:tabs>
        <w:rPr>
          <w:del w:id="2331" w:author="......" w:date="2024-03-26T00:49:15Z"/>
          <w:rFonts w:hint="default" w:ascii="Times New Roman" w:hAnsi="Times New Roman" w:eastAsia="宋体" w:cs="Times New Roman"/>
          <w:rPrChange w:id="2332" w:author="......" w:date="2024-05-07T14:48:58Z">
            <w:rPr>
              <w:del w:id="2333" w:author="......" w:date="2024-03-26T00:49:15Z"/>
              <w:rFonts w:hint="default"/>
            </w:rPr>
          </w:rPrChange>
        </w:rPr>
        <w:pPrChange w:id="2329" w:author="......" w:date="2024-03-26T00:51:26Z">
          <w:pPr>
            <w:pStyle w:val="12"/>
            <w:tabs>
              <w:tab w:val="right" w:leader="dot" w:pos="8306"/>
            </w:tabs>
          </w:pPr>
        </w:pPrChange>
      </w:pPr>
      <w:del w:id="2334" w:author="......" w:date="2024-03-26T00:49:15Z">
        <w:r>
          <w:rPr>
            <w:rFonts w:hint="default" w:ascii="Times New Roman" w:hAnsi="Times New Roman" w:eastAsia="宋体" w:cs="Times New Roman"/>
            <w:rPrChange w:id="2335" w:author="......" w:date="2024-05-07T14:48:58Z">
              <w:rPr>
                <w:rFonts w:hint="default"/>
              </w:rPr>
            </w:rPrChange>
          </w:rPr>
          <w:fldChar w:fldCharType="begin"/>
        </w:r>
      </w:del>
      <w:del w:id="2337" w:author="......" w:date="2024-03-26T00:49:15Z">
        <w:r>
          <w:rPr>
            <w:rFonts w:hint="default" w:ascii="Times New Roman" w:hAnsi="Times New Roman" w:eastAsia="宋体" w:cs="Times New Roman"/>
            <w:rPrChange w:id="2338" w:author="......" w:date="2024-05-07T14:48:58Z">
              <w:rPr>
                <w:rFonts w:hint="default"/>
              </w:rPr>
            </w:rPrChange>
          </w:rPr>
          <w:delInstrText xml:space="preserve"> HYPERLINK \l _Toc16381 </w:delInstrText>
        </w:r>
      </w:del>
      <w:del w:id="2340" w:author="......" w:date="2024-03-26T00:49:15Z">
        <w:r>
          <w:rPr>
            <w:rFonts w:hint="default" w:ascii="Times New Roman" w:hAnsi="Times New Roman" w:eastAsia="宋体" w:cs="Times New Roman"/>
            <w:rPrChange w:id="2341" w:author="......" w:date="2024-05-07T14:48:58Z">
              <w:rPr>
                <w:rFonts w:hint="default"/>
              </w:rPr>
            </w:rPrChange>
          </w:rPr>
          <w:fldChar w:fldCharType="separate"/>
        </w:r>
      </w:del>
      <w:del w:id="2343" w:author="......" w:date="2024-03-26T00:49:15Z">
        <w:r>
          <w:rPr>
            <w:rFonts w:hint="default" w:ascii="Times New Roman" w:hAnsi="Times New Roman" w:eastAsia="宋体" w:cs="Times New Roman"/>
            <w:rPrChange w:id="2344" w:author="......" w:date="2024-05-07T14:48:58Z">
              <w:rPr>
                <w:rFonts w:hint="default"/>
              </w:rPr>
            </w:rPrChange>
          </w:rPr>
          <w:delText>2.2.5. 安全管理</w:delText>
        </w:r>
      </w:del>
      <w:del w:id="2346" w:author="......" w:date="2024-03-26T00:49:15Z">
        <w:r>
          <w:rPr>
            <w:rFonts w:hint="default" w:ascii="Times New Roman" w:hAnsi="Times New Roman" w:eastAsia="宋体" w:cs="Times New Roman"/>
            <w:rPrChange w:id="2347" w:author="......" w:date="2024-05-07T14:48:58Z">
              <w:rPr>
                <w:rFonts w:hint="default"/>
              </w:rPr>
            </w:rPrChange>
          </w:rPr>
          <w:tab/>
        </w:r>
      </w:del>
      <w:del w:id="2349" w:author="......" w:date="2024-03-26T00:49:15Z">
        <w:r>
          <w:rPr>
            <w:rFonts w:hint="default" w:ascii="Times New Roman" w:hAnsi="Times New Roman" w:eastAsia="宋体" w:cs="Times New Roman"/>
            <w:rPrChange w:id="2350" w:author="......" w:date="2024-05-07T14:48:58Z">
              <w:rPr>
                <w:rFonts w:hint="default"/>
              </w:rPr>
            </w:rPrChange>
          </w:rPr>
          <w:fldChar w:fldCharType="begin"/>
        </w:r>
      </w:del>
      <w:del w:id="2352" w:author="......" w:date="2024-03-26T00:49:15Z">
        <w:r>
          <w:rPr>
            <w:rFonts w:hint="default" w:ascii="Times New Roman" w:hAnsi="Times New Roman" w:eastAsia="宋体" w:cs="Times New Roman"/>
            <w:rPrChange w:id="2353" w:author="......" w:date="2024-05-07T14:48:58Z">
              <w:rPr>
                <w:rFonts w:hint="default"/>
              </w:rPr>
            </w:rPrChange>
          </w:rPr>
          <w:delInstrText xml:space="preserve"> PAGEREF _Toc16381 \h </w:delInstrText>
        </w:r>
      </w:del>
      <w:del w:id="2355" w:author="......" w:date="2024-03-26T00:49:15Z">
        <w:r>
          <w:rPr>
            <w:rFonts w:hint="default" w:ascii="Times New Roman" w:hAnsi="Times New Roman" w:eastAsia="宋体" w:cs="Times New Roman"/>
            <w:rPrChange w:id="2356" w:author="......" w:date="2024-05-07T14:48:58Z">
              <w:rPr>
                <w:rFonts w:hint="default"/>
              </w:rPr>
            </w:rPrChange>
          </w:rPr>
          <w:fldChar w:fldCharType="separate"/>
        </w:r>
      </w:del>
      <w:del w:id="2358" w:author="......" w:date="2024-03-26T00:49:15Z">
        <w:r>
          <w:rPr>
            <w:rFonts w:hint="default" w:ascii="Times New Roman" w:hAnsi="Times New Roman" w:eastAsia="宋体" w:cs="Times New Roman"/>
            <w:rPrChange w:id="2359" w:author="......" w:date="2024-05-07T14:48:58Z">
              <w:rPr>
                <w:rFonts w:hint="default"/>
              </w:rPr>
            </w:rPrChange>
          </w:rPr>
          <w:delText>4</w:delText>
        </w:r>
      </w:del>
      <w:del w:id="2361" w:author="......" w:date="2024-03-26T00:49:15Z">
        <w:r>
          <w:rPr>
            <w:rFonts w:hint="default" w:ascii="Times New Roman" w:hAnsi="Times New Roman" w:eastAsia="宋体" w:cs="Times New Roman"/>
            <w:rPrChange w:id="2362" w:author="......" w:date="2024-05-07T14:48:58Z">
              <w:rPr>
                <w:rFonts w:hint="default"/>
              </w:rPr>
            </w:rPrChange>
          </w:rPr>
          <w:fldChar w:fldCharType="end"/>
        </w:r>
      </w:del>
      <w:del w:id="2364" w:author="......" w:date="2024-03-26T00:49:15Z">
        <w:r>
          <w:rPr>
            <w:rFonts w:hint="default" w:ascii="Times New Roman" w:hAnsi="Times New Roman" w:eastAsia="宋体" w:cs="Times New Roman"/>
            <w:rPrChange w:id="2365" w:author="......" w:date="2024-05-07T14:48:58Z">
              <w:rPr>
                <w:rFonts w:hint="default"/>
              </w:rPr>
            </w:rPrChange>
          </w:rPr>
          <w:fldChar w:fldCharType="end"/>
        </w:r>
      </w:del>
    </w:p>
    <w:p>
      <w:pPr>
        <w:pStyle w:val="2"/>
        <w:numPr>
          <w:ins w:id="2368" w:author="......" w:date="2024-03-26T00:51:26Z"/>
        </w:numPr>
        <w:tabs>
          <w:tab w:val="right" w:leader="dot" w:pos="8306"/>
        </w:tabs>
        <w:rPr>
          <w:del w:id="2369" w:author="......" w:date="2024-03-26T00:49:15Z"/>
          <w:rFonts w:hint="default" w:ascii="Times New Roman" w:hAnsi="Times New Roman" w:eastAsia="宋体" w:cs="Times New Roman"/>
          <w:rPrChange w:id="2370" w:author="......" w:date="2024-05-07T14:48:58Z">
            <w:rPr>
              <w:del w:id="2371" w:author="......" w:date="2024-03-26T00:49:15Z"/>
              <w:rFonts w:hint="default"/>
            </w:rPr>
          </w:rPrChange>
        </w:rPr>
        <w:pPrChange w:id="2367" w:author="......" w:date="2024-03-26T00:51:26Z">
          <w:pPr>
            <w:pStyle w:val="12"/>
            <w:tabs>
              <w:tab w:val="right" w:leader="dot" w:pos="8306"/>
            </w:tabs>
          </w:pPr>
        </w:pPrChange>
      </w:pPr>
      <w:del w:id="2372" w:author="......" w:date="2024-03-26T00:49:15Z">
        <w:r>
          <w:rPr>
            <w:rFonts w:hint="default" w:ascii="Times New Roman" w:hAnsi="Times New Roman" w:eastAsia="宋体" w:cs="Times New Roman"/>
            <w:rPrChange w:id="2373" w:author="......" w:date="2024-05-07T14:48:58Z">
              <w:rPr>
                <w:rFonts w:hint="default"/>
              </w:rPr>
            </w:rPrChange>
          </w:rPr>
          <w:fldChar w:fldCharType="begin"/>
        </w:r>
      </w:del>
      <w:del w:id="2375" w:author="......" w:date="2024-03-26T00:49:15Z">
        <w:r>
          <w:rPr>
            <w:rFonts w:hint="default" w:ascii="Times New Roman" w:hAnsi="Times New Roman" w:eastAsia="宋体" w:cs="Times New Roman"/>
            <w:rPrChange w:id="2376" w:author="......" w:date="2024-05-07T14:48:58Z">
              <w:rPr>
                <w:rFonts w:hint="default"/>
              </w:rPr>
            </w:rPrChange>
          </w:rPr>
          <w:delInstrText xml:space="preserve"> HYPERLINK \l _Toc7006 </w:delInstrText>
        </w:r>
      </w:del>
      <w:del w:id="2378" w:author="......" w:date="2024-03-26T00:49:15Z">
        <w:r>
          <w:rPr>
            <w:rFonts w:hint="default" w:ascii="Times New Roman" w:hAnsi="Times New Roman" w:eastAsia="宋体" w:cs="Times New Roman"/>
            <w:rPrChange w:id="2379" w:author="......" w:date="2024-05-07T14:48:58Z">
              <w:rPr>
                <w:rFonts w:hint="default"/>
              </w:rPr>
            </w:rPrChange>
          </w:rPr>
          <w:fldChar w:fldCharType="separate"/>
        </w:r>
      </w:del>
      <w:del w:id="2381" w:author="......" w:date="2024-03-26T00:49:15Z">
        <w:r>
          <w:rPr>
            <w:rFonts w:hint="default" w:ascii="Times New Roman" w:hAnsi="Times New Roman" w:eastAsia="宋体" w:cs="Times New Roman"/>
            <w:rPrChange w:id="2382" w:author="......" w:date="2024-05-07T14:48:58Z">
              <w:rPr>
                <w:rFonts w:hint="default"/>
              </w:rPr>
            </w:rPrChange>
          </w:rPr>
          <w:delText>2.2.6. 文档管理</w:delText>
        </w:r>
      </w:del>
      <w:del w:id="2384" w:author="......" w:date="2024-03-26T00:49:15Z">
        <w:r>
          <w:rPr>
            <w:rFonts w:hint="default" w:ascii="Times New Roman" w:hAnsi="Times New Roman" w:eastAsia="宋体" w:cs="Times New Roman"/>
            <w:rPrChange w:id="2385" w:author="......" w:date="2024-05-07T14:48:58Z">
              <w:rPr>
                <w:rFonts w:hint="default"/>
              </w:rPr>
            </w:rPrChange>
          </w:rPr>
          <w:tab/>
        </w:r>
      </w:del>
      <w:del w:id="2387" w:author="......" w:date="2024-03-26T00:49:15Z">
        <w:r>
          <w:rPr>
            <w:rFonts w:hint="default" w:ascii="Times New Roman" w:hAnsi="Times New Roman" w:eastAsia="宋体" w:cs="Times New Roman"/>
            <w:rPrChange w:id="2388" w:author="......" w:date="2024-05-07T14:48:58Z">
              <w:rPr>
                <w:rFonts w:hint="default"/>
              </w:rPr>
            </w:rPrChange>
          </w:rPr>
          <w:fldChar w:fldCharType="begin"/>
        </w:r>
      </w:del>
      <w:del w:id="2390" w:author="......" w:date="2024-03-26T00:49:15Z">
        <w:r>
          <w:rPr>
            <w:rFonts w:hint="default" w:ascii="Times New Roman" w:hAnsi="Times New Roman" w:eastAsia="宋体" w:cs="Times New Roman"/>
            <w:rPrChange w:id="2391" w:author="......" w:date="2024-05-07T14:48:58Z">
              <w:rPr>
                <w:rFonts w:hint="default"/>
              </w:rPr>
            </w:rPrChange>
          </w:rPr>
          <w:delInstrText xml:space="preserve"> PAGEREF _Toc7006 \h </w:delInstrText>
        </w:r>
      </w:del>
      <w:del w:id="2393" w:author="......" w:date="2024-03-26T00:49:15Z">
        <w:r>
          <w:rPr>
            <w:rFonts w:hint="default" w:ascii="Times New Roman" w:hAnsi="Times New Roman" w:eastAsia="宋体" w:cs="Times New Roman"/>
            <w:rPrChange w:id="2394" w:author="......" w:date="2024-05-07T14:48:58Z">
              <w:rPr>
                <w:rFonts w:hint="default"/>
              </w:rPr>
            </w:rPrChange>
          </w:rPr>
          <w:fldChar w:fldCharType="separate"/>
        </w:r>
      </w:del>
      <w:del w:id="2396" w:author="......" w:date="2024-03-26T00:49:15Z">
        <w:r>
          <w:rPr>
            <w:rFonts w:hint="default" w:ascii="Times New Roman" w:hAnsi="Times New Roman" w:eastAsia="宋体" w:cs="Times New Roman"/>
            <w:rPrChange w:id="2397" w:author="......" w:date="2024-05-07T14:48:58Z">
              <w:rPr>
                <w:rFonts w:hint="default"/>
              </w:rPr>
            </w:rPrChange>
          </w:rPr>
          <w:delText>4</w:delText>
        </w:r>
      </w:del>
      <w:del w:id="2399" w:author="......" w:date="2024-03-26T00:49:15Z">
        <w:r>
          <w:rPr>
            <w:rFonts w:hint="default" w:ascii="Times New Roman" w:hAnsi="Times New Roman" w:eastAsia="宋体" w:cs="Times New Roman"/>
            <w:rPrChange w:id="2400" w:author="......" w:date="2024-05-07T14:48:58Z">
              <w:rPr>
                <w:rFonts w:hint="default"/>
              </w:rPr>
            </w:rPrChange>
          </w:rPr>
          <w:fldChar w:fldCharType="end"/>
        </w:r>
      </w:del>
      <w:del w:id="2402" w:author="......" w:date="2024-03-26T00:49:15Z">
        <w:r>
          <w:rPr>
            <w:rFonts w:hint="default" w:ascii="Times New Roman" w:hAnsi="Times New Roman" w:eastAsia="宋体" w:cs="Times New Roman"/>
            <w:rPrChange w:id="2403" w:author="......" w:date="2024-05-07T14:48:58Z">
              <w:rPr>
                <w:rFonts w:hint="default"/>
              </w:rPr>
            </w:rPrChange>
          </w:rPr>
          <w:fldChar w:fldCharType="end"/>
        </w:r>
      </w:del>
    </w:p>
    <w:p>
      <w:pPr>
        <w:pStyle w:val="2"/>
        <w:numPr>
          <w:ins w:id="2406" w:author="......" w:date="2024-03-26T00:51:26Z"/>
        </w:numPr>
        <w:tabs>
          <w:tab w:val="right" w:leader="dot" w:pos="8306"/>
        </w:tabs>
        <w:rPr>
          <w:del w:id="2407" w:author="......" w:date="2024-03-26T00:49:15Z"/>
          <w:rFonts w:hint="default" w:ascii="Times New Roman" w:hAnsi="Times New Roman" w:eastAsia="宋体" w:cs="Times New Roman"/>
          <w:rPrChange w:id="2408" w:author="......" w:date="2024-05-07T14:48:58Z">
            <w:rPr>
              <w:del w:id="2409" w:author="......" w:date="2024-03-26T00:49:15Z"/>
              <w:rFonts w:hint="default"/>
            </w:rPr>
          </w:rPrChange>
        </w:rPr>
        <w:pPrChange w:id="2405" w:author="......" w:date="2024-03-26T00:51:26Z">
          <w:pPr>
            <w:pStyle w:val="12"/>
            <w:tabs>
              <w:tab w:val="right" w:leader="dot" w:pos="8306"/>
            </w:tabs>
          </w:pPr>
        </w:pPrChange>
      </w:pPr>
      <w:del w:id="2410" w:author="......" w:date="2024-03-26T00:49:15Z">
        <w:r>
          <w:rPr>
            <w:rFonts w:hint="default" w:ascii="Times New Roman" w:hAnsi="Times New Roman" w:eastAsia="宋体" w:cs="Times New Roman"/>
            <w:rPrChange w:id="2411" w:author="......" w:date="2024-05-07T14:48:58Z">
              <w:rPr>
                <w:rFonts w:hint="default"/>
              </w:rPr>
            </w:rPrChange>
          </w:rPr>
          <w:fldChar w:fldCharType="begin"/>
        </w:r>
      </w:del>
      <w:del w:id="2413" w:author="......" w:date="2024-03-26T00:49:15Z">
        <w:r>
          <w:rPr>
            <w:rFonts w:hint="default" w:ascii="Times New Roman" w:hAnsi="Times New Roman" w:eastAsia="宋体" w:cs="Times New Roman"/>
            <w:rPrChange w:id="2414" w:author="......" w:date="2024-05-07T14:48:58Z">
              <w:rPr>
                <w:rFonts w:hint="default"/>
              </w:rPr>
            </w:rPrChange>
          </w:rPr>
          <w:delInstrText xml:space="preserve"> HYPERLINK \l _Toc8722 </w:delInstrText>
        </w:r>
      </w:del>
      <w:del w:id="2416" w:author="......" w:date="2024-03-26T00:49:15Z">
        <w:r>
          <w:rPr>
            <w:rFonts w:hint="default" w:ascii="Times New Roman" w:hAnsi="Times New Roman" w:eastAsia="宋体" w:cs="Times New Roman"/>
            <w:rPrChange w:id="2417" w:author="......" w:date="2024-05-07T14:48:58Z">
              <w:rPr>
                <w:rFonts w:hint="default"/>
              </w:rPr>
            </w:rPrChange>
          </w:rPr>
          <w:fldChar w:fldCharType="separate"/>
        </w:r>
      </w:del>
      <w:del w:id="2419" w:author="......" w:date="2024-03-26T00:49:15Z">
        <w:r>
          <w:rPr>
            <w:rFonts w:hint="default" w:ascii="Times New Roman" w:hAnsi="Times New Roman" w:eastAsia="宋体" w:cs="Times New Roman"/>
            <w:rPrChange w:id="2420" w:author="......" w:date="2024-05-07T14:48:58Z">
              <w:rPr>
                <w:rFonts w:hint="default"/>
              </w:rPr>
            </w:rPrChange>
          </w:rPr>
          <w:delText>2.2.7. 协同合作</w:delText>
        </w:r>
      </w:del>
      <w:del w:id="2422" w:author="......" w:date="2024-03-26T00:49:15Z">
        <w:r>
          <w:rPr>
            <w:rFonts w:hint="default" w:ascii="Times New Roman" w:hAnsi="Times New Roman" w:eastAsia="宋体" w:cs="Times New Roman"/>
            <w:rPrChange w:id="2423" w:author="......" w:date="2024-05-07T14:48:58Z">
              <w:rPr>
                <w:rFonts w:hint="default"/>
              </w:rPr>
            </w:rPrChange>
          </w:rPr>
          <w:tab/>
        </w:r>
      </w:del>
      <w:del w:id="2425" w:author="......" w:date="2024-03-26T00:49:15Z">
        <w:r>
          <w:rPr>
            <w:rFonts w:hint="default" w:ascii="Times New Roman" w:hAnsi="Times New Roman" w:eastAsia="宋体" w:cs="Times New Roman"/>
            <w:rPrChange w:id="2426" w:author="......" w:date="2024-05-07T14:48:58Z">
              <w:rPr>
                <w:rFonts w:hint="default"/>
              </w:rPr>
            </w:rPrChange>
          </w:rPr>
          <w:fldChar w:fldCharType="begin"/>
        </w:r>
      </w:del>
      <w:del w:id="2428" w:author="......" w:date="2024-03-26T00:49:15Z">
        <w:r>
          <w:rPr>
            <w:rFonts w:hint="default" w:ascii="Times New Roman" w:hAnsi="Times New Roman" w:eastAsia="宋体" w:cs="Times New Roman"/>
            <w:rPrChange w:id="2429" w:author="......" w:date="2024-05-07T14:48:58Z">
              <w:rPr>
                <w:rFonts w:hint="default"/>
              </w:rPr>
            </w:rPrChange>
          </w:rPr>
          <w:delInstrText xml:space="preserve"> PAGEREF _Toc8722 \h </w:delInstrText>
        </w:r>
      </w:del>
      <w:del w:id="2431" w:author="......" w:date="2024-03-26T00:49:15Z">
        <w:r>
          <w:rPr>
            <w:rFonts w:hint="default" w:ascii="Times New Roman" w:hAnsi="Times New Roman" w:eastAsia="宋体" w:cs="Times New Roman"/>
            <w:rPrChange w:id="2432" w:author="......" w:date="2024-05-07T14:48:58Z">
              <w:rPr>
                <w:rFonts w:hint="default"/>
              </w:rPr>
            </w:rPrChange>
          </w:rPr>
          <w:fldChar w:fldCharType="separate"/>
        </w:r>
      </w:del>
      <w:del w:id="2434" w:author="......" w:date="2024-03-26T00:49:15Z">
        <w:r>
          <w:rPr>
            <w:rFonts w:hint="default" w:ascii="Times New Roman" w:hAnsi="Times New Roman" w:eastAsia="宋体" w:cs="Times New Roman"/>
            <w:rPrChange w:id="2435" w:author="......" w:date="2024-05-07T14:48:58Z">
              <w:rPr>
                <w:rFonts w:hint="default"/>
              </w:rPr>
            </w:rPrChange>
          </w:rPr>
          <w:delText>5</w:delText>
        </w:r>
      </w:del>
      <w:del w:id="2437" w:author="......" w:date="2024-03-26T00:49:15Z">
        <w:r>
          <w:rPr>
            <w:rFonts w:hint="default" w:ascii="Times New Roman" w:hAnsi="Times New Roman" w:eastAsia="宋体" w:cs="Times New Roman"/>
            <w:rPrChange w:id="2438" w:author="......" w:date="2024-05-07T14:48:58Z">
              <w:rPr>
                <w:rFonts w:hint="default"/>
              </w:rPr>
            </w:rPrChange>
          </w:rPr>
          <w:fldChar w:fldCharType="end"/>
        </w:r>
      </w:del>
      <w:del w:id="2440" w:author="......" w:date="2024-03-26T00:49:15Z">
        <w:r>
          <w:rPr>
            <w:rFonts w:hint="default" w:ascii="Times New Roman" w:hAnsi="Times New Roman" w:eastAsia="宋体" w:cs="Times New Roman"/>
            <w:rPrChange w:id="2441" w:author="......" w:date="2024-05-07T14:48:58Z">
              <w:rPr>
                <w:rFonts w:hint="default"/>
              </w:rPr>
            </w:rPrChange>
          </w:rPr>
          <w:fldChar w:fldCharType="end"/>
        </w:r>
      </w:del>
    </w:p>
    <w:p>
      <w:pPr>
        <w:pStyle w:val="2"/>
        <w:numPr>
          <w:ins w:id="2444" w:author="......" w:date="2024-03-26T00:51:26Z"/>
        </w:numPr>
        <w:tabs>
          <w:tab w:val="right" w:leader="dot" w:pos="8306"/>
        </w:tabs>
        <w:rPr>
          <w:del w:id="2445" w:author="......" w:date="2024-03-26T00:49:15Z"/>
          <w:rFonts w:hint="default" w:ascii="Times New Roman" w:hAnsi="Times New Roman" w:eastAsia="宋体" w:cs="Times New Roman"/>
          <w:rPrChange w:id="2446" w:author="......" w:date="2024-05-07T14:48:58Z">
            <w:rPr>
              <w:del w:id="2447" w:author="......" w:date="2024-03-26T00:49:15Z"/>
              <w:rFonts w:hint="default"/>
            </w:rPr>
          </w:rPrChange>
        </w:rPr>
        <w:pPrChange w:id="2443" w:author="......" w:date="2024-03-26T00:51:26Z">
          <w:pPr>
            <w:pStyle w:val="16"/>
            <w:tabs>
              <w:tab w:val="right" w:leader="dot" w:pos="8306"/>
            </w:tabs>
          </w:pPr>
        </w:pPrChange>
      </w:pPr>
      <w:del w:id="2448" w:author="......" w:date="2024-03-26T00:49:15Z">
        <w:r>
          <w:rPr>
            <w:rFonts w:hint="default" w:ascii="Times New Roman" w:hAnsi="Times New Roman" w:eastAsia="宋体" w:cs="Times New Roman"/>
            <w:rPrChange w:id="2449" w:author="......" w:date="2024-05-07T14:48:58Z">
              <w:rPr>
                <w:rFonts w:hint="default"/>
              </w:rPr>
            </w:rPrChange>
          </w:rPr>
          <w:fldChar w:fldCharType="begin"/>
        </w:r>
      </w:del>
      <w:del w:id="2451" w:author="......" w:date="2024-03-26T00:49:15Z">
        <w:r>
          <w:rPr>
            <w:rFonts w:hint="default" w:ascii="Times New Roman" w:hAnsi="Times New Roman" w:eastAsia="宋体" w:cs="Times New Roman"/>
            <w:rPrChange w:id="2452" w:author="......" w:date="2024-05-07T14:48:58Z">
              <w:rPr>
                <w:rFonts w:hint="default"/>
              </w:rPr>
            </w:rPrChange>
          </w:rPr>
          <w:delInstrText xml:space="preserve"> HYPERLINK \l _Toc4382 </w:delInstrText>
        </w:r>
      </w:del>
      <w:del w:id="2454" w:author="......" w:date="2024-03-26T00:49:15Z">
        <w:r>
          <w:rPr>
            <w:rFonts w:hint="default" w:ascii="Times New Roman" w:hAnsi="Times New Roman" w:eastAsia="宋体" w:cs="Times New Roman"/>
            <w:rPrChange w:id="2455" w:author="......" w:date="2024-05-07T14:48:58Z">
              <w:rPr>
                <w:rFonts w:hint="default"/>
              </w:rPr>
            </w:rPrChange>
          </w:rPr>
          <w:fldChar w:fldCharType="separate"/>
        </w:r>
      </w:del>
      <w:del w:id="2457" w:author="......" w:date="2024-03-26T00:49:15Z">
        <w:r>
          <w:rPr>
            <w:rFonts w:hint="default" w:ascii="Times New Roman" w:hAnsi="Times New Roman" w:eastAsia="宋体" w:cs="Times New Roman"/>
            <w:rPrChange w:id="2458" w:author="......" w:date="2024-05-07T14:48:58Z">
              <w:rPr>
                <w:rFonts w:hint="default"/>
              </w:rPr>
            </w:rPrChange>
          </w:rPr>
          <w:delText>2.3. 用户特点</w:delText>
        </w:r>
      </w:del>
      <w:del w:id="2460" w:author="......" w:date="2024-03-26T00:49:15Z">
        <w:r>
          <w:rPr>
            <w:rFonts w:hint="default" w:ascii="Times New Roman" w:hAnsi="Times New Roman" w:eastAsia="宋体" w:cs="Times New Roman"/>
            <w:rPrChange w:id="2461" w:author="......" w:date="2024-05-07T14:48:58Z">
              <w:rPr>
                <w:rFonts w:hint="default"/>
              </w:rPr>
            </w:rPrChange>
          </w:rPr>
          <w:tab/>
        </w:r>
      </w:del>
      <w:del w:id="2463" w:author="......" w:date="2024-03-26T00:49:15Z">
        <w:r>
          <w:rPr>
            <w:rFonts w:hint="default" w:ascii="Times New Roman" w:hAnsi="Times New Roman" w:eastAsia="宋体" w:cs="Times New Roman"/>
            <w:rPrChange w:id="2464" w:author="......" w:date="2024-05-07T14:48:58Z">
              <w:rPr>
                <w:rFonts w:hint="default"/>
              </w:rPr>
            </w:rPrChange>
          </w:rPr>
          <w:fldChar w:fldCharType="begin"/>
        </w:r>
      </w:del>
      <w:del w:id="2466" w:author="......" w:date="2024-03-26T00:49:15Z">
        <w:r>
          <w:rPr>
            <w:rFonts w:hint="default" w:ascii="Times New Roman" w:hAnsi="Times New Roman" w:eastAsia="宋体" w:cs="Times New Roman"/>
            <w:rPrChange w:id="2467" w:author="......" w:date="2024-05-07T14:48:58Z">
              <w:rPr>
                <w:rFonts w:hint="default"/>
              </w:rPr>
            </w:rPrChange>
          </w:rPr>
          <w:delInstrText xml:space="preserve"> PAGEREF _Toc4382 \h </w:delInstrText>
        </w:r>
      </w:del>
      <w:del w:id="2469" w:author="......" w:date="2024-03-26T00:49:15Z">
        <w:r>
          <w:rPr>
            <w:rFonts w:hint="default" w:ascii="Times New Roman" w:hAnsi="Times New Roman" w:eastAsia="宋体" w:cs="Times New Roman"/>
            <w:rPrChange w:id="2470" w:author="......" w:date="2024-05-07T14:48:58Z">
              <w:rPr>
                <w:rFonts w:hint="default"/>
              </w:rPr>
            </w:rPrChange>
          </w:rPr>
          <w:fldChar w:fldCharType="separate"/>
        </w:r>
      </w:del>
      <w:del w:id="2472" w:author="......" w:date="2024-03-26T00:49:15Z">
        <w:r>
          <w:rPr>
            <w:rFonts w:hint="default" w:ascii="Times New Roman" w:hAnsi="Times New Roman" w:eastAsia="宋体" w:cs="Times New Roman"/>
            <w:rPrChange w:id="2473" w:author="......" w:date="2024-05-07T14:48:58Z">
              <w:rPr>
                <w:rFonts w:hint="default"/>
              </w:rPr>
            </w:rPrChange>
          </w:rPr>
          <w:delText>5</w:delText>
        </w:r>
      </w:del>
      <w:del w:id="2475" w:author="......" w:date="2024-03-26T00:49:15Z">
        <w:r>
          <w:rPr>
            <w:rFonts w:hint="default" w:ascii="Times New Roman" w:hAnsi="Times New Roman" w:eastAsia="宋体" w:cs="Times New Roman"/>
            <w:rPrChange w:id="2476" w:author="......" w:date="2024-05-07T14:48:58Z">
              <w:rPr>
                <w:rFonts w:hint="default"/>
              </w:rPr>
            </w:rPrChange>
          </w:rPr>
          <w:fldChar w:fldCharType="end"/>
        </w:r>
      </w:del>
      <w:del w:id="2478" w:author="......" w:date="2024-03-26T00:49:15Z">
        <w:r>
          <w:rPr>
            <w:rFonts w:hint="default" w:ascii="Times New Roman" w:hAnsi="Times New Roman" w:eastAsia="宋体" w:cs="Times New Roman"/>
            <w:rPrChange w:id="2479" w:author="......" w:date="2024-05-07T14:48:58Z">
              <w:rPr>
                <w:rFonts w:hint="default"/>
              </w:rPr>
            </w:rPrChange>
          </w:rPr>
          <w:fldChar w:fldCharType="end"/>
        </w:r>
      </w:del>
    </w:p>
    <w:p>
      <w:pPr>
        <w:pStyle w:val="2"/>
        <w:numPr>
          <w:ins w:id="2482" w:author="......" w:date="2024-03-26T00:51:26Z"/>
        </w:numPr>
        <w:tabs>
          <w:tab w:val="right" w:leader="dot" w:pos="8306"/>
        </w:tabs>
        <w:rPr>
          <w:del w:id="2483" w:author="......" w:date="2024-03-26T00:49:15Z"/>
          <w:rFonts w:hint="default" w:ascii="Times New Roman" w:hAnsi="Times New Roman" w:eastAsia="宋体" w:cs="Times New Roman"/>
          <w:rPrChange w:id="2484" w:author="......" w:date="2024-05-07T14:48:58Z">
            <w:rPr>
              <w:del w:id="2485" w:author="......" w:date="2024-03-26T00:49:15Z"/>
              <w:rFonts w:hint="default"/>
            </w:rPr>
          </w:rPrChange>
        </w:rPr>
        <w:pPrChange w:id="2481" w:author="......" w:date="2024-03-26T00:51:26Z">
          <w:pPr>
            <w:pStyle w:val="12"/>
            <w:tabs>
              <w:tab w:val="right" w:leader="dot" w:pos="8306"/>
            </w:tabs>
          </w:pPr>
        </w:pPrChange>
      </w:pPr>
      <w:del w:id="2486" w:author="......" w:date="2024-03-26T00:49:15Z">
        <w:r>
          <w:rPr>
            <w:rFonts w:hint="default" w:ascii="Times New Roman" w:hAnsi="Times New Roman" w:eastAsia="宋体" w:cs="Times New Roman"/>
            <w:rPrChange w:id="2487" w:author="......" w:date="2024-05-07T14:48:58Z">
              <w:rPr>
                <w:rFonts w:hint="default"/>
              </w:rPr>
            </w:rPrChange>
          </w:rPr>
          <w:fldChar w:fldCharType="begin"/>
        </w:r>
      </w:del>
      <w:del w:id="2489" w:author="......" w:date="2024-03-26T00:49:15Z">
        <w:r>
          <w:rPr>
            <w:rFonts w:hint="default" w:ascii="Times New Roman" w:hAnsi="Times New Roman" w:eastAsia="宋体" w:cs="Times New Roman"/>
            <w:rPrChange w:id="2490" w:author="......" w:date="2024-05-07T14:48:58Z">
              <w:rPr>
                <w:rFonts w:hint="default"/>
              </w:rPr>
            </w:rPrChange>
          </w:rPr>
          <w:delInstrText xml:space="preserve"> HYPERLINK \l _Toc4463 </w:delInstrText>
        </w:r>
      </w:del>
      <w:del w:id="2492" w:author="......" w:date="2024-03-26T00:49:15Z">
        <w:r>
          <w:rPr>
            <w:rFonts w:hint="default" w:ascii="Times New Roman" w:hAnsi="Times New Roman" w:eastAsia="宋体" w:cs="Times New Roman"/>
            <w:rPrChange w:id="2493" w:author="......" w:date="2024-05-07T14:48:58Z">
              <w:rPr>
                <w:rFonts w:hint="default"/>
              </w:rPr>
            </w:rPrChange>
          </w:rPr>
          <w:fldChar w:fldCharType="separate"/>
        </w:r>
      </w:del>
      <w:del w:id="2495" w:author="......" w:date="2024-03-26T00:49:15Z">
        <w:r>
          <w:rPr>
            <w:rFonts w:hint="default" w:ascii="Times New Roman" w:hAnsi="Times New Roman" w:eastAsia="宋体" w:cs="Times New Roman"/>
            <w:rPrChange w:id="2496" w:author="......" w:date="2024-05-07T14:48:58Z">
              <w:rPr>
                <w:rFonts w:hint="default"/>
              </w:rPr>
            </w:rPrChange>
          </w:rPr>
          <w:delText>2.3.1. 基本属性</w:delText>
        </w:r>
      </w:del>
      <w:del w:id="2498" w:author="......" w:date="2024-03-26T00:49:15Z">
        <w:r>
          <w:rPr>
            <w:rFonts w:hint="default" w:ascii="Times New Roman" w:hAnsi="Times New Roman" w:eastAsia="宋体" w:cs="Times New Roman"/>
            <w:rPrChange w:id="2499" w:author="......" w:date="2024-05-07T14:48:58Z">
              <w:rPr>
                <w:rFonts w:hint="default"/>
              </w:rPr>
            </w:rPrChange>
          </w:rPr>
          <w:tab/>
        </w:r>
      </w:del>
      <w:del w:id="2501" w:author="......" w:date="2024-03-26T00:49:15Z">
        <w:r>
          <w:rPr>
            <w:rFonts w:hint="default" w:ascii="Times New Roman" w:hAnsi="Times New Roman" w:eastAsia="宋体" w:cs="Times New Roman"/>
            <w:rPrChange w:id="2502" w:author="......" w:date="2024-05-07T14:48:58Z">
              <w:rPr>
                <w:rFonts w:hint="default"/>
              </w:rPr>
            </w:rPrChange>
          </w:rPr>
          <w:fldChar w:fldCharType="begin"/>
        </w:r>
      </w:del>
      <w:del w:id="2504" w:author="......" w:date="2024-03-26T00:49:15Z">
        <w:r>
          <w:rPr>
            <w:rFonts w:hint="default" w:ascii="Times New Roman" w:hAnsi="Times New Roman" w:eastAsia="宋体" w:cs="Times New Roman"/>
            <w:rPrChange w:id="2505" w:author="......" w:date="2024-05-07T14:48:58Z">
              <w:rPr>
                <w:rFonts w:hint="default"/>
              </w:rPr>
            </w:rPrChange>
          </w:rPr>
          <w:delInstrText xml:space="preserve"> PAGEREF _Toc4463 \h </w:delInstrText>
        </w:r>
      </w:del>
      <w:del w:id="2507" w:author="......" w:date="2024-03-26T00:49:15Z">
        <w:r>
          <w:rPr>
            <w:rFonts w:hint="default" w:ascii="Times New Roman" w:hAnsi="Times New Roman" w:eastAsia="宋体" w:cs="Times New Roman"/>
            <w:rPrChange w:id="2508" w:author="......" w:date="2024-05-07T14:48:58Z">
              <w:rPr>
                <w:rFonts w:hint="default"/>
              </w:rPr>
            </w:rPrChange>
          </w:rPr>
          <w:fldChar w:fldCharType="separate"/>
        </w:r>
      </w:del>
      <w:del w:id="2510" w:author="......" w:date="2024-03-26T00:49:15Z">
        <w:r>
          <w:rPr>
            <w:rFonts w:hint="default" w:ascii="Times New Roman" w:hAnsi="Times New Roman" w:eastAsia="宋体" w:cs="Times New Roman"/>
            <w:rPrChange w:id="2511" w:author="......" w:date="2024-05-07T14:48:58Z">
              <w:rPr>
                <w:rFonts w:hint="default"/>
              </w:rPr>
            </w:rPrChange>
          </w:rPr>
          <w:delText>5</w:delText>
        </w:r>
      </w:del>
      <w:del w:id="2513" w:author="......" w:date="2024-03-26T00:49:15Z">
        <w:r>
          <w:rPr>
            <w:rFonts w:hint="default" w:ascii="Times New Roman" w:hAnsi="Times New Roman" w:eastAsia="宋体" w:cs="Times New Roman"/>
            <w:rPrChange w:id="2514" w:author="......" w:date="2024-05-07T14:48:58Z">
              <w:rPr>
                <w:rFonts w:hint="default"/>
              </w:rPr>
            </w:rPrChange>
          </w:rPr>
          <w:fldChar w:fldCharType="end"/>
        </w:r>
      </w:del>
      <w:del w:id="2516" w:author="......" w:date="2024-03-26T00:49:15Z">
        <w:r>
          <w:rPr>
            <w:rFonts w:hint="default" w:ascii="Times New Roman" w:hAnsi="Times New Roman" w:eastAsia="宋体" w:cs="Times New Roman"/>
            <w:rPrChange w:id="2517" w:author="......" w:date="2024-05-07T14:48:58Z">
              <w:rPr>
                <w:rFonts w:hint="default"/>
              </w:rPr>
            </w:rPrChange>
          </w:rPr>
          <w:fldChar w:fldCharType="end"/>
        </w:r>
      </w:del>
    </w:p>
    <w:p>
      <w:pPr>
        <w:pStyle w:val="2"/>
        <w:numPr>
          <w:ins w:id="2520" w:author="......" w:date="2024-03-26T00:51:26Z"/>
        </w:numPr>
        <w:tabs>
          <w:tab w:val="right" w:leader="dot" w:pos="8306"/>
        </w:tabs>
        <w:rPr>
          <w:del w:id="2521" w:author="......" w:date="2024-03-26T00:49:15Z"/>
          <w:rFonts w:hint="default" w:ascii="Times New Roman" w:hAnsi="Times New Roman" w:eastAsia="宋体" w:cs="Times New Roman"/>
          <w:rPrChange w:id="2522" w:author="......" w:date="2024-05-07T14:48:58Z">
            <w:rPr>
              <w:del w:id="2523" w:author="......" w:date="2024-03-26T00:49:15Z"/>
              <w:rFonts w:hint="default"/>
            </w:rPr>
          </w:rPrChange>
        </w:rPr>
        <w:pPrChange w:id="2519" w:author="......" w:date="2024-03-26T00:51:26Z">
          <w:pPr>
            <w:pStyle w:val="12"/>
            <w:tabs>
              <w:tab w:val="right" w:leader="dot" w:pos="8306"/>
            </w:tabs>
          </w:pPr>
        </w:pPrChange>
      </w:pPr>
      <w:del w:id="2524" w:author="......" w:date="2024-03-26T00:49:15Z">
        <w:r>
          <w:rPr>
            <w:rFonts w:hint="default" w:ascii="Times New Roman" w:hAnsi="Times New Roman" w:eastAsia="宋体" w:cs="Times New Roman"/>
            <w:rPrChange w:id="2525" w:author="......" w:date="2024-05-07T14:48:58Z">
              <w:rPr>
                <w:rFonts w:hint="default"/>
              </w:rPr>
            </w:rPrChange>
          </w:rPr>
          <w:fldChar w:fldCharType="begin"/>
        </w:r>
      </w:del>
      <w:del w:id="2527" w:author="......" w:date="2024-03-26T00:49:15Z">
        <w:r>
          <w:rPr>
            <w:rFonts w:hint="default" w:ascii="Times New Roman" w:hAnsi="Times New Roman" w:eastAsia="宋体" w:cs="Times New Roman"/>
            <w:rPrChange w:id="2528" w:author="......" w:date="2024-05-07T14:48:58Z">
              <w:rPr>
                <w:rFonts w:hint="default"/>
              </w:rPr>
            </w:rPrChange>
          </w:rPr>
          <w:delInstrText xml:space="preserve"> HYPERLINK \l _Toc25420 </w:delInstrText>
        </w:r>
      </w:del>
      <w:del w:id="2530" w:author="......" w:date="2024-03-26T00:49:15Z">
        <w:r>
          <w:rPr>
            <w:rFonts w:hint="default" w:ascii="Times New Roman" w:hAnsi="Times New Roman" w:eastAsia="宋体" w:cs="Times New Roman"/>
            <w:rPrChange w:id="2531" w:author="......" w:date="2024-05-07T14:48:58Z">
              <w:rPr>
                <w:rFonts w:hint="default"/>
              </w:rPr>
            </w:rPrChange>
          </w:rPr>
          <w:fldChar w:fldCharType="separate"/>
        </w:r>
      </w:del>
      <w:del w:id="2533" w:author="......" w:date="2024-03-26T00:49:15Z">
        <w:r>
          <w:rPr>
            <w:rFonts w:hint="default" w:ascii="Times New Roman" w:hAnsi="Times New Roman" w:eastAsia="宋体" w:cs="Times New Roman"/>
            <w:rPrChange w:id="2534" w:author="......" w:date="2024-05-07T14:48:58Z">
              <w:rPr>
                <w:rFonts w:hint="default"/>
              </w:rPr>
            </w:rPrChange>
          </w:rPr>
          <w:delText>2.3.2. 用户需求</w:delText>
        </w:r>
      </w:del>
      <w:del w:id="2536" w:author="......" w:date="2024-03-26T00:49:15Z">
        <w:r>
          <w:rPr>
            <w:rFonts w:hint="default" w:ascii="Times New Roman" w:hAnsi="Times New Roman" w:eastAsia="宋体" w:cs="Times New Roman"/>
            <w:rPrChange w:id="2537" w:author="......" w:date="2024-05-07T14:48:58Z">
              <w:rPr>
                <w:rFonts w:hint="default"/>
              </w:rPr>
            </w:rPrChange>
          </w:rPr>
          <w:tab/>
        </w:r>
      </w:del>
      <w:del w:id="2539" w:author="......" w:date="2024-03-26T00:49:15Z">
        <w:r>
          <w:rPr>
            <w:rFonts w:hint="default" w:ascii="Times New Roman" w:hAnsi="Times New Roman" w:eastAsia="宋体" w:cs="Times New Roman"/>
            <w:rPrChange w:id="2540" w:author="......" w:date="2024-05-07T14:48:58Z">
              <w:rPr>
                <w:rFonts w:hint="default"/>
              </w:rPr>
            </w:rPrChange>
          </w:rPr>
          <w:fldChar w:fldCharType="begin"/>
        </w:r>
      </w:del>
      <w:del w:id="2542" w:author="......" w:date="2024-03-26T00:49:15Z">
        <w:r>
          <w:rPr>
            <w:rFonts w:hint="default" w:ascii="Times New Roman" w:hAnsi="Times New Roman" w:eastAsia="宋体" w:cs="Times New Roman"/>
            <w:rPrChange w:id="2543" w:author="......" w:date="2024-05-07T14:48:58Z">
              <w:rPr>
                <w:rFonts w:hint="default"/>
              </w:rPr>
            </w:rPrChange>
          </w:rPr>
          <w:delInstrText xml:space="preserve"> PAGEREF _Toc25420 \h </w:delInstrText>
        </w:r>
      </w:del>
      <w:del w:id="2545" w:author="......" w:date="2024-03-26T00:49:15Z">
        <w:r>
          <w:rPr>
            <w:rFonts w:hint="default" w:ascii="Times New Roman" w:hAnsi="Times New Roman" w:eastAsia="宋体" w:cs="Times New Roman"/>
            <w:rPrChange w:id="2546" w:author="......" w:date="2024-05-07T14:48:58Z">
              <w:rPr>
                <w:rFonts w:hint="default"/>
              </w:rPr>
            </w:rPrChange>
          </w:rPr>
          <w:fldChar w:fldCharType="separate"/>
        </w:r>
      </w:del>
      <w:del w:id="2548" w:author="......" w:date="2024-03-26T00:49:15Z">
        <w:r>
          <w:rPr>
            <w:rFonts w:hint="default" w:ascii="Times New Roman" w:hAnsi="Times New Roman" w:eastAsia="宋体" w:cs="Times New Roman"/>
            <w:rPrChange w:id="2549" w:author="......" w:date="2024-05-07T14:48:58Z">
              <w:rPr>
                <w:rFonts w:hint="default"/>
              </w:rPr>
            </w:rPrChange>
          </w:rPr>
          <w:delText>5</w:delText>
        </w:r>
      </w:del>
      <w:del w:id="2551" w:author="......" w:date="2024-03-26T00:49:15Z">
        <w:r>
          <w:rPr>
            <w:rFonts w:hint="default" w:ascii="Times New Roman" w:hAnsi="Times New Roman" w:eastAsia="宋体" w:cs="Times New Roman"/>
            <w:rPrChange w:id="2552" w:author="......" w:date="2024-05-07T14:48:58Z">
              <w:rPr>
                <w:rFonts w:hint="default"/>
              </w:rPr>
            </w:rPrChange>
          </w:rPr>
          <w:fldChar w:fldCharType="end"/>
        </w:r>
      </w:del>
      <w:del w:id="2554" w:author="......" w:date="2024-03-26T00:49:15Z">
        <w:r>
          <w:rPr>
            <w:rFonts w:hint="default" w:ascii="Times New Roman" w:hAnsi="Times New Roman" w:eastAsia="宋体" w:cs="Times New Roman"/>
            <w:rPrChange w:id="2555" w:author="......" w:date="2024-05-07T14:48:58Z">
              <w:rPr>
                <w:rFonts w:hint="default"/>
              </w:rPr>
            </w:rPrChange>
          </w:rPr>
          <w:fldChar w:fldCharType="end"/>
        </w:r>
      </w:del>
    </w:p>
    <w:p>
      <w:pPr>
        <w:pStyle w:val="2"/>
        <w:numPr>
          <w:ins w:id="2558" w:author="......" w:date="2024-03-26T00:51:26Z"/>
        </w:numPr>
        <w:tabs>
          <w:tab w:val="right" w:leader="dot" w:pos="8306"/>
        </w:tabs>
        <w:rPr>
          <w:del w:id="2559" w:author="......" w:date="2024-03-26T00:49:15Z"/>
          <w:rFonts w:hint="default" w:ascii="Times New Roman" w:hAnsi="Times New Roman" w:eastAsia="宋体" w:cs="Times New Roman"/>
          <w:rPrChange w:id="2560" w:author="......" w:date="2024-05-07T14:48:58Z">
            <w:rPr>
              <w:del w:id="2561" w:author="......" w:date="2024-03-26T00:49:15Z"/>
              <w:rFonts w:hint="default"/>
            </w:rPr>
          </w:rPrChange>
        </w:rPr>
        <w:pPrChange w:id="2557" w:author="......" w:date="2024-03-26T00:51:26Z">
          <w:pPr>
            <w:pStyle w:val="16"/>
            <w:tabs>
              <w:tab w:val="right" w:leader="dot" w:pos="8306"/>
            </w:tabs>
          </w:pPr>
        </w:pPrChange>
      </w:pPr>
      <w:del w:id="2562" w:author="......" w:date="2024-03-26T00:49:15Z">
        <w:r>
          <w:rPr>
            <w:rFonts w:hint="default" w:ascii="Times New Roman" w:hAnsi="Times New Roman" w:eastAsia="宋体" w:cs="Times New Roman"/>
            <w:rPrChange w:id="2563" w:author="......" w:date="2024-05-07T14:48:58Z">
              <w:rPr>
                <w:rFonts w:hint="default"/>
              </w:rPr>
            </w:rPrChange>
          </w:rPr>
          <w:fldChar w:fldCharType="begin"/>
        </w:r>
      </w:del>
      <w:del w:id="2565" w:author="......" w:date="2024-03-26T00:49:15Z">
        <w:r>
          <w:rPr>
            <w:rFonts w:hint="default" w:ascii="Times New Roman" w:hAnsi="Times New Roman" w:eastAsia="宋体" w:cs="Times New Roman"/>
            <w:rPrChange w:id="2566" w:author="......" w:date="2024-05-07T14:48:58Z">
              <w:rPr>
                <w:rFonts w:hint="default"/>
              </w:rPr>
            </w:rPrChange>
          </w:rPr>
          <w:delInstrText xml:space="preserve"> HYPERLINK \l _Toc948 </w:delInstrText>
        </w:r>
      </w:del>
      <w:del w:id="2568" w:author="......" w:date="2024-03-26T00:49:15Z">
        <w:r>
          <w:rPr>
            <w:rFonts w:hint="default" w:ascii="Times New Roman" w:hAnsi="Times New Roman" w:eastAsia="宋体" w:cs="Times New Roman"/>
            <w:rPrChange w:id="2569" w:author="......" w:date="2024-05-07T14:48:58Z">
              <w:rPr>
                <w:rFonts w:hint="default"/>
              </w:rPr>
            </w:rPrChange>
          </w:rPr>
          <w:fldChar w:fldCharType="separate"/>
        </w:r>
      </w:del>
      <w:del w:id="2571" w:author="......" w:date="2024-03-26T00:49:15Z">
        <w:r>
          <w:rPr>
            <w:rFonts w:hint="default" w:ascii="Times New Roman" w:hAnsi="Times New Roman" w:eastAsia="宋体" w:cs="Times New Roman"/>
            <w:rPrChange w:id="2572" w:author="......" w:date="2024-05-07T14:48:58Z">
              <w:rPr>
                <w:rFonts w:hint="default"/>
              </w:rPr>
            </w:rPrChange>
          </w:rPr>
          <w:delText>2.4. 约束</w:delText>
        </w:r>
      </w:del>
      <w:del w:id="2574" w:author="......" w:date="2024-03-26T00:49:15Z">
        <w:r>
          <w:rPr>
            <w:rFonts w:hint="default" w:ascii="Times New Roman" w:hAnsi="Times New Roman" w:eastAsia="宋体" w:cs="Times New Roman"/>
            <w:rPrChange w:id="2575" w:author="......" w:date="2024-05-07T14:48:58Z">
              <w:rPr>
                <w:rFonts w:hint="default"/>
              </w:rPr>
            </w:rPrChange>
          </w:rPr>
          <w:tab/>
        </w:r>
      </w:del>
      <w:del w:id="2577" w:author="......" w:date="2024-03-26T00:49:15Z">
        <w:r>
          <w:rPr>
            <w:rFonts w:hint="default" w:ascii="Times New Roman" w:hAnsi="Times New Roman" w:eastAsia="宋体" w:cs="Times New Roman"/>
            <w:rPrChange w:id="2578" w:author="......" w:date="2024-05-07T14:48:58Z">
              <w:rPr>
                <w:rFonts w:hint="default"/>
              </w:rPr>
            </w:rPrChange>
          </w:rPr>
          <w:fldChar w:fldCharType="begin"/>
        </w:r>
      </w:del>
      <w:del w:id="2580" w:author="......" w:date="2024-03-26T00:49:15Z">
        <w:r>
          <w:rPr>
            <w:rFonts w:hint="default" w:ascii="Times New Roman" w:hAnsi="Times New Roman" w:eastAsia="宋体" w:cs="Times New Roman"/>
            <w:rPrChange w:id="2581" w:author="......" w:date="2024-05-07T14:48:58Z">
              <w:rPr>
                <w:rFonts w:hint="default"/>
              </w:rPr>
            </w:rPrChange>
          </w:rPr>
          <w:delInstrText xml:space="preserve"> PAGEREF _Toc948 \h </w:delInstrText>
        </w:r>
      </w:del>
      <w:del w:id="2583" w:author="......" w:date="2024-03-26T00:49:15Z">
        <w:r>
          <w:rPr>
            <w:rFonts w:hint="default" w:ascii="Times New Roman" w:hAnsi="Times New Roman" w:eastAsia="宋体" w:cs="Times New Roman"/>
            <w:rPrChange w:id="2584" w:author="......" w:date="2024-05-07T14:48:58Z">
              <w:rPr>
                <w:rFonts w:hint="default"/>
              </w:rPr>
            </w:rPrChange>
          </w:rPr>
          <w:fldChar w:fldCharType="separate"/>
        </w:r>
      </w:del>
      <w:del w:id="2586" w:author="......" w:date="2024-03-26T00:49:15Z">
        <w:r>
          <w:rPr>
            <w:rFonts w:hint="default" w:ascii="Times New Roman" w:hAnsi="Times New Roman" w:eastAsia="宋体" w:cs="Times New Roman"/>
            <w:rPrChange w:id="2587" w:author="......" w:date="2024-05-07T14:48:58Z">
              <w:rPr>
                <w:rFonts w:hint="default"/>
              </w:rPr>
            </w:rPrChange>
          </w:rPr>
          <w:delText>5</w:delText>
        </w:r>
      </w:del>
      <w:del w:id="2589" w:author="......" w:date="2024-03-26T00:49:15Z">
        <w:r>
          <w:rPr>
            <w:rFonts w:hint="default" w:ascii="Times New Roman" w:hAnsi="Times New Roman" w:eastAsia="宋体" w:cs="Times New Roman"/>
            <w:rPrChange w:id="2590" w:author="......" w:date="2024-05-07T14:48:58Z">
              <w:rPr>
                <w:rFonts w:hint="default"/>
              </w:rPr>
            </w:rPrChange>
          </w:rPr>
          <w:fldChar w:fldCharType="end"/>
        </w:r>
      </w:del>
      <w:del w:id="2592" w:author="......" w:date="2024-03-26T00:49:15Z">
        <w:r>
          <w:rPr>
            <w:rFonts w:hint="default" w:ascii="Times New Roman" w:hAnsi="Times New Roman" w:eastAsia="宋体" w:cs="Times New Roman"/>
            <w:rPrChange w:id="2593" w:author="......" w:date="2024-05-07T14:48:58Z">
              <w:rPr>
                <w:rFonts w:hint="default"/>
              </w:rPr>
            </w:rPrChange>
          </w:rPr>
          <w:fldChar w:fldCharType="end"/>
        </w:r>
      </w:del>
    </w:p>
    <w:p>
      <w:pPr>
        <w:pStyle w:val="2"/>
        <w:numPr>
          <w:ins w:id="2596" w:author="......" w:date="2024-03-26T00:51:26Z"/>
        </w:numPr>
        <w:tabs>
          <w:tab w:val="right" w:leader="dot" w:pos="8306"/>
        </w:tabs>
        <w:rPr>
          <w:del w:id="2597" w:author="......" w:date="2024-03-26T00:49:15Z"/>
          <w:rFonts w:hint="default" w:ascii="Times New Roman" w:hAnsi="Times New Roman" w:eastAsia="宋体" w:cs="Times New Roman"/>
          <w:rPrChange w:id="2598" w:author="......" w:date="2024-05-07T14:48:58Z">
            <w:rPr>
              <w:del w:id="2599" w:author="......" w:date="2024-03-26T00:49:15Z"/>
              <w:rFonts w:hint="default"/>
            </w:rPr>
          </w:rPrChange>
        </w:rPr>
        <w:pPrChange w:id="2595" w:author="......" w:date="2024-03-26T00:51:26Z">
          <w:pPr>
            <w:pStyle w:val="16"/>
            <w:tabs>
              <w:tab w:val="right" w:leader="dot" w:pos="8306"/>
            </w:tabs>
          </w:pPr>
        </w:pPrChange>
      </w:pPr>
      <w:del w:id="2600" w:author="......" w:date="2024-03-26T00:49:15Z">
        <w:r>
          <w:rPr>
            <w:rFonts w:hint="default" w:ascii="Times New Roman" w:hAnsi="Times New Roman" w:eastAsia="宋体" w:cs="Times New Roman"/>
            <w:rPrChange w:id="2601" w:author="......" w:date="2024-05-07T14:48:58Z">
              <w:rPr>
                <w:rFonts w:hint="default"/>
              </w:rPr>
            </w:rPrChange>
          </w:rPr>
          <w:fldChar w:fldCharType="begin"/>
        </w:r>
      </w:del>
      <w:del w:id="2603" w:author="......" w:date="2024-03-26T00:49:15Z">
        <w:r>
          <w:rPr>
            <w:rFonts w:hint="default" w:ascii="Times New Roman" w:hAnsi="Times New Roman" w:eastAsia="宋体" w:cs="Times New Roman"/>
            <w:rPrChange w:id="2604" w:author="......" w:date="2024-05-07T14:48:58Z">
              <w:rPr>
                <w:rFonts w:hint="default"/>
              </w:rPr>
            </w:rPrChange>
          </w:rPr>
          <w:delInstrText xml:space="preserve"> HYPERLINK \l _Toc30005 </w:delInstrText>
        </w:r>
      </w:del>
      <w:del w:id="2606" w:author="......" w:date="2024-03-26T00:49:15Z">
        <w:r>
          <w:rPr>
            <w:rFonts w:hint="default" w:ascii="Times New Roman" w:hAnsi="Times New Roman" w:eastAsia="宋体" w:cs="Times New Roman"/>
            <w:rPrChange w:id="2607" w:author="......" w:date="2024-05-07T14:48:58Z">
              <w:rPr>
                <w:rFonts w:hint="default"/>
              </w:rPr>
            </w:rPrChange>
          </w:rPr>
          <w:fldChar w:fldCharType="separate"/>
        </w:r>
      </w:del>
      <w:del w:id="2609" w:author="......" w:date="2024-03-26T00:49:15Z">
        <w:r>
          <w:rPr>
            <w:rFonts w:hint="default" w:ascii="Times New Roman" w:hAnsi="Times New Roman" w:eastAsia="宋体" w:cs="Times New Roman"/>
            <w:rPrChange w:id="2610" w:author="......" w:date="2024-05-07T14:48:58Z">
              <w:rPr>
                <w:rFonts w:hint="default"/>
              </w:rPr>
            </w:rPrChange>
          </w:rPr>
          <w:delText>2.5. 假设和依赖关系</w:delText>
        </w:r>
      </w:del>
      <w:del w:id="2612" w:author="......" w:date="2024-03-26T00:49:15Z">
        <w:r>
          <w:rPr>
            <w:rFonts w:hint="default" w:ascii="Times New Roman" w:hAnsi="Times New Roman" w:eastAsia="宋体" w:cs="Times New Roman"/>
            <w:rPrChange w:id="2613" w:author="......" w:date="2024-05-07T14:48:58Z">
              <w:rPr>
                <w:rFonts w:hint="default"/>
              </w:rPr>
            </w:rPrChange>
          </w:rPr>
          <w:tab/>
        </w:r>
      </w:del>
      <w:del w:id="2615" w:author="......" w:date="2024-03-26T00:49:15Z">
        <w:r>
          <w:rPr>
            <w:rFonts w:hint="default" w:ascii="Times New Roman" w:hAnsi="Times New Roman" w:eastAsia="宋体" w:cs="Times New Roman"/>
            <w:rPrChange w:id="2616" w:author="......" w:date="2024-05-07T14:48:58Z">
              <w:rPr>
                <w:rFonts w:hint="default"/>
              </w:rPr>
            </w:rPrChange>
          </w:rPr>
          <w:fldChar w:fldCharType="begin"/>
        </w:r>
      </w:del>
      <w:del w:id="2618" w:author="......" w:date="2024-03-26T00:49:15Z">
        <w:r>
          <w:rPr>
            <w:rFonts w:hint="default" w:ascii="Times New Roman" w:hAnsi="Times New Roman" w:eastAsia="宋体" w:cs="Times New Roman"/>
            <w:rPrChange w:id="2619" w:author="......" w:date="2024-05-07T14:48:58Z">
              <w:rPr>
                <w:rFonts w:hint="default"/>
              </w:rPr>
            </w:rPrChange>
          </w:rPr>
          <w:delInstrText xml:space="preserve"> PAGEREF _Toc30005 \h </w:delInstrText>
        </w:r>
      </w:del>
      <w:del w:id="2621" w:author="......" w:date="2024-03-26T00:49:15Z">
        <w:r>
          <w:rPr>
            <w:rFonts w:hint="default" w:ascii="Times New Roman" w:hAnsi="Times New Roman" w:eastAsia="宋体" w:cs="Times New Roman"/>
            <w:rPrChange w:id="2622" w:author="......" w:date="2024-05-07T14:48:58Z">
              <w:rPr>
                <w:rFonts w:hint="default"/>
              </w:rPr>
            </w:rPrChange>
          </w:rPr>
          <w:fldChar w:fldCharType="separate"/>
        </w:r>
      </w:del>
      <w:del w:id="2624" w:author="......" w:date="2024-03-26T00:49:15Z">
        <w:r>
          <w:rPr>
            <w:rFonts w:hint="default" w:ascii="Times New Roman" w:hAnsi="Times New Roman" w:eastAsia="宋体" w:cs="Times New Roman"/>
            <w:rPrChange w:id="2625" w:author="......" w:date="2024-05-07T14:48:58Z">
              <w:rPr>
                <w:rFonts w:hint="default"/>
              </w:rPr>
            </w:rPrChange>
          </w:rPr>
          <w:delText>5</w:delText>
        </w:r>
      </w:del>
      <w:del w:id="2627" w:author="......" w:date="2024-03-26T00:49:15Z">
        <w:r>
          <w:rPr>
            <w:rFonts w:hint="default" w:ascii="Times New Roman" w:hAnsi="Times New Roman" w:eastAsia="宋体" w:cs="Times New Roman"/>
            <w:rPrChange w:id="2628" w:author="......" w:date="2024-05-07T14:48:58Z">
              <w:rPr>
                <w:rFonts w:hint="default"/>
              </w:rPr>
            </w:rPrChange>
          </w:rPr>
          <w:fldChar w:fldCharType="end"/>
        </w:r>
      </w:del>
      <w:del w:id="2630" w:author="......" w:date="2024-03-26T00:49:15Z">
        <w:r>
          <w:rPr>
            <w:rFonts w:hint="default" w:ascii="Times New Roman" w:hAnsi="Times New Roman" w:eastAsia="宋体" w:cs="Times New Roman"/>
            <w:rPrChange w:id="2631" w:author="......" w:date="2024-05-07T14:48:58Z">
              <w:rPr>
                <w:rFonts w:hint="default"/>
              </w:rPr>
            </w:rPrChange>
          </w:rPr>
          <w:fldChar w:fldCharType="end"/>
        </w:r>
      </w:del>
    </w:p>
    <w:p>
      <w:pPr>
        <w:pStyle w:val="2"/>
        <w:numPr>
          <w:ins w:id="2634" w:author="......" w:date="2024-03-26T00:51:26Z"/>
        </w:numPr>
        <w:tabs>
          <w:tab w:val="right" w:leader="dot" w:pos="8306"/>
        </w:tabs>
        <w:rPr>
          <w:del w:id="2635" w:author="......" w:date="2024-03-26T00:49:15Z"/>
          <w:rFonts w:hint="default" w:ascii="Times New Roman" w:hAnsi="Times New Roman" w:eastAsia="宋体" w:cs="Times New Roman"/>
          <w:rPrChange w:id="2636" w:author="......" w:date="2024-05-07T14:48:58Z">
            <w:rPr>
              <w:del w:id="2637" w:author="......" w:date="2024-03-26T00:49:15Z"/>
              <w:rFonts w:hint="default"/>
            </w:rPr>
          </w:rPrChange>
        </w:rPr>
        <w:pPrChange w:id="2633" w:author="......" w:date="2024-03-26T00:51:26Z">
          <w:pPr>
            <w:pStyle w:val="12"/>
            <w:tabs>
              <w:tab w:val="right" w:leader="dot" w:pos="8306"/>
            </w:tabs>
          </w:pPr>
        </w:pPrChange>
      </w:pPr>
      <w:del w:id="2638" w:author="......" w:date="2024-03-26T00:49:15Z">
        <w:r>
          <w:rPr>
            <w:rFonts w:hint="default" w:ascii="Times New Roman" w:hAnsi="Times New Roman" w:eastAsia="宋体" w:cs="Times New Roman"/>
            <w:rPrChange w:id="2639" w:author="......" w:date="2024-05-07T14:48:58Z">
              <w:rPr>
                <w:rFonts w:hint="default"/>
              </w:rPr>
            </w:rPrChange>
          </w:rPr>
          <w:fldChar w:fldCharType="begin"/>
        </w:r>
      </w:del>
      <w:del w:id="2641" w:author="......" w:date="2024-03-26T00:49:15Z">
        <w:r>
          <w:rPr>
            <w:rFonts w:hint="default" w:ascii="Times New Roman" w:hAnsi="Times New Roman" w:eastAsia="宋体" w:cs="Times New Roman"/>
            <w:rPrChange w:id="2642" w:author="......" w:date="2024-05-07T14:48:58Z">
              <w:rPr>
                <w:rFonts w:hint="default"/>
              </w:rPr>
            </w:rPrChange>
          </w:rPr>
          <w:delInstrText xml:space="preserve"> HYPERLINK \l _Toc10874 </w:delInstrText>
        </w:r>
      </w:del>
      <w:del w:id="2644" w:author="......" w:date="2024-03-26T00:49:15Z">
        <w:r>
          <w:rPr>
            <w:rFonts w:hint="default" w:ascii="Times New Roman" w:hAnsi="Times New Roman" w:eastAsia="宋体" w:cs="Times New Roman"/>
            <w:rPrChange w:id="2645" w:author="......" w:date="2024-05-07T14:48:58Z">
              <w:rPr>
                <w:rFonts w:hint="default"/>
              </w:rPr>
            </w:rPrChange>
          </w:rPr>
          <w:fldChar w:fldCharType="separate"/>
        </w:r>
      </w:del>
      <w:del w:id="2647" w:author="......" w:date="2024-03-26T00:49:15Z">
        <w:r>
          <w:rPr>
            <w:rFonts w:hint="default" w:ascii="Times New Roman" w:hAnsi="Times New Roman" w:eastAsia="宋体" w:cs="Times New Roman"/>
            <w:lang w:val="en-US" w:eastAsia="zh-CN"/>
            <w:rPrChange w:id="2648" w:author="......" w:date="2024-05-07T14:48:58Z">
              <w:rPr>
                <w:rFonts w:hint="default"/>
                <w:lang w:val="en-US" w:eastAsia="zh-CN"/>
              </w:rPr>
            </w:rPrChange>
          </w:rPr>
          <w:delText>2.5.1. 假设</w:delText>
        </w:r>
      </w:del>
      <w:del w:id="2650" w:author="......" w:date="2024-03-26T00:49:15Z">
        <w:r>
          <w:rPr>
            <w:rFonts w:hint="default" w:ascii="Times New Roman" w:hAnsi="Times New Roman" w:eastAsia="宋体" w:cs="Times New Roman"/>
            <w:rPrChange w:id="2651" w:author="......" w:date="2024-05-07T14:48:58Z">
              <w:rPr>
                <w:rFonts w:hint="default"/>
              </w:rPr>
            </w:rPrChange>
          </w:rPr>
          <w:tab/>
        </w:r>
      </w:del>
      <w:del w:id="2653" w:author="......" w:date="2024-03-26T00:49:15Z">
        <w:r>
          <w:rPr>
            <w:rFonts w:hint="default" w:ascii="Times New Roman" w:hAnsi="Times New Roman" w:eastAsia="宋体" w:cs="Times New Roman"/>
            <w:rPrChange w:id="2654" w:author="......" w:date="2024-05-07T14:48:58Z">
              <w:rPr>
                <w:rFonts w:hint="default"/>
              </w:rPr>
            </w:rPrChange>
          </w:rPr>
          <w:fldChar w:fldCharType="begin"/>
        </w:r>
      </w:del>
      <w:del w:id="2656" w:author="......" w:date="2024-03-26T00:49:15Z">
        <w:r>
          <w:rPr>
            <w:rFonts w:hint="default" w:ascii="Times New Roman" w:hAnsi="Times New Roman" w:eastAsia="宋体" w:cs="Times New Roman"/>
            <w:rPrChange w:id="2657" w:author="......" w:date="2024-05-07T14:48:58Z">
              <w:rPr>
                <w:rFonts w:hint="default"/>
              </w:rPr>
            </w:rPrChange>
          </w:rPr>
          <w:delInstrText xml:space="preserve"> PAGEREF _Toc10874 \h </w:delInstrText>
        </w:r>
      </w:del>
      <w:del w:id="2659" w:author="......" w:date="2024-03-26T00:49:15Z">
        <w:r>
          <w:rPr>
            <w:rFonts w:hint="default" w:ascii="Times New Roman" w:hAnsi="Times New Roman" w:eastAsia="宋体" w:cs="Times New Roman"/>
            <w:rPrChange w:id="2660" w:author="......" w:date="2024-05-07T14:48:58Z">
              <w:rPr>
                <w:rFonts w:hint="default"/>
              </w:rPr>
            </w:rPrChange>
          </w:rPr>
          <w:fldChar w:fldCharType="separate"/>
        </w:r>
      </w:del>
      <w:del w:id="2662" w:author="......" w:date="2024-03-26T00:49:15Z">
        <w:r>
          <w:rPr>
            <w:rFonts w:hint="default" w:ascii="Times New Roman" w:hAnsi="Times New Roman" w:eastAsia="宋体" w:cs="Times New Roman"/>
            <w:rPrChange w:id="2663" w:author="......" w:date="2024-05-07T14:48:58Z">
              <w:rPr>
                <w:rFonts w:hint="default"/>
              </w:rPr>
            </w:rPrChange>
          </w:rPr>
          <w:delText>5</w:delText>
        </w:r>
      </w:del>
      <w:del w:id="2665" w:author="......" w:date="2024-03-26T00:49:15Z">
        <w:r>
          <w:rPr>
            <w:rFonts w:hint="default" w:ascii="Times New Roman" w:hAnsi="Times New Roman" w:eastAsia="宋体" w:cs="Times New Roman"/>
            <w:rPrChange w:id="2666" w:author="......" w:date="2024-05-07T14:48:58Z">
              <w:rPr>
                <w:rFonts w:hint="default"/>
              </w:rPr>
            </w:rPrChange>
          </w:rPr>
          <w:fldChar w:fldCharType="end"/>
        </w:r>
      </w:del>
      <w:del w:id="2668" w:author="......" w:date="2024-03-26T00:49:15Z">
        <w:r>
          <w:rPr>
            <w:rFonts w:hint="default" w:ascii="Times New Roman" w:hAnsi="Times New Roman" w:eastAsia="宋体" w:cs="Times New Roman"/>
            <w:rPrChange w:id="2669" w:author="......" w:date="2024-05-07T14:48:58Z">
              <w:rPr>
                <w:rFonts w:hint="default"/>
              </w:rPr>
            </w:rPrChange>
          </w:rPr>
          <w:fldChar w:fldCharType="end"/>
        </w:r>
      </w:del>
    </w:p>
    <w:p>
      <w:pPr>
        <w:pStyle w:val="2"/>
        <w:numPr>
          <w:ins w:id="2672" w:author="......" w:date="2024-03-26T00:51:26Z"/>
        </w:numPr>
        <w:tabs>
          <w:tab w:val="right" w:leader="dot" w:pos="8306"/>
        </w:tabs>
        <w:rPr>
          <w:del w:id="2673" w:author="......" w:date="2024-03-26T00:49:15Z"/>
          <w:rFonts w:hint="default" w:ascii="Times New Roman" w:hAnsi="Times New Roman" w:eastAsia="宋体" w:cs="Times New Roman"/>
          <w:rPrChange w:id="2674" w:author="......" w:date="2024-05-07T14:48:58Z">
            <w:rPr>
              <w:del w:id="2675" w:author="......" w:date="2024-03-26T00:49:15Z"/>
              <w:rFonts w:hint="default"/>
            </w:rPr>
          </w:rPrChange>
        </w:rPr>
        <w:pPrChange w:id="2671" w:author="......" w:date="2024-03-26T00:51:26Z">
          <w:pPr>
            <w:pStyle w:val="12"/>
            <w:tabs>
              <w:tab w:val="right" w:leader="dot" w:pos="8306"/>
            </w:tabs>
          </w:pPr>
        </w:pPrChange>
      </w:pPr>
      <w:del w:id="2676" w:author="......" w:date="2024-03-26T00:49:15Z">
        <w:r>
          <w:rPr>
            <w:rFonts w:hint="default" w:ascii="Times New Roman" w:hAnsi="Times New Roman" w:eastAsia="宋体" w:cs="Times New Roman"/>
            <w:rPrChange w:id="2677" w:author="......" w:date="2024-05-07T14:48:58Z">
              <w:rPr>
                <w:rFonts w:hint="default"/>
              </w:rPr>
            </w:rPrChange>
          </w:rPr>
          <w:fldChar w:fldCharType="begin"/>
        </w:r>
      </w:del>
      <w:del w:id="2679" w:author="......" w:date="2024-03-26T00:49:15Z">
        <w:r>
          <w:rPr>
            <w:rFonts w:hint="default" w:ascii="Times New Roman" w:hAnsi="Times New Roman" w:eastAsia="宋体" w:cs="Times New Roman"/>
            <w:rPrChange w:id="2680" w:author="......" w:date="2024-05-07T14:48:58Z">
              <w:rPr>
                <w:rFonts w:hint="default"/>
              </w:rPr>
            </w:rPrChange>
          </w:rPr>
          <w:delInstrText xml:space="preserve"> HYPERLINK \l _Toc10113 </w:delInstrText>
        </w:r>
      </w:del>
      <w:del w:id="2682" w:author="......" w:date="2024-03-26T00:49:15Z">
        <w:r>
          <w:rPr>
            <w:rFonts w:hint="default" w:ascii="Times New Roman" w:hAnsi="Times New Roman" w:eastAsia="宋体" w:cs="Times New Roman"/>
            <w:rPrChange w:id="2683" w:author="......" w:date="2024-05-07T14:48:58Z">
              <w:rPr>
                <w:rFonts w:hint="default"/>
              </w:rPr>
            </w:rPrChange>
          </w:rPr>
          <w:fldChar w:fldCharType="separate"/>
        </w:r>
      </w:del>
      <w:del w:id="2685" w:author="......" w:date="2024-03-26T00:49:15Z">
        <w:r>
          <w:rPr>
            <w:rFonts w:hint="default" w:ascii="Times New Roman" w:hAnsi="Times New Roman" w:eastAsia="宋体" w:cs="Times New Roman"/>
            <w:lang w:val="en-US" w:eastAsia="zh-CN"/>
            <w:rPrChange w:id="2686" w:author="......" w:date="2024-05-07T14:48:58Z">
              <w:rPr>
                <w:rFonts w:hint="default"/>
                <w:lang w:val="en-US" w:eastAsia="zh-CN"/>
              </w:rPr>
            </w:rPrChange>
          </w:rPr>
          <w:delText>2.5.2. 依赖关系</w:delText>
        </w:r>
      </w:del>
      <w:del w:id="2688" w:author="......" w:date="2024-03-26T00:49:15Z">
        <w:r>
          <w:rPr>
            <w:rFonts w:hint="default" w:ascii="Times New Roman" w:hAnsi="Times New Roman" w:eastAsia="宋体" w:cs="Times New Roman"/>
            <w:rPrChange w:id="2689" w:author="......" w:date="2024-05-07T14:48:58Z">
              <w:rPr>
                <w:rFonts w:hint="default"/>
              </w:rPr>
            </w:rPrChange>
          </w:rPr>
          <w:tab/>
        </w:r>
      </w:del>
      <w:del w:id="2691" w:author="......" w:date="2024-03-26T00:49:15Z">
        <w:r>
          <w:rPr>
            <w:rFonts w:hint="default" w:ascii="Times New Roman" w:hAnsi="Times New Roman" w:eastAsia="宋体" w:cs="Times New Roman"/>
            <w:rPrChange w:id="2692" w:author="......" w:date="2024-05-07T14:48:58Z">
              <w:rPr>
                <w:rFonts w:hint="default"/>
              </w:rPr>
            </w:rPrChange>
          </w:rPr>
          <w:fldChar w:fldCharType="begin"/>
        </w:r>
      </w:del>
      <w:del w:id="2694" w:author="......" w:date="2024-03-26T00:49:15Z">
        <w:r>
          <w:rPr>
            <w:rFonts w:hint="default" w:ascii="Times New Roman" w:hAnsi="Times New Roman" w:eastAsia="宋体" w:cs="Times New Roman"/>
            <w:rPrChange w:id="2695" w:author="......" w:date="2024-05-07T14:48:58Z">
              <w:rPr>
                <w:rFonts w:hint="default"/>
              </w:rPr>
            </w:rPrChange>
          </w:rPr>
          <w:delInstrText xml:space="preserve"> PAGEREF _Toc10113 \h </w:delInstrText>
        </w:r>
      </w:del>
      <w:del w:id="2697" w:author="......" w:date="2024-03-26T00:49:15Z">
        <w:r>
          <w:rPr>
            <w:rFonts w:hint="default" w:ascii="Times New Roman" w:hAnsi="Times New Roman" w:eastAsia="宋体" w:cs="Times New Roman"/>
            <w:rPrChange w:id="2698" w:author="......" w:date="2024-05-07T14:48:58Z">
              <w:rPr>
                <w:rFonts w:hint="default"/>
              </w:rPr>
            </w:rPrChange>
          </w:rPr>
          <w:fldChar w:fldCharType="separate"/>
        </w:r>
      </w:del>
      <w:del w:id="2700" w:author="......" w:date="2024-03-26T00:49:15Z">
        <w:r>
          <w:rPr>
            <w:rFonts w:hint="default" w:ascii="Times New Roman" w:hAnsi="Times New Roman" w:eastAsia="宋体" w:cs="Times New Roman"/>
            <w:rPrChange w:id="2701" w:author="......" w:date="2024-05-07T14:48:58Z">
              <w:rPr>
                <w:rFonts w:hint="default"/>
              </w:rPr>
            </w:rPrChange>
          </w:rPr>
          <w:delText>5</w:delText>
        </w:r>
      </w:del>
      <w:del w:id="2703" w:author="......" w:date="2024-03-26T00:49:15Z">
        <w:r>
          <w:rPr>
            <w:rFonts w:hint="default" w:ascii="Times New Roman" w:hAnsi="Times New Roman" w:eastAsia="宋体" w:cs="Times New Roman"/>
            <w:rPrChange w:id="2704" w:author="......" w:date="2024-05-07T14:48:58Z">
              <w:rPr>
                <w:rFonts w:hint="default"/>
              </w:rPr>
            </w:rPrChange>
          </w:rPr>
          <w:fldChar w:fldCharType="end"/>
        </w:r>
      </w:del>
      <w:del w:id="2706" w:author="......" w:date="2024-03-26T00:49:15Z">
        <w:r>
          <w:rPr>
            <w:rFonts w:hint="default" w:ascii="Times New Roman" w:hAnsi="Times New Roman" w:eastAsia="宋体" w:cs="Times New Roman"/>
            <w:rPrChange w:id="2707" w:author="......" w:date="2024-05-07T14:48:58Z">
              <w:rPr>
                <w:rFonts w:hint="default"/>
              </w:rPr>
            </w:rPrChange>
          </w:rPr>
          <w:fldChar w:fldCharType="end"/>
        </w:r>
      </w:del>
    </w:p>
    <w:p>
      <w:pPr>
        <w:pStyle w:val="2"/>
        <w:numPr>
          <w:ins w:id="2710" w:author="......" w:date="2024-03-26T00:51:26Z"/>
        </w:numPr>
        <w:tabs>
          <w:tab w:val="right" w:leader="dot" w:pos="8306"/>
        </w:tabs>
        <w:rPr>
          <w:del w:id="2711" w:author="......" w:date="2024-03-26T00:49:15Z"/>
          <w:rFonts w:hint="default" w:ascii="Times New Roman" w:hAnsi="Times New Roman" w:eastAsia="宋体" w:cs="Times New Roman"/>
          <w:rPrChange w:id="2712" w:author="......" w:date="2024-05-07T14:48:58Z">
            <w:rPr>
              <w:del w:id="2713" w:author="......" w:date="2024-03-26T00:49:15Z"/>
              <w:rFonts w:hint="default"/>
            </w:rPr>
          </w:rPrChange>
        </w:rPr>
        <w:pPrChange w:id="2709" w:author="......" w:date="2024-03-26T00:51:26Z">
          <w:pPr>
            <w:pStyle w:val="16"/>
            <w:tabs>
              <w:tab w:val="right" w:leader="dot" w:pos="8306"/>
            </w:tabs>
          </w:pPr>
        </w:pPrChange>
      </w:pPr>
      <w:del w:id="2714" w:author="......" w:date="2024-03-26T00:49:15Z">
        <w:r>
          <w:rPr>
            <w:rFonts w:hint="default" w:ascii="Times New Roman" w:hAnsi="Times New Roman" w:eastAsia="宋体" w:cs="Times New Roman"/>
            <w:rPrChange w:id="2715" w:author="......" w:date="2024-05-07T14:48:58Z">
              <w:rPr>
                <w:rFonts w:hint="default"/>
              </w:rPr>
            </w:rPrChange>
          </w:rPr>
          <w:fldChar w:fldCharType="begin"/>
        </w:r>
      </w:del>
      <w:del w:id="2717" w:author="......" w:date="2024-03-26T00:49:15Z">
        <w:r>
          <w:rPr>
            <w:rFonts w:hint="default" w:ascii="Times New Roman" w:hAnsi="Times New Roman" w:eastAsia="宋体" w:cs="Times New Roman"/>
            <w:rPrChange w:id="2718" w:author="......" w:date="2024-05-07T14:48:58Z">
              <w:rPr>
                <w:rFonts w:hint="default"/>
              </w:rPr>
            </w:rPrChange>
          </w:rPr>
          <w:delInstrText xml:space="preserve"> HYPERLINK \l _Toc27481 </w:delInstrText>
        </w:r>
      </w:del>
      <w:del w:id="2720" w:author="......" w:date="2024-03-26T00:49:15Z">
        <w:r>
          <w:rPr>
            <w:rFonts w:hint="default" w:ascii="Times New Roman" w:hAnsi="Times New Roman" w:eastAsia="宋体" w:cs="Times New Roman"/>
            <w:rPrChange w:id="2721" w:author="......" w:date="2024-05-07T14:48:58Z">
              <w:rPr>
                <w:rFonts w:hint="default"/>
              </w:rPr>
            </w:rPrChange>
          </w:rPr>
          <w:fldChar w:fldCharType="separate"/>
        </w:r>
      </w:del>
      <w:del w:id="2723" w:author="......" w:date="2024-03-26T00:49:15Z">
        <w:r>
          <w:rPr>
            <w:rFonts w:hint="default" w:ascii="Times New Roman" w:hAnsi="Times New Roman" w:eastAsia="宋体" w:cs="Times New Roman"/>
            <w:rPrChange w:id="2724" w:author="......" w:date="2024-05-07T14:48:58Z">
              <w:rPr>
                <w:rFonts w:hint="default"/>
              </w:rPr>
            </w:rPrChange>
          </w:rPr>
          <w:delText>2.6. 需求分配</w:delText>
        </w:r>
      </w:del>
      <w:del w:id="2726" w:author="......" w:date="2024-03-26T00:49:15Z">
        <w:r>
          <w:rPr>
            <w:rFonts w:hint="default" w:ascii="Times New Roman" w:hAnsi="Times New Roman" w:eastAsia="宋体" w:cs="Times New Roman"/>
            <w:rPrChange w:id="2727" w:author="......" w:date="2024-05-07T14:48:58Z">
              <w:rPr>
                <w:rFonts w:hint="default"/>
              </w:rPr>
            </w:rPrChange>
          </w:rPr>
          <w:tab/>
        </w:r>
      </w:del>
      <w:del w:id="2729" w:author="......" w:date="2024-03-26T00:49:15Z">
        <w:r>
          <w:rPr>
            <w:rFonts w:hint="default" w:ascii="Times New Roman" w:hAnsi="Times New Roman" w:eastAsia="宋体" w:cs="Times New Roman"/>
            <w:rPrChange w:id="2730" w:author="......" w:date="2024-05-07T14:48:58Z">
              <w:rPr>
                <w:rFonts w:hint="default"/>
              </w:rPr>
            </w:rPrChange>
          </w:rPr>
          <w:fldChar w:fldCharType="begin"/>
        </w:r>
      </w:del>
      <w:del w:id="2732" w:author="......" w:date="2024-03-26T00:49:15Z">
        <w:r>
          <w:rPr>
            <w:rFonts w:hint="default" w:ascii="Times New Roman" w:hAnsi="Times New Roman" w:eastAsia="宋体" w:cs="Times New Roman"/>
            <w:rPrChange w:id="2733" w:author="......" w:date="2024-05-07T14:48:58Z">
              <w:rPr>
                <w:rFonts w:hint="default"/>
              </w:rPr>
            </w:rPrChange>
          </w:rPr>
          <w:delInstrText xml:space="preserve"> PAGEREF _Toc27481 \h </w:delInstrText>
        </w:r>
      </w:del>
      <w:del w:id="2735" w:author="......" w:date="2024-03-26T00:49:15Z">
        <w:r>
          <w:rPr>
            <w:rFonts w:hint="default" w:ascii="Times New Roman" w:hAnsi="Times New Roman" w:eastAsia="宋体" w:cs="Times New Roman"/>
            <w:rPrChange w:id="2736" w:author="......" w:date="2024-05-07T14:48:58Z">
              <w:rPr>
                <w:rFonts w:hint="default"/>
              </w:rPr>
            </w:rPrChange>
          </w:rPr>
          <w:fldChar w:fldCharType="separate"/>
        </w:r>
      </w:del>
      <w:del w:id="2738" w:author="......" w:date="2024-03-26T00:49:15Z">
        <w:r>
          <w:rPr>
            <w:rFonts w:hint="default" w:ascii="Times New Roman" w:hAnsi="Times New Roman" w:eastAsia="宋体" w:cs="Times New Roman"/>
            <w:rPrChange w:id="2739" w:author="......" w:date="2024-05-07T14:48:58Z">
              <w:rPr>
                <w:rFonts w:hint="default"/>
              </w:rPr>
            </w:rPrChange>
          </w:rPr>
          <w:delText>5</w:delText>
        </w:r>
      </w:del>
      <w:del w:id="2741" w:author="......" w:date="2024-03-26T00:49:15Z">
        <w:r>
          <w:rPr>
            <w:rFonts w:hint="default" w:ascii="Times New Roman" w:hAnsi="Times New Roman" w:eastAsia="宋体" w:cs="Times New Roman"/>
            <w:rPrChange w:id="2742" w:author="......" w:date="2024-05-07T14:48:58Z">
              <w:rPr>
                <w:rFonts w:hint="default"/>
              </w:rPr>
            </w:rPrChange>
          </w:rPr>
          <w:fldChar w:fldCharType="end"/>
        </w:r>
      </w:del>
      <w:del w:id="2744" w:author="......" w:date="2024-03-26T00:49:15Z">
        <w:r>
          <w:rPr>
            <w:rFonts w:hint="default" w:ascii="Times New Roman" w:hAnsi="Times New Roman" w:eastAsia="宋体" w:cs="Times New Roman"/>
            <w:rPrChange w:id="2745" w:author="......" w:date="2024-05-07T14:48:58Z">
              <w:rPr>
                <w:rFonts w:hint="default"/>
              </w:rPr>
            </w:rPrChange>
          </w:rPr>
          <w:fldChar w:fldCharType="end"/>
        </w:r>
      </w:del>
    </w:p>
    <w:p>
      <w:pPr>
        <w:pStyle w:val="2"/>
        <w:numPr>
          <w:ins w:id="2748" w:author="......" w:date="2024-03-26T00:51:26Z"/>
        </w:numPr>
        <w:tabs>
          <w:tab w:val="right" w:leader="dot" w:pos="8306"/>
        </w:tabs>
        <w:rPr>
          <w:del w:id="2749" w:author="......" w:date="2024-03-26T00:49:15Z"/>
          <w:rFonts w:hint="default" w:ascii="Times New Roman" w:hAnsi="Times New Roman" w:eastAsia="宋体" w:cs="Times New Roman"/>
          <w:rPrChange w:id="2750" w:author="......" w:date="2024-05-07T14:48:58Z">
            <w:rPr>
              <w:del w:id="2751" w:author="......" w:date="2024-03-26T00:49:15Z"/>
              <w:rFonts w:hint="default"/>
            </w:rPr>
          </w:rPrChange>
        </w:rPr>
        <w:pPrChange w:id="2747" w:author="......" w:date="2024-03-26T00:51:26Z">
          <w:pPr>
            <w:pStyle w:val="15"/>
            <w:tabs>
              <w:tab w:val="right" w:leader="dot" w:pos="8306"/>
            </w:tabs>
          </w:pPr>
        </w:pPrChange>
      </w:pPr>
      <w:del w:id="2752" w:author="......" w:date="2024-03-26T00:49:15Z">
        <w:r>
          <w:rPr>
            <w:rFonts w:hint="default" w:ascii="Times New Roman" w:hAnsi="Times New Roman" w:eastAsia="宋体" w:cs="Times New Roman"/>
            <w:rPrChange w:id="2753" w:author="......" w:date="2024-05-07T14:48:58Z">
              <w:rPr>
                <w:rFonts w:hint="default"/>
              </w:rPr>
            </w:rPrChange>
          </w:rPr>
          <w:fldChar w:fldCharType="begin"/>
        </w:r>
      </w:del>
      <w:del w:id="2755" w:author="......" w:date="2024-03-26T00:49:15Z">
        <w:r>
          <w:rPr>
            <w:rFonts w:hint="default" w:ascii="Times New Roman" w:hAnsi="Times New Roman" w:eastAsia="宋体" w:cs="Times New Roman"/>
            <w:rPrChange w:id="2756" w:author="......" w:date="2024-05-07T14:48:58Z">
              <w:rPr>
                <w:rFonts w:hint="default"/>
              </w:rPr>
            </w:rPrChange>
          </w:rPr>
          <w:delInstrText xml:space="preserve"> HYPERLINK \l _Toc31412 </w:delInstrText>
        </w:r>
      </w:del>
      <w:del w:id="2758" w:author="......" w:date="2024-03-26T00:49:15Z">
        <w:r>
          <w:rPr>
            <w:rFonts w:hint="default" w:ascii="Times New Roman" w:hAnsi="Times New Roman" w:eastAsia="宋体" w:cs="Times New Roman"/>
            <w:rPrChange w:id="2759" w:author="......" w:date="2024-05-07T14:48:58Z">
              <w:rPr>
                <w:rFonts w:hint="default"/>
              </w:rPr>
            </w:rPrChange>
          </w:rPr>
          <w:fldChar w:fldCharType="separate"/>
        </w:r>
      </w:del>
      <w:del w:id="2761" w:author="......" w:date="2024-03-26T00:49:15Z">
        <w:r>
          <w:rPr>
            <w:rFonts w:hint="default" w:ascii="Times New Roman" w:hAnsi="Times New Roman" w:eastAsia="宋体" w:cs="Times New Roman"/>
            <w:rPrChange w:id="2762" w:author="......" w:date="2024-05-07T14:48:58Z">
              <w:rPr>
                <w:rFonts w:hint="default"/>
              </w:rPr>
            </w:rPrChange>
          </w:rPr>
          <w:delText>3. 具体需求</w:delText>
        </w:r>
      </w:del>
      <w:del w:id="2764" w:author="......" w:date="2024-03-26T00:49:15Z">
        <w:r>
          <w:rPr>
            <w:rFonts w:hint="default" w:ascii="Times New Roman" w:hAnsi="Times New Roman" w:eastAsia="宋体" w:cs="Times New Roman"/>
            <w:rPrChange w:id="2765" w:author="......" w:date="2024-05-07T14:48:58Z">
              <w:rPr>
                <w:rFonts w:hint="default"/>
              </w:rPr>
            </w:rPrChange>
          </w:rPr>
          <w:tab/>
        </w:r>
      </w:del>
      <w:del w:id="2767" w:author="......" w:date="2024-03-26T00:49:15Z">
        <w:r>
          <w:rPr>
            <w:rFonts w:hint="default" w:ascii="Times New Roman" w:hAnsi="Times New Roman" w:eastAsia="宋体" w:cs="Times New Roman"/>
            <w:rPrChange w:id="2768" w:author="......" w:date="2024-05-07T14:48:58Z">
              <w:rPr>
                <w:rFonts w:hint="default"/>
              </w:rPr>
            </w:rPrChange>
          </w:rPr>
          <w:fldChar w:fldCharType="begin"/>
        </w:r>
      </w:del>
      <w:del w:id="2770" w:author="......" w:date="2024-03-26T00:49:15Z">
        <w:r>
          <w:rPr>
            <w:rFonts w:hint="default" w:ascii="Times New Roman" w:hAnsi="Times New Roman" w:eastAsia="宋体" w:cs="Times New Roman"/>
            <w:rPrChange w:id="2771" w:author="......" w:date="2024-05-07T14:48:58Z">
              <w:rPr>
                <w:rFonts w:hint="default"/>
              </w:rPr>
            </w:rPrChange>
          </w:rPr>
          <w:delInstrText xml:space="preserve"> PAGEREF _Toc31412 \h </w:delInstrText>
        </w:r>
      </w:del>
      <w:del w:id="2773" w:author="......" w:date="2024-03-26T00:49:15Z">
        <w:r>
          <w:rPr>
            <w:rFonts w:hint="default" w:ascii="Times New Roman" w:hAnsi="Times New Roman" w:eastAsia="宋体" w:cs="Times New Roman"/>
            <w:rPrChange w:id="2774" w:author="......" w:date="2024-05-07T14:48:58Z">
              <w:rPr>
                <w:rFonts w:hint="default"/>
              </w:rPr>
            </w:rPrChange>
          </w:rPr>
          <w:fldChar w:fldCharType="separate"/>
        </w:r>
      </w:del>
      <w:del w:id="2776" w:author="......" w:date="2024-03-26T00:49:15Z">
        <w:r>
          <w:rPr>
            <w:rFonts w:hint="default" w:ascii="Times New Roman" w:hAnsi="Times New Roman" w:eastAsia="宋体" w:cs="Times New Roman"/>
            <w:rPrChange w:id="2777" w:author="......" w:date="2024-05-07T14:48:58Z">
              <w:rPr>
                <w:rFonts w:hint="default"/>
              </w:rPr>
            </w:rPrChange>
          </w:rPr>
          <w:delText>6</w:delText>
        </w:r>
      </w:del>
      <w:del w:id="2779" w:author="......" w:date="2024-03-26T00:49:15Z">
        <w:r>
          <w:rPr>
            <w:rFonts w:hint="default" w:ascii="Times New Roman" w:hAnsi="Times New Roman" w:eastAsia="宋体" w:cs="Times New Roman"/>
            <w:rPrChange w:id="2780" w:author="......" w:date="2024-05-07T14:48:58Z">
              <w:rPr>
                <w:rFonts w:hint="default"/>
              </w:rPr>
            </w:rPrChange>
          </w:rPr>
          <w:fldChar w:fldCharType="end"/>
        </w:r>
      </w:del>
      <w:del w:id="2782" w:author="......" w:date="2024-03-26T00:49:15Z">
        <w:r>
          <w:rPr>
            <w:rFonts w:hint="default" w:ascii="Times New Roman" w:hAnsi="Times New Roman" w:eastAsia="宋体" w:cs="Times New Roman"/>
            <w:rPrChange w:id="2783" w:author="......" w:date="2024-05-07T14:48:58Z">
              <w:rPr>
                <w:rFonts w:hint="default"/>
              </w:rPr>
            </w:rPrChange>
          </w:rPr>
          <w:fldChar w:fldCharType="end"/>
        </w:r>
      </w:del>
    </w:p>
    <w:p>
      <w:pPr>
        <w:pStyle w:val="2"/>
        <w:numPr>
          <w:ins w:id="2786" w:author="......" w:date="2024-03-26T00:51:26Z"/>
        </w:numPr>
        <w:tabs>
          <w:tab w:val="right" w:leader="dot" w:pos="8306"/>
        </w:tabs>
        <w:rPr>
          <w:del w:id="2787" w:author="......" w:date="2024-03-26T00:49:15Z"/>
          <w:rFonts w:hint="default" w:ascii="Times New Roman" w:hAnsi="Times New Roman" w:eastAsia="宋体" w:cs="Times New Roman"/>
          <w:rPrChange w:id="2788" w:author="......" w:date="2024-05-07T14:48:58Z">
            <w:rPr>
              <w:del w:id="2789" w:author="......" w:date="2024-03-26T00:49:15Z"/>
              <w:rFonts w:hint="default"/>
            </w:rPr>
          </w:rPrChange>
        </w:rPr>
        <w:pPrChange w:id="2785" w:author="......" w:date="2024-03-26T00:51:26Z">
          <w:pPr>
            <w:pStyle w:val="16"/>
            <w:tabs>
              <w:tab w:val="right" w:leader="dot" w:pos="8306"/>
            </w:tabs>
          </w:pPr>
        </w:pPrChange>
      </w:pPr>
      <w:del w:id="2790" w:author="......" w:date="2024-03-26T00:49:15Z">
        <w:r>
          <w:rPr>
            <w:rFonts w:hint="default" w:ascii="Times New Roman" w:hAnsi="Times New Roman" w:eastAsia="宋体" w:cs="Times New Roman"/>
            <w:rPrChange w:id="2791" w:author="......" w:date="2024-05-07T14:48:58Z">
              <w:rPr>
                <w:rFonts w:hint="default"/>
              </w:rPr>
            </w:rPrChange>
          </w:rPr>
          <w:fldChar w:fldCharType="begin"/>
        </w:r>
      </w:del>
      <w:del w:id="2793" w:author="......" w:date="2024-03-26T00:49:15Z">
        <w:r>
          <w:rPr>
            <w:rFonts w:hint="default" w:ascii="Times New Roman" w:hAnsi="Times New Roman" w:eastAsia="宋体" w:cs="Times New Roman"/>
            <w:rPrChange w:id="2794" w:author="......" w:date="2024-05-07T14:48:58Z">
              <w:rPr>
                <w:rFonts w:hint="default"/>
              </w:rPr>
            </w:rPrChange>
          </w:rPr>
          <w:delInstrText xml:space="preserve"> HYPERLINK \l _Toc22765 </w:delInstrText>
        </w:r>
      </w:del>
      <w:del w:id="2796" w:author="......" w:date="2024-03-26T00:49:15Z">
        <w:r>
          <w:rPr>
            <w:rFonts w:hint="default" w:ascii="Times New Roman" w:hAnsi="Times New Roman" w:eastAsia="宋体" w:cs="Times New Roman"/>
            <w:rPrChange w:id="2797" w:author="......" w:date="2024-05-07T14:48:58Z">
              <w:rPr>
                <w:rFonts w:hint="default"/>
              </w:rPr>
            </w:rPrChange>
          </w:rPr>
          <w:fldChar w:fldCharType="separate"/>
        </w:r>
      </w:del>
      <w:del w:id="2799" w:author="......" w:date="2024-03-26T00:49:15Z">
        <w:r>
          <w:rPr>
            <w:rFonts w:hint="default" w:ascii="Times New Roman" w:hAnsi="Times New Roman" w:eastAsia="宋体" w:cs="Times New Roman"/>
            <w:rPrChange w:id="2800" w:author="......" w:date="2024-05-07T14:48:58Z">
              <w:rPr>
                <w:rFonts w:hint="default"/>
              </w:rPr>
            </w:rPrChange>
          </w:rPr>
          <w:delText>3.1. 功能需求</w:delText>
        </w:r>
      </w:del>
      <w:del w:id="2802" w:author="......" w:date="2024-03-26T00:49:15Z">
        <w:r>
          <w:rPr>
            <w:rFonts w:hint="default" w:ascii="Times New Roman" w:hAnsi="Times New Roman" w:eastAsia="宋体" w:cs="Times New Roman"/>
            <w:rPrChange w:id="2803" w:author="......" w:date="2024-05-07T14:48:58Z">
              <w:rPr>
                <w:rFonts w:hint="default"/>
              </w:rPr>
            </w:rPrChange>
          </w:rPr>
          <w:tab/>
        </w:r>
      </w:del>
      <w:del w:id="2805" w:author="......" w:date="2024-03-26T00:49:15Z">
        <w:r>
          <w:rPr>
            <w:rFonts w:hint="default" w:ascii="Times New Roman" w:hAnsi="Times New Roman" w:eastAsia="宋体" w:cs="Times New Roman"/>
            <w:rPrChange w:id="2806" w:author="......" w:date="2024-05-07T14:48:58Z">
              <w:rPr>
                <w:rFonts w:hint="default"/>
              </w:rPr>
            </w:rPrChange>
          </w:rPr>
          <w:fldChar w:fldCharType="begin"/>
        </w:r>
      </w:del>
      <w:del w:id="2808" w:author="......" w:date="2024-03-26T00:49:15Z">
        <w:r>
          <w:rPr>
            <w:rFonts w:hint="default" w:ascii="Times New Roman" w:hAnsi="Times New Roman" w:eastAsia="宋体" w:cs="Times New Roman"/>
            <w:rPrChange w:id="2809" w:author="......" w:date="2024-05-07T14:48:58Z">
              <w:rPr>
                <w:rFonts w:hint="default"/>
              </w:rPr>
            </w:rPrChange>
          </w:rPr>
          <w:delInstrText xml:space="preserve"> PAGEREF _Toc22765 \h </w:delInstrText>
        </w:r>
      </w:del>
      <w:del w:id="2811" w:author="......" w:date="2024-03-26T00:49:15Z">
        <w:r>
          <w:rPr>
            <w:rFonts w:hint="default" w:ascii="Times New Roman" w:hAnsi="Times New Roman" w:eastAsia="宋体" w:cs="Times New Roman"/>
            <w:rPrChange w:id="2812" w:author="......" w:date="2024-05-07T14:48:58Z">
              <w:rPr>
                <w:rFonts w:hint="default"/>
              </w:rPr>
            </w:rPrChange>
          </w:rPr>
          <w:fldChar w:fldCharType="separate"/>
        </w:r>
      </w:del>
      <w:del w:id="2814" w:author="......" w:date="2024-03-26T00:49:15Z">
        <w:r>
          <w:rPr>
            <w:rFonts w:hint="default" w:ascii="Times New Roman" w:hAnsi="Times New Roman" w:eastAsia="宋体" w:cs="Times New Roman"/>
            <w:rPrChange w:id="2815" w:author="......" w:date="2024-05-07T14:48:58Z">
              <w:rPr>
                <w:rFonts w:hint="default"/>
              </w:rPr>
            </w:rPrChange>
          </w:rPr>
          <w:delText>6</w:delText>
        </w:r>
      </w:del>
      <w:del w:id="2817" w:author="......" w:date="2024-03-26T00:49:15Z">
        <w:r>
          <w:rPr>
            <w:rFonts w:hint="default" w:ascii="Times New Roman" w:hAnsi="Times New Roman" w:eastAsia="宋体" w:cs="Times New Roman"/>
            <w:rPrChange w:id="2818" w:author="......" w:date="2024-05-07T14:48:58Z">
              <w:rPr>
                <w:rFonts w:hint="default"/>
              </w:rPr>
            </w:rPrChange>
          </w:rPr>
          <w:fldChar w:fldCharType="end"/>
        </w:r>
      </w:del>
      <w:del w:id="2820" w:author="......" w:date="2024-03-26T00:49:15Z">
        <w:r>
          <w:rPr>
            <w:rFonts w:hint="default" w:ascii="Times New Roman" w:hAnsi="Times New Roman" w:eastAsia="宋体" w:cs="Times New Roman"/>
            <w:rPrChange w:id="2821" w:author="......" w:date="2024-05-07T14:48:58Z">
              <w:rPr>
                <w:rFonts w:hint="default"/>
              </w:rPr>
            </w:rPrChange>
          </w:rPr>
          <w:fldChar w:fldCharType="end"/>
        </w:r>
      </w:del>
    </w:p>
    <w:p>
      <w:pPr>
        <w:pStyle w:val="2"/>
        <w:numPr>
          <w:ins w:id="2824" w:author="......" w:date="2024-03-26T00:51:26Z"/>
        </w:numPr>
        <w:tabs>
          <w:tab w:val="right" w:leader="dot" w:pos="8306"/>
        </w:tabs>
        <w:rPr>
          <w:del w:id="2825" w:author="......" w:date="2024-03-26T00:49:15Z"/>
          <w:rFonts w:hint="default" w:ascii="Times New Roman" w:hAnsi="Times New Roman" w:eastAsia="宋体" w:cs="Times New Roman"/>
          <w:rPrChange w:id="2826" w:author="......" w:date="2024-05-07T14:48:58Z">
            <w:rPr>
              <w:del w:id="2827" w:author="......" w:date="2024-03-26T00:49:15Z"/>
              <w:rFonts w:hint="default"/>
            </w:rPr>
          </w:rPrChange>
        </w:rPr>
        <w:pPrChange w:id="2823" w:author="......" w:date="2024-03-26T00:51:26Z">
          <w:pPr>
            <w:pStyle w:val="12"/>
            <w:tabs>
              <w:tab w:val="right" w:leader="dot" w:pos="8306"/>
            </w:tabs>
          </w:pPr>
        </w:pPrChange>
      </w:pPr>
      <w:del w:id="2828" w:author="......" w:date="2024-03-26T00:49:15Z">
        <w:r>
          <w:rPr>
            <w:rFonts w:hint="default" w:ascii="Times New Roman" w:hAnsi="Times New Roman" w:eastAsia="宋体" w:cs="Times New Roman"/>
            <w:rPrChange w:id="2829" w:author="......" w:date="2024-05-07T14:48:58Z">
              <w:rPr>
                <w:rFonts w:hint="default"/>
              </w:rPr>
            </w:rPrChange>
          </w:rPr>
          <w:fldChar w:fldCharType="begin"/>
        </w:r>
      </w:del>
      <w:del w:id="2831" w:author="......" w:date="2024-03-26T00:49:15Z">
        <w:r>
          <w:rPr>
            <w:rFonts w:hint="default" w:ascii="Times New Roman" w:hAnsi="Times New Roman" w:eastAsia="宋体" w:cs="Times New Roman"/>
            <w:rPrChange w:id="2832" w:author="......" w:date="2024-05-07T14:48:58Z">
              <w:rPr>
                <w:rFonts w:hint="default"/>
              </w:rPr>
            </w:rPrChange>
          </w:rPr>
          <w:delInstrText xml:space="preserve"> HYPERLINK \l _Toc664 </w:delInstrText>
        </w:r>
      </w:del>
      <w:del w:id="2834" w:author="......" w:date="2024-03-26T00:49:15Z">
        <w:r>
          <w:rPr>
            <w:rFonts w:hint="default" w:ascii="Times New Roman" w:hAnsi="Times New Roman" w:eastAsia="宋体" w:cs="Times New Roman"/>
            <w:rPrChange w:id="2835" w:author="......" w:date="2024-05-07T14:48:58Z">
              <w:rPr>
                <w:rFonts w:hint="default"/>
              </w:rPr>
            </w:rPrChange>
          </w:rPr>
          <w:fldChar w:fldCharType="separate"/>
        </w:r>
      </w:del>
      <w:del w:id="2837" w:author="......" w:date="2024-03-26T00:49:15Z">
        <w:r>
          <w:rPr>
            <w:rFonts w:hint="default" w:ascii="Times New Roman" w:hAnsi="Times New Roman" w:eastAsia="宋体" w:cs="Times New Roman"/>
            <w:rPrChange w:id="2838" w:author="......" w:date="2024-05-07T14:48:58Z">
              <w:rPr>
                <w:rFonts w:hint="default"/>
              </w:rPr>
            </w:rPrChange>
          </w:rPr>
          <w:delText>3.1.1. 功能总览</w:delText>
        </w:r>
      </w:del>
      <w:del w:id="2840" w:author="......" w:date="2024-03-26T00:49:15Z">
        <w:r>
          <w:rPr>
            <w:rFonts w:hint="default" w:ascii="Times New Roman" w:hAnsi="Times New Roman" w:eastAsia="宋体" w:cs="Times New Roman"/>
            <w:rPrChange w:id="2841" w:author="......" w:date="2024-05-07T14:48:58Z">
              <w:rPr>
                <w:rFonts w:hint="default"/>
              </w:rPr>
            </w:rPrChange>
          </w:rPr>
          <w:tab/>
        </w:r>
      </w:del>
      <w:del w:id="2843" w:author="......" w:date="2024-03-26T00:49:15Z">
        <w:r>
          <w:rPr>
            <w:rFonts w:hint="default" w:ascii="Times New Roman" w:hAnsi="Times New Roman" w:eastAsia="宋体" w:cs="Times New Roman"/>
            <w:rPrChange w:id="2844" w:author="......" w:date="2024-05-07T14:48:58Z">
              <w:rPr>
                <w:rFonts w:hint="default"/>
              </w:rPr>
            </w:rPrChange>
          </w:rPr>
          <w:fldChar w:fldCharType="begin"/>
        </w:r>
      </w:del>
      <w:del w:id="2846" w:author="......" w:date="2024-03-26T00:49:15Z">
        <w:r>
          <w:rPr>
            <w:rFonts w:hint="default" w:ascii="Times New Roman" w:hAnsi="Times New Roman" w:eastAsia="宋体" w:cs="Times New Roman"/>
            <w:rPrChange w:id="2847" w:author="......" w:date="2024-05-07T14:48:58Z">
              <w:rPr>
                <w:rFonts w:hint="default"/>
              </w:rPr>
            </w:rPrChange>
          </w:rPr>
          <w:delInstrText xml:space="preserve"> PAGEREF _Toc664 \h </w:delInstrText>
        </w:r>
      </w:del>
      <w:del w:id="2849" w:author="......" w:date="2024-03-26T00:49:15Z">
        <w:r>
          <w:rPr>
            <w:rFonts w:hint="default" w:ascii="Times New Roman" w:hAnsi="Times New Roman" w:eastAsia="宋体" w:cs="Times New Roman"/>
            <w:rPrChange w:id="2850" w:author="......" w:date="2024-05-07T14:48:58Z">
              <w:rPr>
                <w:rFonts w:hint="default"/>
              </w:rPr>
            </w:rPrChange>
          </w:rPr>
          <w:fldChar w:fldCharType="separate"/>
        </w:r>
      </w:del>
      <w:del w:id="2852" w:author="......" w:date="2024-03-26T00:49:15Z">
        <w:r>
          <w:rPr>
            <w:rFonts w:hint="default" w:ascii="Times New Roman" w:hAnsi="Times New Roman" w:eastAsia="宋体" w:cs="Times New Roman"/>
            <w:rPrChange w:id="2853" w:author="......" w:date="2024-05-07T14:48:58Z">
              <w:rPr>
                <w:rFonts w:hint="default"/>
              </w:rPr>
            </w:rPrChange>
          </w:rPr>
          <w:delText>6</w:delText>
        </w:r>
      </w:del>
      <w:del w:id="2855" w:author="......" w:date="2024-03-26T00:49:15Z">
        <w:r>
          <w:rPr>
            <w:rFonts w:hint="default" w:ascii="Times New Roman" w:hAnsi="Times New Roman" w:eastAsia="宋体" w:cs="Times New Roman"/>
            <w:rPrChange w:id="2856" w:author="......" w:date="2024-05-07T14:48:58Z">
              <w:rPr>
                <w:rFonts w:hint="default"/>
              </w:rPr>
            </w:rPrChange>
          </w:rPr>
          <w:fldChar w:fldCharType="end"/>
        </w:r>
      </w:del>
      <w:del w:id="2858" w:author="......" w:date="2024-03-26T00:49:15Z">
        <w:r>
          <w:rPr>
            <w:rFonts w:hint="default" w:ascii="Times New Roman" w:hAnsi="Times New Roman" w:eastAsia="宋体" w:cs="Times New Roman"/>
            <w:rPrChange w:id="2859" w:author="......" w:date="2024-05-07T14:48:58Z">
              <w:rPr>
                <w:rFonts w:hint="default"/>
              </w:rPr>
            </w:rPrChange>
          </w:rPr>
          <w:fldChar w:fldCharType="end"/>
        </w:r>
      </w:del>
    </w:p>
    <w:p>
      <w:pPr>
        <w:pStyle w:val="2"/>
        <w:numPr>
          <w:ins w:id="2862" w:author="......" w:date="2024-03-26T00:51:26Z"/>
        </w:numPr>
        <w:tabs>
          <w:tab w:val="right" w:leader="dot" w:pos="8306"/>
        </w:tabs>
        <w:rPr>
          <w:del w:id="2863" w:author="......" w:date="2024-03-26T00:49:15Z"/>
          <w:rFonts w:hint="default" w:ascii="Times New Roman" w:hAnsi="Times New Roman" w:eastAsia="宋体" w:cs="Times New Roman"/>
          <w:rPrChange w:id="2864" w:author="......" w:date="2024-05-07T14:48:58Z">
            <w:rPr>
              <w:del w:id="2865" w:author="......" w:date="2024-03-26T00:49:15Z"/>
              <w:rFonts w:hint="default"/>
            </w:rPr>
          </w:rPrChange>
        </w:rPr>
        <w:pPrChange w:id="2861" w:author="......" w:date="2024-03-26T00:51:26Z">
          <w:pPr>
            <w:pStyle w:val="12"/>
            <w:tabs>
              <w:tab w:val="right" w:leader="dot" w:pos="8306"/>
            </w:tabs>
          </w:pPr>
        </w:pPrChange>
      </w:pPr>
      <w:del w:id="2866" w:author="......" w:date="2024-03-26T00:49:15Z">
        <w:r>
          <w:rPr>
            <w:rFonts w:hint="default" w:ascii="Times New Roman" w:hAnsi="Times New Roman" w:eastAsia="宋体" w:cs="Times New Roman"/>
            <w:rPrChange w:id="2867" w:author="......" w:date="2024-05-07T14:48:58Z">
              <w:rPr>
                <w:rFonts w:hint="default"/>
              </w:rPr>
            </w:rPrChange>
          </w:rPr>
          <w:fldChar w:fldCharType="begin"/>
        </w:r>
      </w:del>
      <w:del w:id="2869" w:author="......" w:date="2024-03-26T00:49:15Z">
        <w:r>
          <w:rPr>
            <w:rFonts w:hint="default" w:ascii="Times New Roman" w:hAnsi="Times New Roman" w:eastAsia="宋体" w:cs="Times New Roman"/>
            <w:rPrChange w:id="2870" w:author="......" w:date="2024-05-07T14:48:58Z">
              <w:rPr>
                <w:rFonts w:hint="default"/>
              </w:rPr>
            </w:rPrChange>
          </w:rPr>
          <w:delInstrText xml:space="preserve"> HYPERLINK \l _Toc15619 </w:delInstrText>
        </w:r>
      </w:del>
      <w:del w:id="2872" w:author="......" w:date="2024-03-26T00:49:15Z">
        <w:r>
          <w:rPr>
            <w:rFonts w:hint="default" w:ascii="Times New Roman" w:hAnsi="Times New Roman" w:eastAsia="宋体" w:cs="Times New Roman"/>
            <w:rPrChange w:id="2873" w:author="......" w:date="2024-05-07T14:48:58Z">
              <w:rPr>
                <w:rFonts w:hint="default"/>
              </w:rPr>
            </w:rPrChange>
          </w:rPr>
          <w:fldChar w:fldCharType="separate"/>
        </w:r>
      </w:del>
      <w:del w:id="2875" w:author="......" w:date="2024-03-26T00:49:15Z">
        <w:r>
          <w:rPr>
            <w:rFonts w:hint="default" w:ascii="Times New Roman" w:hAnsi="Times New Roman" w:eastAsia="宋体" w:cs="Times New Roman"/>
            <w:rPrChange w:id="2876" w:author="......" w:date="2024-05-07T14:48:58Z">
              <w:rPr>
                <w:rFonts w:hint="default"/>
              </w:rPr>
            </w:rPrChange>
          </w:rPr>
          <w:delText>3.1.2. 业务流程图</w:delText>
        </w:r>
      </w:del>
      <w:del w:id="2878" w:author="......" w:date="2024-03-26T00:49:15Z">
        <w:r>
          <w:rPr>
            <w:rFonts w:hint="default" w:ascii="Times New Roman" w:hAnsi="Times New Roman" w:eastAsia="宋体" w:cs="Times New Roman"/>
            <w:rPrChange w:id="2879" w:author="......" w:date="2024-05-07T14:48:58Z">
              <w:rPr>
                <w:rFonts w:hint="default"/>
              </w:rPr>
            </w:rPrChange>
          </w:rPr>
          <w:tab/>
        </w:r>
      </w:del>
      <w:del w:id="2881" w:author="......" w:date="2024-03-26T00:49:15Z">
        <w:r>
          <w:rPr>
            <w:rFonts w:hint="default" w:ascii="Times New Roman" w:hAnsi="Times New Roman" w:eastAsia="宋体" w:cs="Times New Roman"/>
            <w:rPrChange w:id="2882" w:author="......" w:date="2024-05-07T14:48:58Z">
              <w:rPr>
                <w:rFonts w:hint="default"/>
              </w:rPr>
            </w:rPrChange>
          </w:rPr>
          <w:fldChar w:fldCharType="begin"/>
        </w:r>
      </w:del>
      <w:del w:id="2884" w:author="......" w:date="2024-03-26T00:49:15Z">
        <w:r>
          <w:rPr>
            <w:rFonts w:hint="default" w:ascii="Times New Roman" w:hAnsi="Times New Roman" w:eastAsia="宋体" w:cs="Times New Roman"/>
            <w:rPrChange w:id="2885" w:author="......" w:date="2024-05-07T14:48:58Z">
              <w:rPr>
                <w:rFonts w:hint="default"/>
              </w:rPr>
            </w:rPrChange>
          </w:rPr>
          <w:delInstrText xml:space="preserve"> PAGEREF _Toc15619 \h </w:delInstrText>
        </w:r>
      </w:del>
      <w:del w:id="2887" w:author="......" w:date="2024-03-26T00:49:15Z">
        <w:r>
          <w:rPr>
            <w:rFonts w:hint="default" w:ascii="Times New Roman" w:hAnsi="Times New Roman" w:eastAsia="宋体" w:cs="Times New Roman"/>
            <w:rPrChange w:id="2888" w:author="......" w:date="2024-05-07T14:48:58Z">
              <w:rPr>
                <w:rFonts w:hint="default"/>
              </w:rPr>
            </w:rPrChange>
          </w:rPr>
          <w:fldChar w:fldCharType="separate"/>
        </w:r>
      </w:del>
      <w:del w:id="2890" w:author="......" w:date="2024-03-26T00:49:15Z">
        <w:r>
          <w:rPr>
            <w:rFonts w:hint="default" w:ascii="Times New Roman" w:hAnsi="Times New Roman" w:eastAsia="宋体" w:cs="Times New Roman"/>
            <w:rPrChange w:id="2891" w:author="......" w:date="2024-05-07T14:48:58Z">
              <w:rPr>
                <w:rFonts w:hint="default"/>
              </w:rPr>
            </w:rPrChange>
          </w:rPr>
          <w:delText>6</w:delText>
        </w:r>
      </w:del>
      <w:del w:id="2893" w:author="......" w:date="2024-03-26T00:49:15Z">
        <w:r>
          <w:rPr>
            <w:rFonts w:hint="default" w:ascii="Times New Roman" w:hAnsi="Times New Roman" w:eastAsia="宋体" w:cs="Times New Roman"/>
            <w:rPrChange w:id="2894" w:author="......" w:date="2024-05-07T14:48:58Z">
              <w:rPr>
                <w:rFonts w:hint="default"/>
              </w:rPr>
            </w:rPrChange>
          </w:rPr>
          <w:fldChar w:fldCharType="end"/>
        </w:r>
      </w:del>
      <w:del w:id="2896" w:author="......" w:date="2024-03-26T00:49:15Z">
        <w:r>
          <w:rPr>
            <w:rFonts w:hint="default" w:ascii="Times New Roman" w:hAnsi="Times New Roman" w:eastAsia="宋体" w:cs="Times New Roman"/>
            <w:rPrChange w:id="2897" w:author="......" w:date="2024-05-07T14:48:58Z">
              <w:rPr>
                <w:rFonts w:hint="default"/>
              </w:rPr>
            </w:rPrChange>
          </w:rPr>
          <w:fldChar w:fldCharType="end"/>
        </w:r>
      </w:del>
    </w:p>
    <w:p>
      <w:pPr>
        <w:pStyle w:val="2"/>
        <w:numPr>
          <w:ins w:id="2900" w:author="......" w:date="2024-03-26T00:51:26Z"/>
        </w:numPr>
        <w:tabs>
          <w:tab w:val="right" w:leader="dot" w:pos="8306"/>
        </w:tabs>
        <w:rPr>
          <w:del w:id="2901" w:author="......" w:date="2024-03-26T00:49:15Z"/>
          <w:rFonts w:hint="default" w:ascii="Times New Roman" w:hAnsi="Times New Roman" w:eastAsia="宋体" w:cs="Times New Roman"/>
          <w:rPrChange w:id="2902" w:author="......" w:date="2024-05-07T14:48:58Z">
            <w:rPr>
              <w:del w:id="2903" w:author="......" w:date="2024-03-26T00:49:15Z"/>
              <w:rFonts w:hint="default"/>
            </w:rPr>
          </w:rPrChange>
        </w:rPr>
        <w:pPrChange w:id="2899" w:author="......" w:date="2024-03-26T00:51:26Z">
          <w:pPr>
            <w:pStyle w:val="16"/>
            <w:tabs>
              <w:tab w:val="right" w:leader="dot" w:pos="8306"/>
            </w:tabs>
          </w:pPr>
        </w:pPrChange>
      </w:pPr>
      <w:del w:id="2904" w:author="......" w:date="2024-03-26T00:49:15Z">
        <w:r>
          <w:rPr>
            <w:rFonts w:hint="default" w:ascii="Times New Roman" w:hAnsi="Times New Roman" w:eastAsia="宋体" w:cs="Times New Roman"/>
            <w:rPrChange w:id="2905" w:author="......" w:date="2024-05-07T14:48:58Z">
              <w:rPr>
                <w:rFonts w:hint="default"/>
              </w:rPr>
            </w:rPrChange>
          </w:rPr>
          <w:fldChar w:fldCharType="begin"/>
        </w:r>
      </w:del>
      <w:del w:id="2907" w:author="......" w:date="2024-03-26T00:49:15Z">
        <w:r>
          <w:rPr>
            <w:rFonts w:hint="default" w:ascii="Times New Roman" w:hAnsi="Times New Roman" w:eastAsia="宋体" w:cs="Times New Roman"/>
            <w:rPrChange w:id="2908" w:author="......" w:date="2024-05-07T14:48:58Z">
              <w:rPr>
                <w:rFonts w:hint="default"/>
              </w:rPr>
            </w:rPrChange>
          </w:rPr>
          <w:delInstrText xml:space="preserve"> HYPERLINK \l _Toc6699 </w:delInstrText>
        </w:r>
      </w:del>
      <w:del w:id="2910" w:author="......" w:date="2024-03-26T00:49:15Z">
        <w:r>
          <w:rPr>
            <w:rFonts w:hint="default" w:ascii="Times New Roman" w:hAnsi="Times New Roman" w:eastAsia="宋体" w:cs="Times New Roman"/>
            <w:rPrChange w:id="2911" w:author="......" w:date="2024-05-07T14:48:58Z">
              <w:rPr>
                <w:rFonts w:hint="default"/>
              </w:rPr>
            </w:rPrChange>
          </w:rPr>
          <w:fldChar w:fldCharType="separate"/>
        </w:r>
      </w:del>
      <w:del w:id="2913" w:author="......" w:date="2024-03-26T00:49:15Z">
        <w:r>
          <w:rPr>
            <w:rFonts w:hint="default" w:ascii="Times New Roman" w:hAnsi="Times New Roman" w:eastAsia="宋体" w:cs="Times New Roman"/>
            <w:rPrChange w:id="2914" w:author="......" w:date="2024-05-07T14:48:58Z">
              <w:rPr>
                <w:rFonts w:hint="default"/>
              </w:rPr>
            </w:rPrChange>
          </w:rPr>
          <w:delText>3.2. 软硬件及外部系统接口需求</w:delText>
        </w:r>
      </w:del>
      <w:del w:id="2916" w:author="......" w:date="2024-03-26T00:49:15Z">
        <w:r>
          <w:rPr>
            <w:rFonts w:hint="default" w:ascii="Times New Roman" w:hAnsi="Times New Roman" w:eastAsia="宋体" w:cs="Times New Roman"/>
            <w:rPrChange w:id="2917" w:author="......" w:date="2024-05-07T14:48:58Z">
              <w:rPr>
                <w:rFonts w:hint="default"/>
              </w:rPr>
            </w:rPrChange>
          </w:rPr>
          <w:tab/>
        </w:r>
      </w:del>
      <w:del w:id="2919" w:author="......" w:date="2024-03-26T00:49:15Z">
        <w:r>
          <w:rPr>
            <w:rFonts w:hint="default" w:ascii="Times New Roman" w:hAnsi="Times New Roman" w:eastAsia="宋体" w:cs="Times New Roman"/>
            <w:rPrChange w:id="2920" w:author="......" w:date="2024-05-07T14:48:58Z">
              <w:rPr>
                <w:rFonts w:hint="default"/>
              </w:rPr>
            </w:rPrChange>
          </w:rPr>
          <w:fldChar w:fldCharType="begin"/>
        </w:r>
      </w:del>
      <w:del w:id="2922" w:author="......" w:date="2024-03-26T00:49:15Z">
        <w:r>
          <w:rPr>
            <w:rFonts w:hint="default" w:ascii="Times New Roman" w:hAnsi="Times New Roman" w:eastAsia="宋体" w:cs="Times New Roman"/>
            <w:rPrChange w:id="2923" w:author="......" w:date="2024-05-07T14:48:58Z">
              <w:rPr>
                <w:rFonts w:hint="default"/>
              </w:rPr>
            </w:rPrChange>
          </w:rPr>
          <w:delInstrText xml:space="preserve"> PAGEREF _Toc6699 \h </w:delInstrText>
        </w:r>
      </w:del>
      <w:del w:id="2925" w:author="......" w:date="2024-03-26T00:49:15Z">
        <w:r>
          <w:rPr>
            <w:rFonts w:hint="default" w:ascii="Times New Roman" w:hAnsi="Times New Roman" w:eastAsia="宋体" w:cs="Times New Roman"/>
            <w:rPrChange w:id="2926" w:author="......" w:date="2024-05-07T14:48:58Z">
              <w:rPr>
                <w:rFonts w:hint="default"/>
              </w:rPr>
            </w:rPrChange>
          </w:rPr>
          <w:fldChar w:fldCharType="separate"/>
        </w:r>
      </w:del>
      <w:del w:id="2928" w:author="......" w:date="2024-03-26T00:49:15Z">
        <w:r>
          <w:rPr>
            <w:rFonts w:hint="default" w:ascii="Times New Roman" w:hAnsi="Times New Roman" w:eastAsia="宋体" w:cs="Times New Roman"/>
            <w:rPrChange w:id="2929" w:author="......" w:date="2024-05-07T14:48:58Z">
              <w:rPr>
                <w:rFonts w:hint="default"/>
              </w:rPr>
            </w:rPrChange>
          </w:rPr>
          <w:delText>7</w:delText>
        </w:r>
      </w:del>
      <w:del w:id="2931" w:author="......" w:date="2024-03-26T00:49:15Z">
        <w:r>
          <w:rPr>
            <w:rFonts w:hint="default" w:ascii="Times New Roman" w:hAnsi="Times New Roman" w:eastAsia="宋体" w:cs="Times New Roman"/>
            <w:rPrChange w:id="2932" w:author="......" w:date="2024-05-07T14:48:58Z">
              <w:rPr>
                <w:rFonts w:hint="default"/>
              </w:rPr>
            </w:rPrChange>
          </w:rPr>
          <w:fldChar w:fldCharType="end"/>
        </w:r>
      </w:del>
      <w:del w:id="2934" w:author="......" w:date="2024-03-26T00:49:15Z">
        <w:r>
          <w:rPr>
            <w:rFonts w:hint="default" w:ascii="Times New Roman" w:hAnsi="Times New Roman" w:eastAsia="宋体" w:cs="Times New Roman"/>
            <w:rPrChange w:id="2935" w:author="......" w:date="2024-05-07T14:48:58Z">
              <w:rPr>
                <w:rFonts w:hint="default"/>
              </w:rPr>
            </w:rPrChange>
          </w:rPr>
          <w:fldChar w:fldCharType="end"/>
        </w:r>
      </w:del>
    </w:p>
    <w:p>
      <w:pPr>
        <w:pStyle w:val="2"/>
        <w:numPr>
          <w:ins w:id="2938" w:author="......" w:date="2024-03-26T00:51:26Z"/>
        </w:numPr>
        <w:tabs>
          <w:tab w:val="right" w:leader="dot" w:pos="8306"/>
        </w:tabs>
        <w:rPr>
          <w:del w:id="2939" w:author="......" w:date="2024-03-26T00:49:15Z"/>
          <w:rFonts w:hint="default" w:ascii="Times New Roman" w:hAnsi="Times New Roman" w:eastAsia="宋体" w:cs="Times New Roman"/>
          <w:rPrChange w:id="2940" w:author="......" w:date="2024-05-07T14:48:58Z">
            <w:rPr>
              <w:del w:id="2941" w:author="......" w:date="2024-03-26T00:49:15Z"/>
              <w:rFonts w:hint="default"/>
            </w:rPr>
          </w:rPrChange>
        </w:rPr>
        <w:pPrChange w:id="2937" w:author="......" w:date="2024-03-26T00:51:26Z">
          <w:pPr>
            <w:pStyle w:val="12"/>
            <w:tabs>
              <w:tab w:val="right" w:leader="dot" w:pos="8306"/>
            </w:tabs>
          </w:pPr>
        </w:pPrChange>
      </w:pPr>
      <w:del w:id="2942" w:author="......" w:date="2024-03-26T00:49:15Z">
        <w:r>
          <w:rPr>
            <w:rFonts w:hint="default" w:ascii="Times New Roman" w:hAnsi="Times New Roman" w:eastAsia="宋体" w:cs="Times New Roman"/>
            <w:rPrChange w:id="2943" w:author="......" w:date="2024-05-07T14:48:58Z">
              <w:rPr>
                <w:rFonts w:hint="default"/>
              </w:rPr>
            </w:rPrChange>
          </w:rPr>
          <w:fldChar w:fldCharType="begin"/>
        </w:r>
      </w:del>
      <w:del w:id="2945" w:author="......" w:date="2024-03-26T00:49:15Z">
        <w:r>
          <w:rPr>
            <w:rFonts w:hint="default" w:ascii="Times New Roman" w:hAnsi="Times New Roman" w:eastAsia="宋体" w:cs="Times New Roman"/>
            <w:rPrChange w:id="2946" w:author="......" w:date="2024-05-07T14:48:58Z">
              <w:rPr>
                <w:rFonts w:hint="default"/>
              </w:rPr>
            </w:rPrChange>
          </w:rPr>
          <w:delInstrText xml:space="preserve"> HYPERLINK \l _Toc1384 </w:delInstrText>
        </w:r>
      </w:del>
      <w:del w:id="2948" w:author="......" w:date="2024-03-26T00:49:15Z">
        <w:r>
          <w:rPr>
            <w:rFonts w:hint="default" w:ascii="Times New Roman" w:hAnsi="Times New Roman" w:eastAsia="宋体" w:cs="Times New Roman"/>
            <w:rPrChange w:id="2949" w:author="......" w:date="2024-05-07T14:48:58Z">
              <w:rPr>
                <w:rFonts w:hint="default"/>
              </w:rPr>
            </w:rPrChange>
          </w:rPr>
          <w:fldChar w:fldCharType="separate"/>
        </w:r>
      </w:del>
      <w:del w:id="2951" w:author="......" w:date="2024-03-26T00:49:15Z">
        <w:r>
          <w:rPr>
            <w:rFonts w:hint="default" w:ascii="Times New Roman" w:hAnsi="Times New Roman" w:eastAsia="宋体" w:cs="Times New Roman"/>
            <w:rPrChange w:id="2952" w:author="......" w:date="2024-05-07T14:48:58Z">
              <w:rPr>
                <w:rFonts w:hint="default"/>
              </w:rPr>
            </w:rPrChange>
          </w:rPr>
          <w:delText>3.2.1. 用户界面</w:delText>
        </w:r>
      </w:del>
      <w:del w:id="2954" w:author="......" w:date="2024-03-26T00:49:15Z">
        <w:r>
          <w:rPr>
            <w:rFonts w:hint="default" w:ascii="Times New Roman" w:hAnsi="Times New Roman" w:eastAsia="宋体" w:cs="Times New Roman"/>
            <w:rPrChange w:id="2955" w:author="......" w:date="2024-05-07T14:48:58Z">
              <w:rPr>
                <w:rFonts w:hint="default"/>
              </w:rPr>
            </w:rPrChange>
          </w:rPr>
          <w:tab/>
        </w:r>
      </w:del>
      <w:del w:id="2957" w:author="......" w:date="2024-03-26T00:49:15Z">
        <w:r>
          <w:rPr>
            <w:rFonts w:hint="default" w:ascii="Times New Roman" w:hAnsi="Times New Roman" w:eastAsia="宋体" w:cs="Times New Roman"/>
            <w:rPrChange w:id="2958" w:author="......" w:date="2024-05-07T14:48:58Z">
              <w:rPr>
                <w:rFonts w:hint="default"/>
              </w:rPr>
            </w:rPrChange>
          </w:rPr>
          <w:fldChar w:fldCharType="begin"/>
        </w:r>
      </w:del>
      <w:del w:id="2960" w:author="......" w:date="2024-03-26T00:49:15Z">
        <w:r>
          <w:rPr>
            <w:rFonts w:hint="default" w:ascii="Times New Roman" w:hAnsi="Times New Roman" w:eastAsia="宋体" w:cs="Times New Roman"/>
            <w:rPrChange w:id="2961" w:author="......" w:date="2024-05-07T14:48:58Z">
              <w:rPr>
                <w:rFonts w:hint="default"/>
              </w:rPr>
            </w:rPrChange>
          </w:rPr>
          <w:delInstrText xml:space="preserve"> PAGEREF _Toc1384 \h </w:delInstrText>
        </w:r>
      </w:del>
      <w:del w:id="2963" w:author="......" w:date="2024-03-26T00:49:15Z">
        <w:r>
          <w:rPr>
            <w:rFonts w:hint="default" w:ascii="Times New Roman" w:hAnsi="Times New Roman" w:eastAsia="宋体" w:cs="Times New Roman"/>
            <w:rPrChange w:id="2964" w:author="......" w:date="2024-05-07T14:48:58Z">
              <w:rPr>
                <w:rFonts w:hint="default"/>
              </w:rPr>
            </w:rPrChange>
          </w:rPr>
          <w:fldChar w:fldCharType="separate"/>
        </w:r>
      </w:del>
      <w:del w:id="2966" w:author="......" w:date="2024-03-26T00:49:15Z">
        <w:r>
          <w:rPr>
            <w:rFonts w:hint="default" w:ascii="Times New Roman" w:hAnsi="Times New Roman" w:eastAsia="宋体" w:cs="Times New Roman"/>
            <w:rPrChange w:id="2967" w:author="......" w:date="2024-05-07T14:48:58Z">
              <w:rPr>
                <w:rFonts w:hint="default"/>
              </w:rPr>
            </w:rPrChange>
          </w:rPr>
          <w:delText>7</w:delText>
        </w:r>
      </w:del>
      <w:del w:id="2969" w:author="......" w:date="2024-03-26T00:49:15Z">
        <w:r>
          <w:rPr>
            <w:rFonts w:hint="default" w:ascii="Times New Roman" w:hAnsi="Times New Roman" w:eastAsia="宋体" w:cs="Times New Roman"/>
            <w:rPrChange w:id="2970" w:author="......" w:date="2024-05-07T14:48:58Z">
              <w:rPr>
                <w:rFonts w:hint="default"/>
              </w:rPr>
            </w:rPrChange>
          </w:rPr>
          <w:fldChar w:fldCharType="end"/>
        </w:r>
      </w:del>
      <w:del w:id="2972" w:author="......" w:date="2024-03-26T00:49:15Z">
        <w:r>
          <w:rPr>
            <w:rFonts w:hint="default" w:ascii="Times New Roman" w:hAnsi="Times New Roman" w:eastAsia="宋体" w:cs="Times New Roman"/>
            <w:rPrChange w:id="2973" w:author="......" w:date="2024-05-07T14:48:58Z">
              <w:rPr>
                <w:rFonts w:hint="default"/>
              </w:rPr>
            </w:rPrChange>
          </w:rPr>
          <w:fldChar w:fldCharType="end"/>
        </w:r>
      </w:del>
    </w:p>
    <w:p>
      <w:pPr>
        <w:pStyle w:val="2"/>
        <w:numPr>
          <w:ins w:id="2976" w:author="......" w:date="2024-03-26T00:51:26Z"/>
        </w:numPr>
        <w:tabs>
          <w:tab w:val="right" w:leader="dot" w:pos="8306"/>
        </w:tabs>
        <w:rPr>
          <w:del w:id="2977" w:author="......" w:date="2024-03-26T00:49:15Z"/>
          <w:rFonts w:hint="default" w:ascii="Times New Roman" w:hAnsi="Times New Roman" w:eastAsia="宋体" w:cs="Times New Roman"/>
          <w:rPrChange w:id="2978" w:author="......" w:date="2024-05-07T14:48:58Z">
            <w:rPr>
              <w:del w:id="2979" w:author="......" w:date="2024-03-26T00:49:15Z"/>
              <w:rFonts w:hint="default"/>
            </w:rPr>
          </w:rPrChange>
        </w:rPr>
        <w:pPrChange w:id="2975" w:author="......" w:date="2024-03-26T00:51:26Z">
          <w:pPr>
            <w:pStyle w:val="12"/>
            <w:tabs>
              <w:tab w:val="right" w:leader="dot" w:pos="8306"/>
            </w:tabs>
          </w:pPr>
        </w:pPrChange>
      </w:pPr>
      <w:del w:id="2980" w:author="......" w:date="2024-03-26T00:49:15Z">
        <w:r>
          <w:rPr>
            <w:rFonts w:hint="default" w:ascii="Times New Roman" w:hAnsi="Times New Roman" w:eastAsia="宋体" w:cs="Times New Roman"/>
            <w:rPrChange w:id="2981" w:author="......" w:date="2024-05-07T14:48:58Z">
              <w:rPr>
                <w:rFonts w:hint="default"/>
              </w:rPr>
            </w:rPrChange>
          </w:rPr>
          <w:fldChar w:fldCharType="begin"/>
        </w:r>
      </w:del>
      <w:del w:id="2983" w:author="......" w:date="2024-03-26T00:49:15Z">
        <w:r>
          <w:rPr>
            <w:rFonts w:hint="default" w:ascii="Times New Roman" w:hAnsi="Times New Roman" w:eastAsia="宋体" w:cs="Times New Roman"/>
            <w:rPrChange w:id="2984" w:author="......" w:date="2024-05-07T14:48:58Z">
              <w:rPr>
                <w:rFonts w:hint="default"/>
              </w:rPr>
            </w:rPrChange>
          </w:rPr>
          <w:delInstrText xml:space="preserve"> HYPERLINK \l _Toc963 </w:delInstrText>
        </w:r>
      </w:del>
      <w:del w:id="2986" w:author="......" w:date="2024-03-26T00:49:15Z">
        <w:r>
          <w:rPr>
            <w:rFonts w:hint="default" w:ascii="Times New Roman" w:hAnsi="Times New Roman" w:eastAsia="宋体" w:cs="Times New Roman"/>
            <w:rPrChange w:id="2987" w:author="......" w:date="2024-05-07T14:48:58Z">
              <w:rPr>
                <w:rFonts w:hint="default"/>
              </w:rPr>
            </w:rPrChange>
          </w:rPr>
          <w:fldChar w:fldCharType="separate"/>
        </w:r>
      </w:del>
      <w:del w:id="2989" w:author="......" w:date="2024-03-26T00:49:15Z">
        <w:r>
          <w:rPr>
            <w:rFonts w:hint="default" w:ascii="Times New Roman" w:hAnsi="Times New Roman" w:eastAsia="宋体" w:cs="Times New Roman"/>
            <w:rPrChange w:id="2990" w:author="......" w:date="2024-05-07T14:48:58Z">
              <w:rPr>
                <w:rFonts w:hint="default"/>
              </w:rPr>
            </w:rPrChange>
          </w:rPr>
          <w:delText>3.2.2. 硬件需求</w:delText>
        </w:r>
      </w:del>
      <w:del w:id="2992" w:author="......" w:date="2024-03-26T00:49:15Z">
        <w:r>
          <w:rPr>
            <w:rFonts w:hint="default" w:ascii="Times New Roman" w:hAnsi="Times New Roman" w:eastAsia="宋体" w:cs="Times New Roman"/>
            <w:rPrChange w:id="2993" w:author="......" w:date="2024-05-07T14:48:58Z">
              <w:rPr>
                <w:rFonts w:hint="default"/>
              </w:rPr>
            </w:rPrChange>
          </w:rPr>
          <w:tab/>
        </w:r>
      </w:del>
      <w:del w:id="2995" w:author="......" w:date="2024-03-26T00:49:15Z">
        <w:r>
          <w:rPr>
            <w:rFonts w:hint="default" w:ascii="Times New Roman" w:hAnsi="Times New Roman" w:eastAsia="宋体" w:cs="Times New Roman"/>
            <w:rPrChange w:id="2996" w:author="......" w:date="2024-05-07T14:48:58Z">
              <w:rPr>
                <w:rFonts w:hint="default"/>
              </w:rPr>
            </w:rPrChange>
          </w:rPr>
          <w:fldChar w:fldCharType="begin"/>
        </w:r>
      </w:del>
      <w:del w:id="2998" w:author="......" w:date="2024-03-26T00:49:15Z">
        <w:r>
          <w:rPr>
            <w:rFonts w:hint="default" w:ascii="Times New Roman" w:hAnsi="Times New Roman" w:eastAsia="宋体" w:cs="Times New Roman"/>
            <w:rPrChange w:id="2999" w:author="......" w:date="2024-05-07T14:48:58Z">
              <w:rPr>
                <w:rFonts w:hint="default"/>
              </w:rPr>
            </w:rPrChange>
          </w:rPr>
          <w:delInstrText xml:space="preserve"> PAGEREF _Toc963 \h </w:delInstrText>
        </w:r>
      </w:del>
      <w:del w:id="3001" w:author="......" w:date="2024-03-26T00:49:15Z">
        <w:r>
          <w:rPr>
            <w:rFonts w:hint="default" w:ascii="Times New Roman" w:hAnsi="Times New Roman" w:eastAsia="宋体" w:cs="Times New Roman"/>
            <w:rPrChange w:id="3002" w:author="......" w:date="2024-05-07T14:48:58Z">
              <w:rPr>
                <w:rFonts w:hint="default"/>
              </w:rPr>
            </w:rPrChange>
          </w:rPr>
          <w:fldChar w:fldCharType="separate"/>
        </w:r>
      </w:del>
      <w:del w:id="3004" w:author="......" w:date="2024-03-26T00:49:15Z">
        <w:r>
          <w:rPr>
            <w:rFonts w:hint="default" w:ascii="Times New Roman" w:hAnsi="Times New Roman" w:eastAsia="宋体" w:cs="Times New Roman"/>
            <w:rPrChange w:id="3005" w:author="......" w:date="2024-05-07T14:48:58Z">
              <w:rPr>
                <w:rFonts w:hint="default"/>
              </w:rPr>
            </w:rPrChange>
          </w:rPr>
          <w:delText>7</w:delText>
        </w:r>
      </w:del>
      <w:del w:id="3007" w:author="......" w:date="2024-03-26T00:49:15Z">
        <w:r>
          <w:rPr>
            <w:rFonts w:hint="default" w:ascii="Times New Roman" w:hAnsi="Times New Roman" w:eastAsia="宋体" w:cs="Times New Roman"/>
            <w:rPrChange w:id="3008" w:author="......" w:date="2024-05-07T14:48:58Z">
              <w:rPr>
                <w:rFonts w:hint="default"/>
              </w:rPr>
            </w:rPrChange>
          </w:rPr>
          <w:fldChar w:fldCharType="end"/>
        </w:r>
      </w:del>
      <w:del w:id="3010" w:author="......" w:date="2024-03-26T00:49:15Z">
        <w:r>
          <w:rPr>
            <w:rFonts w:hint="default" w:ascii="Times New Roman" w:hAnsi="Times New Roman" w:eastAsia="宋体" w:cs="Times New Roman"/>
            <w:rPrChange w:id="3011" w:author="......" w:date="2024-05-07T14:48:58Z">
              <w:rPr>
                <w:rFonts w:hint="default"/>
              </w:rPr>
            </w:rPrChange>
          </w:rPr>
          <w:fldChar w:fldCharType="end"/>
        </w:r>
      </w:del>
    </w:p>
    <w:p>
      <w:pPr>
        <w:pStyle w:val="2"/>
        <w:numPr>
          <w:ins w:id="3014" w:author="......" w:date="2024-03-26T00:51:26Z"/>
        </w:numPr>
        <w:tabs>
          <w:tab w:val="right" w:leader="dot" w:pos="8306"/>
        </w:tabs>
        <w:rPr>
          <w:del w:id="3015" w:author="......" w:date="2024-03-26T00:49:15Z"/>
          <w:rFonts w:hint="default" w:ascii="Times New Roman" w:hAnsi="Times New Roman" w:eastAsia="宋体" w:cs="Times New Roman"/>
          <w:rPrChange w:id="3016" w:author="......" w:date="2024-05-07T14:48:58Z">
            <w:rPr>
              <w:del w:id="3017" w:author="......" w:date="2024-03-26T00:49:15Z"/>
              <w:rFonts w:hint="default"/>
            </w:rPr>
          </w:rPrChange>
        </w:rPr>
        <w:pPrChange w:id="3013" w:author="......" w:date="2024-03-26T00:51:26Z">
          <w:pPr>
            <w:pStyle w:val="12"/>
            <w:tabs>
              <w:tab w:val="right" w:leader="dot" w:pos="8306"/>
            </w:tabs>
          </w:pPr>
        </w:pPrChange>
      </w:pPr>
      <w:del w:id="3018" w:author="......" w:date="2024-03-26T00:49:15Z">
        <w:r>
          <w:rPr>
            <w:rFonts w:hint="default" w:ascii="Times New Roman" w:hAnsi="Times New Roman" w:eastAsia="宋体" w:cs="Times New Roman"/>
            <w:rPrChange w:id="3019" w:author="......" w:date="2024-05-07T14:48:58Z">
              <w:rPr>
                <w:rFonts w:hint="default"/>
              </w:rPr>
            </w:rPrChange>
          </w:rPr>
          <w:fldChar w:fldCharType="begin"/>
        </w:r>
      </w:del>
      <w:del w:id="3021" w:author="......" w:date="2024-03-26T00:49:15Z">
        <w:r>
          <w:rPr>
            <w:rFonts w:hint="default" w:ascii="Times New Roman" w:hAnsi="Times New Roman" w:eastAsia="宋体" w:cs="Times New Roman"/>
            <w:rPrChange w:id="3022" w:author="......" w:date="2024-05-07T14:48:58Z">
              <w:rPr>
                <w:rFonts w:hint="default"/>
              </w:rPr>
            </w:rPrChange>
          </w:rPr>
          <w:delInstrText xml:space="preserve"> HYPERLINK \l _Toc12265 </w:delInstrText>
        </w:r>
      </w:del>
      <w:del w:id="3024" w:author="......" w:date="2024-03-26T00:49:15Z">
        <w:r>
          <w:rPr>
            <w:rFonts w:hint="default" w:ascii="Times New Roman" w:hAnsi="Times New Roman" w:eastAsia="宋体" w:cs="Times New Roman"/>
            <w:rPrChange w:id="3025" w:author="......" w:date="2024-05-07T14:48:58Z">
              <w:rPr>
                <w:rFonts w:hint="default"/>
              </w:rPr>
            </w:rPrChange>
          </w:rPr>
          <w:fldChar w:fldCharType="separate"/>
        </w:r>
      </w:del>
      <w:del w:id="3027" w:author="......" w:date="2024-03-26T00:49:15Z">
        <w:r>
          <w:rPr>
            <w:rFonts w:hint="default" w:ascii="Times New Roman" w:hAnsi="Times New Roman" w:eastAsia="宋体" w:cs="Times New Roman"/>
            <w:rPrChange w:id="3028" w:author="......" w:date="2024-05-07T14:48:58Z">
              <w:rPr>
                <w:rFonts w:hint="default"/>
              </w:rPr>
            </w:rPrChange>
          </w:rPr>
          <w:delText>3.2.3. 运行环境</w:delText>
        </w:r>
      </w:del>
      <w:del w:id="3030" w:author="......" w:date="2024-03-26T00:49:15Z">
        <w:r>
          <w:rPr>
            <w:rFonts w:hint="default" w:ascii="Times New Roman" w:hAnsi="Times New Roman" w:eastAsia="宋体" w:cs="Times New Roman"/>
            <w:rPrChange w:id="3031" w:author="......" w:date="2024-05-07T14:48:58Z">
              <w:rPr>
                <w:rFonts w:hint="default"/>
              </w:rPr>
            </w:rPrChange>
          </w:rPr>
          <w:tab/>
        </w:r>
      </w:del>
      <w:del w:id="3033" w:author="......" w:date="2024-03-26T00:49:15Z">
        <w:r>
          <w:rPr>
            <w:rFonts w:hint="default" w:ascii="Times New Roman" w:hAnsi="Times New Roman" w:eastAsia="宋体" w:cs="Times New Roman"/>
            <w:rPrChange w:id="3034" w:author="......" w:date="2024-05-07T14:48:58Z">
              <w:rPr>
                <w:rFonts w:hint="default"/>
              </w:rPr>
            </w:rPrChange>
          </w:rPr>
          <w:fldChar w:fldCharType="begin"/>
        </w:r>
      </w:del>
      <w:del w:id="3036" w:author="......" w:date="2024-03-26T00:49:15Z">
        <w:r>
          <w:rPr>
            <w:rFonts w:hint="default" w:ascii="Times New Roman" w:hAnsi="Times New Roman" w:eastAsia="宋体" w:cs="Times New Roman"/>
            <w:rPrChange w:id="3037" w:author="......" w:date="2024-05-07T14:48:58Z">
              <w:rPr>
                <w:rFonts w:hint="default"/>
              </w:rPr>
            </w:rPrChange>
          </w:rPr>
          <w:delInstrText xml:space="preserve"> PAGEREF _Toc12265 \h </w:delInstrText>
        </w:r>
      </w:del>
      <w:del w:id="3039" w:author="......" w:date="2024-03-26T00:49:15Z">
        <w:r>
          <w:rPr>
            <w:rFonts w:hint="default" w:ascii="Times New Roman" w:hAnsi="Times New Roman" w:eastAsia="宋体" w:cs="Times New Roman"/>
            <w:rPrChange w:id="3040" w:author="......" w:date="2024-05-07T14:48:58Z">
              <w:rPr>
                <w:rFonts w:hint="default"/>
              </w:rPr>
            </w:rPrChange>
          </w:rPr>
          <w:fldChar w:fldCharType="separate"/>
        </w:r>
      </w:del>
      <w:del w:id="3042" w:author="......" w:date="2024-03-26T00:49:15Z">
        <w:r>
          <w:rPr>
            <w:rFonts w:hint="default" w:ascii="Times New Roman" w:hAnsi="Times New Roman" w:eastAsia="宋体" w:cs="Times New Roman"/>
            <w:rPrChange w:id="3043" w:author="......" w:date="2024-05-07T14:48:58Z">
              <w:rPr>
                <w:rFonts w:hint="default"/>
              </w:rPr>
            </w:rPrChange>
          </w:rPr>
          <w:delText>7</w:delText>
        </w:r>
      </w:del>
      <w:del w:id="3045" w:author="......" w:date="2024-03-26T00:49:15Z">
        <w:r>
          <w:rPr>
            <w:rFonts w:hint="default" w:ascii="Times New Roman" w:hAnsi="Times New Roman" w:eastAsia="宋体" w:cs="Times New Roman"/>
            <w:rPrChange w:id="3046" w:author="......" w:date="2024-05-07T14:48:58Z">
              <w:rPr>
                <w:rFonts w:hint="default"/>
              </w:rPr>
            </w:rPrChange>
          </w:rPr>
          <w:fldChar w:fldCharType="end"/>
        </w:r>
      </w:del>
      <w:del w:id="3048" w:author="......" w:date="2024-03-26T00:49:15Z">
        <w:r>
          <w:rPr>
            <w:rFonts w:hint="default" w:ascii="Times New Roman" w:hAnsi="Times New Roman" w:eastAsia="宋体" w:cs="Times New Roman"/>
            <w:rPrChange w:id="3049" w:author="......" w:date="2024-05-07T14:48:58Z">
              <w:rPr>
                <w:rFonts w:hint="default"/>
              </w:rPr>
            </w:rPrChange>
          </w:rPr>
          <w:fldChar w:fldCharType="end"/>
        </w:r>
      </w:del>
    </w:p>
    <w:p>
      <w:pPr>
        <w:pStyle w:val="2"/>
        <w:numPr>
          <w:ins w:id="3052" w:author="......" w:date="2024-03-26T00:51:26Z"/>
        </w:numPr>
        <w:tabs>
          <w:tab w:val="right" w:leader="dot" w:pos="8306"/>
        </w:tabs>
        <w:rPr>
          <w:del w:id="3053" w:author="......" w:date="2024-03-26T00:49:15Z"/>
          <w:rFonts w:hint="default" w:ascii="Times New Roman" w:hAnsi="Times New Roman" w:eastAsia="宋体" w:cs="Times New Roman"/>
          <w:rPrChange w:id="3054" w:author="......" w:date="2024-05-07T14:48:58Z">
            <w:rPr>
              <w:del w:id="3055" w:author="......" w:date="2024-03-26T00:49:15Z"/>
              <w:rFonts w:hint="default"/>
            </w:rPr>
          </w:rPrChange>
        </w:rPr>
        <w:pPrChange w:id="3051" w:author="......" w:date="2024-03-26T00:51:26Z">
          <w:pPr>
            <w:pStyle w:val="16"/>
            <w:tabs>
              <w:tab w:val="right" w:leader="dot" w:pos="8306"/>
            </w:tabs>
          </w:pPr>
        </w:pPrChange>
      </w:pPr>
      <w:del w:id="3056" w:author="......" w:date="2024-03-26T00:49:15Z">
        <w:r>
          <w:rPr>
            <w:rFonts w:hint="default" w:ascii="Times New Roman" w:hAnsi="Times New Roman" w:eastAsia="宋体" w:cs="Times New Roman"/>
            <w:rPrChange w:id="3057" w:author="......" w:date="2024-05-07T14:48:58Z">
              <w:rPr>
                <w:rFonts w:hint="default"/>
              </w:rPr>
            </w:rPrChange>
          </w:rPr>
          <w:fldChar w:fldCharType="begin"/>
        </w:r>
      </w:del>
      <w:del w:id="3059" w:author="......" w:date="2024-03-26T00:49:15Z">
        <w:r>
          <w:rPr>
            <w:rFonts w:hint="default" w:ascii="Times New Roman" w:hAnsi="Times New Roman" w:eastAsia="宋体" w:cs="Times New Roman"/>
            <w:rPrChange w:id="3060" w:author="......" w:date="2024-05-07T14:48:58Z">
              <w:rPr>
                <w:rFonts w:hint="default"/>
              </w:rPr>
            </w:rPrChange>
          </w:rPr>
          <w:delInstrText xml:space="preserve"> HYPERLINK \l _Toc16261 </w:delInstrText>
        </w:r>
      </w:del>
      <w:del w:id="3062" w:author="......" w:date="2024-03-26T00:49:15Z">
        <w:r>
          <w:rPr>
            <w:rFonts w:hint="default" w:ascii="Times New Roman" w:hAnsi="Times New Roman" w:eastAsia="宋体" w:cs="Times New Roman"/>
            <w:rPrChange w:id="3063" w:author="......" w:date="2024-05-07T14:48:58Z">
              <w:rPr>
                <w:rFonts w:hint="default"/>
              </w:rPr>
            </w:rPrChange>
          </w:rPr>
          <w:fldChar w:fldCharType="separate"/>
        </w:r>
      </w:del>
      <w:del w:id="3065" w:author="......" w:date="2024-03-26T00:49:15Z">
        <w:r>
          <w:rPr>
            <w:rFonts w:hint="default" w:ascii="Times New Roman" w:hAnsi="Times New Roman" w:eastAsia="宋体" w:cs="Times New Roman"/>
            <w:rPrChange w:id="3066" w:author="......" w:date="2024-05-07T14:48:58Z">
              <w:rPr>
                <w:rFonts w:hint="default"/>
              </w:rPr>
            </w:rPrChange>
          </w:rPr>
          <w:delText>3.3. 数据库逻辑需求</w:delText>
        </w:r>
      </w:del>
      <w:del w:id="3068" w:author="......" w:date="2024-03-26T00:49:15Z">
        <w:r>
          <w:rPr>
            <w:rFonts w:hint="default" w:ascii="Times New Roman" w:hAnsi="Times New Roman" w:eastAsia="宋体" w:cs="Times New Roman"/>
            <w:rPrChange w:id="3069" w:author="......" w:date="2024-05-07T14:48:58Z">
              <w:rPr>
                <w:rFonts w:hint="default"/>
              </w:rPr>
            </w:rPrChange>
          </w:rPr>
          <w:tab/>
        </w:r>
      </w:del>
      <w:del w:id="3071" w:author="......" w:date="2024-03-26T00:49:15Z">
        <w:r>
          <w:rPr>
            <w:rFonts w:hint="default" w:ascii="Times New Roman" w:hAnsi="Times New Roman" w:eastAsia="宋体" w:cs="Times New Roman"/>
            <w:rPrChange w:id="3072" w:author="......" w:date="2024-05-07T14:48:58Z">
              <w:rPr>
                <w:rFonts w:hint="default"/>
              </w:rPr>
            </w:rPrChange>
          </w:rPr>
          <w:fldChar w:fldCharType="begin"/>
        </w:r>
      </w:del>
      <w:del w:id="3074" w:author="......" w:date="2024-03-26T00:49:15Z">
        <w:r>
          <w:rPr>
            <w:rFonts w:hint="default" w:ascii="Times New Roman" w:hAnsi="Times New Roman" w:eastAsia="宋体" w:cs="Times New Roman"/>
            <w:rPrChange w:id="3075" w:author="......" w:date="2024-05-07T14:48:58Z">
              <w:rPr>
                <w:rFonts w:hint="default"/>
              </w:rPr>
            </w:rPrChange>
          </w:rPr>
          <w:delInstrText xml:space="preserve"> PAGEREF _Toc16261 \h </w:delInstrText>
        </w:r>
      </w:del>
      <w:del w:id="3077" w:author="......" w:date="2024-03-26T00:49:15Z">
        <w:r>
          <w:rPr>
            <w:rFonts w:hint="default" w:ascii="Times New Roman" w:hAnsi="Times New Roman" w:eastAsia="宋体" w:cs="Times New Roman"/>
            <w:rPrChange w:id="3078" w:author="......" w:date="2024-05-07T14:48:58Z">
              <w:rPr>
                <w:rFonts w:hint="default"/>
              </w:rPr>
            </w:rPrChange>
          </w:rPr>
          <w:fldChar w:fldCharType="separate"/>
        </w:r>
      </w:del>
      <w:del w:id="3080" w:author="......" w:date="2024-03-26T00:49:15Z">
        <w:r>
          <w:rPr>
            <w:rFonts w:hint="default" w:ascii="Times New Roman" w:hAnsi="Times New Roman" w:eastAsia="宋体" w:cs="Times New Roman"/>
            <w:rPrChange w:id="3081" w:author="......" w:date="2024-05-07T14:48:58Z">
              <w:rPr>
                <w:rFonts w:hint="default"/>
              </w:rPr>
            </w:rPrChange>
          </w:rPr>
          <w:delText>7</w:delText>
        </w:r>
      </w:del>
      <w:del w:id="3083" w:author="......" w:date="2024-03-26T00:49:15Z">
        <w:r>
          <w:rPr>
            <w:rFonts w:hint="default" w:ascii="Times New Roman" w:hAnsi="Times New Roman" w:eastAsia="宋体" w:cs="Times New Roman"/>
            <w:rPrChange w:id="3084" w:author="......" w:date="2024-05-07T14:48:58Z">
              <w:rPr>
                <w:rFonts w:hint="default"/>
              </w:rPr>
            </w:rPrChange>
          </w:rPr>
          <w:fldChar w:fldCharType="end"/>
        </w:r>
      </w:del>
      <w:del w:id="3086" w:author="......" w:date="2024-03-26T00:49:15Z">
        <w:r>
          <w:rPr>
            <w:rFonts w:hint="default" w:ascii="Times New Roman" w:hAnsi="Times New Roman" w:eastAsia="宋体" w:cs="Times New Roman"/>
            <w:rPrChange w:id="3087" w:author="......" w:date="2024-05-07T14:48:58Z">
              <w:rPr>
                <w:rFonts w:hint="default"/>
              </w:rPr>
            </w:rPrChange>
          </w:rPr>
          <w:fldChar w:fldCharType="end"/>
        </w:r>
      </w:del>
    </w:p>
    <w:p>
      <w:pPr>
        <w:pStyle w:val="2"/>
        <w:numPr>
          <w:ins w:id="3090" w:author="......" w:date="2024-03-26T00:51:26Z"/>
        </w:numPr>
        <w:tabs>
          <w:tab w:val="right" w:leader="dot" w:pos="8306"/>
        </w:tabs>
        <w:rPr>
          <w:del w:id="3091" w:author="......" w:date="2024-03-26T00:49:15Z"/>
          <w:rFonts w:hint="default" w:ascii="Times New Roman" w:hAnsi="Times New Roman" w:eastAsia="宋体" w:cs="Times New Roman"/>
          <w:rPrChange w:id="3092" w:author="......" w:date="2024-05-07T14:48:58Z">
            <w:rPr>
              <w:del w:id="3093" w:author="......" w:date="2024-03-26T00:49:15Z"/>
              <w:rFonts w:hint="default"/>
            </w:rPr>
          </w:rPrChange>
        </w:rPr>
        <w:pPrChange w:id="3089" w:author="......" w:date="2024-03-26T00:51:26Z">
          <w:pPr>
            <w:pStyle w:val="12"/>
            <w:tabs>
              <w:tab w:val="right" w:leader="dot" w:pos="8306"/>
            </w:tabs>
          </w:pPr>
        </w:pPrChange>
      </w:pPr>
      <w:del w:id="3094" w:author="......" w:date="2024-03-26T00:49:15Z">
        <w:r>
          <w:rPr>
            <w:rFonts w:hint="default" w:ascii="Times New Roman" w:hAnsi="Times New Roman" w:eastAsia="宋体" w:cs="Times New Roman"/>
            <w:rPrChange w:id="3095" w:author="......" w:date="2024-05-07T14:48:58Z">
              <w:rPr>
                <w:rFonts w:hint="default"/>
              </w:rPr>
            </w:rPrChange>
          </w:rPr>
          <w:fldChar w:fldCharType="begin"/>
        </w:r>
      </w:del>
      <w:del w:id="3097" w:author="......" w:date="2024-03-26T00:49:15Z">
        <w:r>
          <w:rPr>
            <w:rFonts w:hint="default" w:ascii="Times New Roman" w:hAnsi="Times New Roman" w:eastAsia="宋体" w:cs="Times New Roman"/>
            <w:rPrChange w:id="3098" w:author="......" w:date="2024-05-07T14:48:58Z">
              <w:rPr>
                <w:rFonts w:hint="default"/>
              </w:rPr>
            </w:rPrChange>
          </w:rPr>
          <w:delInstrText xml:space="preserve"> HYPERLINK \l _Toc30588 </w:delInstrText>
        </w:r>
      </w:del>
      <w:del w:id="3100" w:author="......" w:date="2024-03-26T00:49:15Z">
        <w:r>
          <w:rPr>
            <w:rFonts w:hint="default" w:ascii="Times New Roman" w:hAnsi="Times New Roman" w:eastAsia="宋体" w:cs="Times New Roman"/>
            <w:rPrChange w:id="3101" w:author="......" w:date="2024-05-07T14:48:58Z">
              <w:rPr>
                <w:rFonts w:hint="default"/>
              </w:rPr>
            </w:rPrChange>
          </w:rPr>
          <w:fldChar w:fldCharType="separate"/>
        </w:r>
      </w:del>
      <w:del w:id="3103" w:author="......" w:date="2024-03-26T00:49:15Z">
        <w:r>
          <w:rPr>
            <w:rFonts w:hint="default" w:ascii="Times New Roman" w:hAnsi="Times New Roman" w:eastAsia="宋体" w:cs="Times New Roman"/>
            <w:rPrChange w:id="3104" w:author="......" w:date="2024-05-07T14:48:58Z">
              <w:rPr>
                <w:rFonts w:hint="default"/>
              </w:rPr>
            </w:rPrChange>
          </w:rPr>
          <w:delText>3.3.1. 数据流分析</w:delText>
        </w:r>
      </w:del>
      <w:del w:id="3106" w:author="......" w:date="2024-03-26T00:49:15Z">
        <w:r>
          <w:rPr>
            <w:rFonts w:hint="default" w:ascii="Times New Roman" w:hAnsi="Times New Roman" w:eastAsia="宋体" w:cs="Times New Roman"/>
            <w:rPrChange w:id="3107" w:author="......" w:date="2024-05-07T14:48:58Z">
              <w:rPr>
                <w:rFonts w:hint="default"/>
              </w:rPr>
            </w:rPrChange>
          </w:rPr>
          <w:tab/>
        </w:r>
      </w:del>
      <w:del w:id="3109" w:author="......" w:date="2024-03-26T00:49:15Z">
        <w:r>
          <w:rPr>
            <w:rFonts w:hint="default" w:ascii="Times New Roman" w:hAnsi="Times New Roman" w:eastAsia="宋体" w:cs="Times New Roman"/>
            <w:rPrChange w:id="3110" w:author="......" w:date="2024-05-07T14:48:58Z">
              <w:rPr>
                <w:rFonts w:hint="default"/>
              </w:rPr>
            </w:rPrChange>
          </w:rPr>
          <w:fldChar w:fldCharType="begin"/>
        </w:r>
      </w:del>
      <w:del w:id="3112" w:author="......" w:date="2024-03-26T00:49:15Z">
        <w:r>
          <w:rPr>
            <w:rFonts w:hint="default" w:ascii="Times New Roman" w:hAnsi="Times New Roman" w:eastAsia="宋体" w:cs="Times New Roman"/>
            <w:rPrChange w:id="3113" w:author="......" w:date="2024-05-07T14:48:58Z">
              <w:rPr>
                <w:rFonts w:hint="default"/>
              </w:rPr>
            </w:rPrChange>
          </w:rPr>
          <w:delInstrText xml:space="preserve"> PAGEREF _Toc30588 \h </w:delInstrText>
        </w:r>
      </w:del>
      <w:del w:id="3115" w:author="......" w:date="2024-03-26T00:49:15Z">
        <w:r>
          <w:rPr>
            <w:rFonts w:hint="default" w:ascii="Times New Roman" w:hAnsi="Times New Roman" w:eastAsia="宋体" w:cs="Times New Roman"/>
            <w:rPrChange w:id="3116" w:author="......" w:date="2024-05-07T14:48:58Z">
              <w:rPr>
                <w:rFonts w:hint="default"/>
              </w:rPr>
            </w:rPrChange>
          </w:rPr>
          <w:fldChar w:fldCharType="separate"/>
        </w:r>
      </w:del>
      <w:del w:id="3118" w:author="......" w:date="2024-03-26T00:49:15Z">
        <w:r>
          <w:rPr>
            <w:rFonts w:hint="default" w:ascii="Times New Roman" w:hAnsi="Times New Roman" w:eastAsia="宋体" w:cs="Times New Roman"/>
            <w:rPrChange w:id="3119" w:author="......" w:date="2024-05-07T14:48:58Z">
              <w:rPr>
                <w:rFonts w:hint="default"/>
              </w:rPr>
            </w:rPrChange>
          </w:rPr>
          <w:delText>7</w:delText>
        </w:r>
      </w:del>
      <w:del w:id="3121" w:author="......" w:date="2024-03-26T00:49:15Z">
        <w:r>
          <w:rPr>
            <w:rFonts w:hint="default" w:ascii="Times New Roman" w:hAnsi="Times New Roman" w:eastAsia="宋体" w:cs="Times New Roman"/>
            <w:rPrChange w:id="3122" w:author="......" w:date="2024-05-07T14:48:58Z">
              <w:rPr>
                <w:rFonts w:hint="default"/>
              </w:rPr>
            </w:rPrChange>
          </w:rPr>
          <w:fldChar w:fldCharType="end"/>
        </w:r>
      </w:del>
      <w:del w:id="3124" w:author="......" w:date="2024-03-26T00:49:15Z">
        <w:r>
          <w:rPr>
            <w:rFonts w:hint="default" w:ascii="Times New Roman" w:hAnsi="Times New Roman" w:eastAsia="宋体" w:cs="Times New Roman"/>
            <w:rPrChange w:id="3125" w:author="......" w:date="2024-05-07T14:48:58Z">
              <w:rPr>
                <w:rFonts w:hint="default"/>
              </w:rPr>
            </w:rPrChange>
          </w:rPr>
          <w:fldChar w:fldCharType="end"/>
        </w:r>
      </w:del>
    </w:p>
    <w:p>
      <w:pPr>
        <w:pStyle w:val="2"/>
        <w:numPr>
          <w:ins w:id="3128" w:author="......" w:date="2024-03-26T00:51:26Z"/>
        </w:numPr>
        <w:tabs>
          <w:tab w:val="right" w:leader="dot" w:pos="8306"/>
        </w:tabs>
        <w:rPr>
          <w:del w:id="3129" w:author="......" w:date="2024-03-26T00:49:15Z"/>
          <w:rFonts w:hint="default" w:ascii="Times New Roman" w:hAnsi="Times New Roman" w:eastAsia="宋体" w:cs="Times New Roman"/>
          <w:rPrChange w:id="3130" w:author="......" w:date="2024-05-07T14:48:58Z">
            <w:rPr>
              <w:del w:id="3131" w:author="......" w:date="2024-03-26T00:49:15Z"/>
              <w:rFonts w:hint="default"/>
            </w:rPr>
          </w:rPrChange>
        </w:rPr>
        <w:pPrChange w:id="3127" w:author="......" w:date="2024-03-26T00:51:26Z">
          <w:pPr>
            <w:pStyle w:val="12"/>
            <w:tabs>
              <w:tab w:val="right" w:leader="dot" w:pos="8306"/>
            </w:tabs>
          </w:pPr>
        </w:pPrChange>
      </w:pPr>
      <w:del w:id="3132" w:author="......" w:date="2024-03-26T00:49:15Z">
        <w:r>
          <w:rPr>
            <w:rFonts w:hint="default" w:ascii="Times New Roman" w:hAnsi="Times New Roman" w:eastAsia="宋体" w:cs="Times New Roman"/>
            <w:rPrChange w:id="3133" w:author="......" w:date="2024-05-07T14:48:58Z">
              <w:rPr>
                <w:rFonts w:hint="default"/>
              </w:rPr>
            </w:rPrChange>
          </w:rPr>
          <w:fldChar w:fldCharType="begin"/>
        </w:r>
      </w:del>
      <w:del w:id="3135" w:author="......" w:date="2024-03-26T00:49:15Z">
        <w:r>
          <w:rPr>
            <w:rFonts w:hint="default" w:ascii="Times New Roman" w:hAnsi="Times New Roman" w:eastAsia="宋体" w:cs="Times New Roman"/>
            <w:rPrChange w:id="3136" w:author="......" w:date="2024-05-07T14:48:58Z">
              <w:rPr>
                <w:rFonts w:hint="default"/>
              </w:rPr>
            </w:rPrChange>
          </w:rPr>
          <w:delInstrText xml:space="preserve"> HYPERLINK \l _Toc29282 </w:delInstrText>
        </w:r>
      </w:del>
      <w:del w:id="3138" w:author="......" w:date="2024-03-26T00:49:15Z">
        <w:r>
          <w:rPr>
            <w:rFonts w:hint="default" w:ascii="Times New Roman" w:hAnsi="Times New Roman" w:eastAsia="宋体" w:cs="Times New Roman"/>
            <w:rPrChange w:id="3139" w:author="......" w:date="2024-05-07T14:48:58Z">
              <w:rPr>
                <w:rFonts w:hint="default"/>
              </w:rPr>
            </w:rPrChange>
          </w:rPr>
          <w:fldChar w:fldCharType="separate"/>
        </w:r>
      </w:del>
      <w:del w:id="3141" w:author="......" w:date="2024-03-26T00:49:15Z">
        <w:r>
          <w:rPr>
            <w:rFonts w:hint="default" w:ascii="Times New Roman" w:hAnsi="Times New Roman" w:eastAsia="宋体" w:cs="Times New Roman"/>
            <w:rPrChange w:id="3142" w:author="......" w:date="2024-05-07T14:48:58Z">
              <w:rPr>
                <w:rFonts w:hint="default"/>
              </w:rPr>
            </w:rPrChange>
          </w:rPr>
          <w:delText>3.3.2. 数据字典</w:delText>
        </w:r>
      </w:del>
      <w:del w:id="3144" w:author="......" w:date="2024-03-26T00:49:15Z">
        <w:r>
          <w:rPr>
            <w:rFonts w:hint="default" w:ascii="Times New Roman" w:hAnsi="Times New Roman" w:eastAsia="宋体" w:cs="Times New Roman"/>
            <w:rPrChange w:id="3145" w:author="......" w:date="2024-05-07T14:48:58Z">
              <w:rPr>
                <w:rFonts w:hint="default"/>
              </w:rPr>
            </w:rPrChange>
          </w:rPr>
          <w:tab/>
        </w:r>
      </w:del>
      <w:del w:id="3147" w:author="......" w:date="2024-03-26T00:49:15Z">
        <w:r>
          <w:rPr>
            <w:rFonts w:hint="default" w:ascii="Times New Roman" w:hAnsi="Times New Roman" w:eastAsia="宋体" w:cs="Times New Roman"/>
            <w:rPrChange w:id="3148" w:author="......" w:date="2024-05-07T14:48:58Z">
              <w:rPr>
                <w:rFonts w:hint="default"/>
              </w:rPr>
            </w:rPrChange>
          </w:rPr>
          <w:fldChar w:fldCharType="begin"/>
        </w:r>
      </w:del>
      <w:del w:id="3150" w:author="......" w:date="2024-03-26T00:49:15Z">
        <w:r>
          <w:rPr>
            <w:rFonts w:hint="default" w:ascii="Times New Roman" w:hAnsi="Times New Roman" w:eastAsia="宋体" w:cs="Times New Roman"/>
            <w:rPrChange w:id="3151" w:author="......" w:date="2024-05-07T14:48:58Z">
              <w:rPr>
                <w:rFonts w:hint="default"/>
              </w:rPr>
            </w:rPrChange>
          </w:rPr>
          <w:delInstrText xml:space="preserve"> PAGEREF _Toc29282 \h </w:delInstrText>
        </w:r>
      </w:del>
      <w:del w:id="3153" w:author="......" w:date="2024-03-26T00:49:15Z">
        <w:r>
          <w:rPr>
            <w:rFonts w:hint="default" w:ascii="Times New Roman" w:hAnsi="Times New Roman" w:eastAsia="宋体" w:cs="Times New Roman"/>
            <w:rPrChange w:id="3154" w:author="......" w:date="2024-05-07T14:48:58Z">
              <w:rPr>
                <w:rFonts w:hint="default"/>
              </w:rPr>
            </w:rPrChange>
          </w:rPr>
          <w:fldChar w:fldCharType="separate"/>
        </w:r>
      </w:del>
      <w:del w:id="3156" w:author="......" w:date="2024-03-26T00:49:15Z">
        <w:r>
          <w:rPr>
            <w:rFonts w:hint="default" w:ascii="Times New Roman" w:hAnsi="Times New Roman" w:eastAsia="宋体" w:cs="Times New Roman"/>
            <w:rPrChange w:id="3157" w:author="......" w:date="2024-05-07T14:48:58Z">
              <w:rPr>
                <w:rFonts w:hint="default"/>
              </w:rPr>
            </w:rPrChange>
          </w:rPr>
          <w:delText>7</w:delText>
        </w:r>
      </w:del>
      <w:del w:id="3159" w:author="......" w:date="2024-03-26T00:49:15Z">
        <w:r>
          <w:rPr>
            <w:rFonts w:hint="default" w:ascii="Times New Roman" w:hAnsi="Times New Roman" w:eastAsia="宋体" w:cs="Times New Roman"/>
            <w:rPrChange w:id="3160" w:author="......" w:date="2024-05-07T14:48:58Z">
              <w:rPr>
                <w:rFonts w:hint="default"/>
              </w:rPr>
            </w:rPrChange>
          </w:rPr>
          <w:fldChar w:fldCharType="end"/>
        </w:r>
      </w:del>
      <w:del w:id="3162" w:author="......" w:date="2024-03-26T00:49:15Z">
        <w:r>
          <w:rPr>
            <w:rFonts w:hint="default" w:ascii="Times New Roman" w:hAnsi="Times New Roman" w:eastAsia="宋体" w:cs="Times New Roman"/>
            <w:rPrChange w:id="3163" w:author="......" w:date="2024-05-07T14:48:58Z">
              <w:rPr>
                <w:rFonts w:hint="default"/>
              </w:rPr>
            </w:rPrChange>
          </w:rPr>
          <w:fldChar w:fldCharType="end"/>
        </w:r>
      </w:del>
    </w:p>
    <w:p>
      <w:pPr>
        <w:pStyle w:val="2"/>
        <w:numPr>
          <w:ins w:id="3166" w:author="......" w:date="2024-03-26T00:51:26Z"/>
        </w:numPr>
        <w:tabs>
          <w:tab w:val="right" w:leader="dot" w:pos="8306"/>
        </w:tabs>
        <w:rPr>
          <w:del w:id="3167" w:author="......" w:date="2024-03-26T00:49:15Z"/>
          <w:rFonts w:hint="default" w:ascii="Times New Roman" w:hAnsi="Times New Roman" w:eastAsia="宋体" w:cs="Times New Roman"/>
          <w:rPrChange w:id="3168" w:author="......" w:date="2024-05-07T14:48:58Z">
            <w:rPr>
              <w:del w:id="3169" w:author="......" w:date="2024-03-26T00:49:15Z"/>
              <w:rFonts w:hint="default"/>
            </w:rPr>
          </w:rPrChange>
        </w:rPr>
        <w:pPrChange w:id="3165" w:author="......" w:date="2024-03-26T00:51:26Z">
          <w:pPr>
            <w:pStyle w:val="12"/>
            <w:tabs>
              <w:tab w:val="right" w:leader="dot" w:pos="8306"/>
            </w:tabs>
          </w:pPr>
        </w:pPrChange>
      </w:pPr>
      <w:del w:id="3170" w:author="......" w:date="2024-03-26T00:49:15Z">
        <w:r>
          <w:rPr>
            <w:rFonts w:hint="default" w:ascii="Times New Roman" w:hAnsi="Times New Roman" w:eastAsia="宋体" w:cs="Times New Roman"/>
            <w:rPrChange w:id="3171" w:author="......" w:date="2024-05-07T14:48:58Z">
              <w:rPr>
                <w:rFonts w:hint="default"/>
              </w:rPr>
            </w:rPrChange>
          </w:rPr>
          <w:fldChar w:fldCharType="begin"/>
        </w:r>
      </w:del>
      <w:del w:id="3173" w:author="......" w:date="2024-03-26T00:49:15Z">
        <w:r>
          <w:rPr>
            <w:rFonts w:hint="default" w:ascii="Times New Roman" w:hAnsi="Times New Roman" w:eastAsia="宋体" w:cs="Times New Roman"/>
            <w:rPrChange w:id="3174" w:author="......" w:date="2024-05-07T14:48:58Z">
              <w:rPr>
                <w:rFonts w:hint="default"/>
              </w:rPr>
            </w:rPrChange>
          </w:rPr>
          <w:delInstrText xml:space="preserve"> HYPERLINK \l _Toc21436 </w:delInstrText>
        </w:r>
      </w:del>
      <w:del w:id="3176" w:author="......" w:date="2024-03-26T00:49:15Z">
        <w:r>
          <w:rPr>
            <w:rFonts w:hint="default" w:ascii="Times New Roman" w:hAnsi="Times New Roman" w:eastAsia="宋体" w:cs="Times New Roman"/>
            <w:rPrChange w:id="3177" w:author="......" w:date="2024-05-07T14:48:58Z">
              <w:rPr>
                <w:rFonts w:hint="default"/>
              </w:rPr>
            </w:rPrChange>
          </w:rPr>
          <w:fldChar w:fldCharType="separate"/>
        </w:r>
      </w:del>
      <w:del w:id="3179" w:author="......" w:date="2024-03-26T00:49:15Z">
        <w:r>
          <w:rPr>
            <w:rFonts w:hint="default" w:ascii="Times New Roman" w:hAnsi="Times New Roman" w:eastAsia="宋体" w:cs="Times New Roman"/>
            <w:rPrChange w:id="3180" w:author="......" w:date="2024-05-07T14:48:58Z">
              <w:rPr>
                <w:rFonts w:hint="default"/>
              </w:rPr>
            </w:rPrChange>
          </w:rPr>
          <w:delText>3.3.3. E-R图</w:delText>
        </w:r>
      </w:del>
      <w:del w:id="3182" w:author="......" w:date="2024-03-26T00:49:15Z">
        <w:r>
          <w:rPr>
            <w:rFonts w:hint="default" w:ascii="Times New Roman" w:hAnsi="Times New Roman" w:eastAsia="宋体" w:cs="Times New Roman"/>
            <w:rPrChange w:id="3183" w:author="......" w:date="2024-05-07T14:48:58Z">
              <w:rPr>
                <w:rFonts w:hint="default"/>
              </w:rPr>
            </w:rPrChange>
          </w:rPr>
          <w:tab/>
        </w:r>
      </w:del>
      <w:del w:id="3185" w:author="......" w:date="2024-03-26T00:49:15Z">
        <w:r>
          <w:rPr>
            <w:rFonts w:hint="default" w:ascii="Times New Roman" w:hAnsi="Times New Roman" w:eastAsia="宋体" w:cs="Times New Roman"/>
            <w:rPrChange w:id="3186" w:author="......" w:date="2024-05-07T14:48:58Z">
              <w:rPr>
                <w:rFonts w:hint="default"/>
              </w:rPr>
            </w:rPrChange>
          </w:rPr>
          <w:fldChar w:fldCharType="begin"/>
        </w:r>
      </w:del>
      <w:del w:id="3188" w:author="......" w:date="2024-03-26T00:49:15Z">
        <w:r>
          <w:rPr>
            <w:rFonts w:hint="default" w:ascii="Times New Roman" w:hAnsi="Times New Roman" w:eastAsia="宋体" w:cs="Times New Roman"/>
            <w:rPrChange w:id="3189" w:author="......" w:date="2024-05-07T14:48:58Z">
              <w:rPr>
                <w:rFonts w:hint="default"/>
              </w:rPr>
            </w:rPrChange>
          </w:rPr>
          <w:delInstrText xml:space="preserve"> PAGEREF _Toc21436 \h </w:delInstrText>
        </w:r>
      </w:del>
      <w:del w:id="3191" w:author="......" w:date="2024-03-26T00:49:15Z">
        <w:r>
          <w:rPr>
            <w:rFonts w:hint="default" w:ascii="Times New Roman" w:hAnsi="Times New Roman" w:eastAsia="宋体" w:cs="Times New Roman"/>
            <w:rPrChange w:id="3192" w:author="......" w:date="2024-05-07T14:48:58Z">
              <w:rPr>
                <w:rFonts w:hint="default"/>
              </w:rPr>
            </w:rPrChange>
          </w:rPr>
          <w:fldChar w:fldCharType="separate"/>
        </w:r>
      </w:del>
      <w:del w:id="3194" w:author="......" w:date="2024-03-26T00:49:15Z">
        <w:r>
          <w:rPr>
            <w:rFonts w:hint="default" w:ascii="Times New Roman" w:hAnsi="Times New Roman" w:eastAsia="宋体" w:cs="Times New Roman"/>
            <w:rPrChange w:id="3195" w:author="......" w:date="2024-05-07T14:48:58Z">
              <w:rPr>
                <w:rFonts w:hint="default"/>
              </w:rPr>
            </w:rPrChange>
          </w:rPr>
          <w:delText>11</w:delText>
        </w:r>
      </w:del>
      <w:del w:id="3197" w:author="......" w:date="2024-03-26T00:49:15Z">
        <w:r>
          <w:rPr>
            <w:rFonts w:hint="default" w:ascii="Times New Roman" w:hAnsi="Times New Roman" w:eastAsia="宋体" w:cs="Times New Roman"/>
            <w:rPrChange w:id="3198" w:author="......" w:date="2024-05-07T14:48:58Z">
              <w:rPr>
                <w:rFonts w:hint="default"/>
              </w:rPr>
            </w:rPrChange>
          </w:rPr>
          <w:fldChar w:fldCharType="end"/>
        </w:r>
      </w:del>
      <w:del w:id="3200" w:author="......" w:date="2024-03-26T00:49:15Z">
        <w:r>
          <w:rPr>
            <w:rFonts w:hint="default" w:ascii="Times New Roman" w:hAnsi="Times New Roman" w:eastAsia="宋体" w:cs="Times New Roman"/>
            <w:rPrChange w:id="3201" w:author="......" w:date="2024-05-07T14:48:58Z">
              <w:rPr>
                <w:rFonts w:hint="default"/>
              </w:rPr>
            </w:rPrChange>
          </w:rPr>
          <w:fldChar w:fldCharType="end"/>
        </w:r>
      </w:del>
    </w:p>
    <w:p>
      <w:pPr>
        <w:pStyle w:val="2"/>
        <w:numPr>
          <w:ins w:id="3204" w:author="......" w:date="2024-03-26T00:51:26Z"/>
        </w:numPr>
        <w:tabs>
          <w:tab w:val="right" w:leader="dot" w:pos="8306"/>
        </w:tabs>
        <w:rPr>
          <w:del w:id="3205" w:author="......" w:date="2024-03-26T00:49:15Z"/>
          <w:rFonts w:hint="default" w:ascii="Times New Roman" w:hAnsi="Times New Roman" w:eastAsia="宋体" w:cs="Times New Roman"/>
          <w:rPrChange w:id="3206" w:author="......" w:date="2024-05-07T14:48:58Z">
            <w:rPr>
              <w:del w:id="3207" w:author="......" w:date="2024-03-26T00:49:15Z"/>
              <w:rFonts w:hint="default"/>
            </w:rPr>
          </w:rPrChange>
        </w:rPr>
        <w:pPrChange w:id="3203" w:author="......" w:date="2024-03-26T00:51:26Z">
          <w:pPr>
            <w:pStyle w:val="16"/>
            <w:tabs>
              <w:tab w:val="right" w:leader="dot" w:pos="8306"/>
            </w:tabs>
          </w:pPr>
        </w:pPrChange>
      </w:pPr>
      <w:del w:id="3208" w:author="......" w:date="2024-03-26T00:49:15Z">
        <w:r>
          <w:rPr>
            <w:rFonts w:hint="default" w:ascii="Times New Roman" w:hAnsi="Times New Roman" w:eastAsia="宋体" w:cs="Times New Roman"/>
            <w:rPrChange w:id="3209" w:author="......" w:date="2024-05-07T14:48:58Z">
              <w:rPr>
                <w:rFonts w:hint="default"/>
              </w:rPr>
            </w:rPrChange>
          </w:rPr>
          <w:fldChar w:fldCharType="begin"/>
        </w:r>
      </w:del>
      <w:del w:id="3211" w:author="......" w:date="2024-03-26T00:49:15Z">
        <w:r>
          <w:rPr>
            <w:rFonts w:hint="default" w:ascii="Times New Roman" w:hAnsi="Times New Roman" w:eastAsia="宋体" w:cs="Times New Roman"/>
            <w:rPrChange w:id="3212" w:author="......" w:date="2024-05-07T14:48:58Z">
              <w:rPr>
                <w:rFonts w:hint="default"/>
              </w:rPr>
            </w:rPrChange>
          </w:rPr>
          <w:delInstrText xml:space="preserve"> HYPERLINK \l _Toc19003 </w:delInstrText>
        </w:r>
      </w:del>
      <w:del w:id="3214" w:author="......" w:date="2024-03-26T00:49:15Z">
        <w:r>
          <w:rPr>
            <w:rFonts w:hint="default" w:ascii="Times New Roman" w:hAnsi="Times New Roman" w:eastAsia="宋体" w:cs="Times New Roman"/>
            <w:rPrChange w:id="3215" w:author="......" w:date="2024-05-07T14:48:58Z">
              <w:rPr>
                <w:rFonts w:hint="default"/>
              </w:rPr>
            </w:rPrChange>
          </w:rPr>
          <w:fldChar w:fldCharType="separate"/>
        </w:r>
      </w:del>
      <w:del w:id="3217" w:author="......" w:date="2024-03-26T00:49:15Z">
        <w:r>
          <w:rPr>
            <w:rFonts w:hint="default" w:ascii="Times New Roman" w:hAnsi="Times New Roman" w:eastAsia="宋体" w:cs="Times New Roman"/>
            <w:rPrChange w:id="3218" w:author="......" w:date="2024-05-07T14:48:58Z">
              <w:rPr>
                <w:rFonts w:hint="default"/>
              </w:rPr>
            </w:rPrChange>
          </w:rPr>
          <w:delText>3.4. 可靠性及可用性需求</w:delText>
        </w:r>
      </w:del>
      <w:del w:id="3220" w:author="......" w:date="2024-03-26T00:49:15Z">
        <w:r>
          <w:rPr>
            <w:rFonts w:hint="default" w:ascii="Times New Roman" w:hAnsi="Times New Roman" w:eastAsia="宋体" w:cs="Times New Roman"/>
            <w:rPrChange w:id="3221" w:author="......" w:date="2024-05-07T14:48:58Z">
              <w:rPr>
                <w:rFonts w:hint="default"/>
              </w:rPr>
            </w:rPrChange>
          </w:rPr>
          <w:tab/>
        </w:r>
      </w:del>
      <w:del w:id="3223" w:author="......" w:date="2024-03-26T00:49:15Z">
        <w:r>
          <w:rPr>
            <w:rFonts w:hint="default" w:ascii="Times New Roman" w:hAnsi="Times New Roman" w:eastAsia="宋体" w:cs="Times New Roman"/>
            <w:rPrChange w:id="3224" w:author="......" w:date="2024-05-07T14:48:58Z">
              <w:rPr>
                <w:rFonts w:hint="default"/>
              </w:rPr>
            </w:rPrChange>
          </w:rPr>
          <w:fldChar w:fldCharType="begin"/>
        </w:r>
      </w:del>
      <w:del w:id="3226" w:author="......" w:date="2024-03-26T00:49:15Z">
        <w:r>
          <w:rPr>
            <w:rFonts w:hint="default" w:ascii="Times New Roman" w:hAnsi="Times New Roman" w:eastAsia="宋体" w:cs="Times New Roman"/>
            <w:rPrChange w:id="3227" w:author="......" w:date="2024-05-07T14:48:58Z">
              <w:rPr>
                <w:rFonts w:hint="default"/>
              </w:rPr>
            </w:rPrChange>
          </w:rPr>
          <w:delInstrText xml:space="preserve"> PAGEREF _Toc19003 \h </w:delInstrText>
        </w:r>
      </w:del>
      <w:del w:id="3229" w:author="......" w:date="2024-03-26T00:49:15Z">
        <w:r>
          <w:rPr>
            <w:rFonts w:hint="default" w:ascii="Times New Roman" w:hAnsi="Times New Roman" w:eastAsia="宋体" w:cs="Times New Roman"/>
            <w:rPrChange w:id="3230" w:author="......" w:date="2024-05-07T14:48:58Z">
              <w:rPr>
                <w:rFonts w:hint="default"/>
              </w:rPr>
            </w:rPrChange>
          </w:rPr>
          <w:fldChar w:fldCharType="separate"/>
        </w:r>
      </w:del>
      <w:del w:id="3232" w:author="......" w:date="2024-03-26T00:49:15Z">
        <w:r>
          <w:rPr>
            <w:rFonts w:hint="default" w:ascii="Times New Roman" w:hAnsi="Times New Roman" w:eastAsia="宋体" w:cs="Times New Roman"/>
            <w:rPrChange w:id="3233" w:author="......" w:date="2024-05-07T14:48:58Z">
              <w:rPr>
                <w:rFonts w:hint="default"/>
              </w:rPr>
            </w:rPrChange>
          </w:rPr>
          <w:delText>13</w:delText>
        </w:r>
      </w:del>
      <w:del w:id="3235" w:author="......" w:date="2024-03-26T00:49:15Z">
        <w:r>
          <w:rPr>
            <w:rFonts w:hint="default" w:ascii="Times New Roman" w:hAnsi="Times New Roman" w:eastAsia="宋体" w:cs="Times New Roman"/>
            <w:rPrChange w:id="3236" w:author="......" w:date="2024-05-07T14:48:58Z">
              <w:rPr>
                <w:rFonts w:hint="default"/>
              </w:rPr>
            </w:rPrChange>
          </w:rPr>
          <w:fldChar w:fldCharType="end"/>
        </w:r>
      </w:del>
      <w:del w:id="3238" w:author="......" w:date="2024-03-26T00:49:15Z">
        <w:r>
          <w:rPr>
            <w:rFonts w:hint="default" w:ascii="Times New Roman" w:hAnsi="Times New Roman" w:eastAsia="宋体" w:cs="Times New Roman"/>
            <w:rPrChange w:id="3239" w:author="......" w:date="2024-05-07T14:48:58Z">
              <w:rPr>
                <w:rFonts w:hint="default"/>
              </w:rPr>
            </w:rPrChange>
          </w:rPr>
          <w:fldChar w:fldCharType="end"/>
        </w:r>
      </w:del>
    </w:p>
    <w:p>
      <w:pPr>
        <w:pStyle w:val="2"/>
        <w:numPr>
          <w:ins w:id="3242" w:author="......" w:date="2024-03-26T00:51:26Z"/>
        </w:numPr>
        <w:tabs>
          <w:tab w:val="right" w:leader="dot" w:pos="8306"/>
        </w:tabs>
        <w:rPr>
          <w:del w:id="3243" w:author="......" w:date="2024-03-26T00:49:15Z"/>
          <w:rFonts w:hint="default" w:ascii="Times New Roman" w:hAnsi="Times New Roman" w:eastAsia="宋体" w:cs="Times New Roman"/>
          <w:rPrChange w:id="3244" w:author="......" w:date="2024-05-07T14:48:58Z">
            <w:rPr>
              <w:del w:id="3245" w:author="......" w:date="2024-03-26T00:49:15Z"/>
              <w:rFonts w:hint="default"/>
            </w:rPr>
          </w:rPrChange>
        </w:rPr>
        <w:pPrChange w:id="3241" w:author="......" w:date="2024-03-26T00:51:26Z">
          <w:pPr>
            <w:pStyle w:val="12"/>
            <w:tabs>
              <w:tab w:val="right" w:leader="dot" w:pos="8306"/>
            </w:tabs>
          </w:pPr>
        </w:pPrChange>
      </w:pPr>
      <w:del w:id="3246" w:author="......" w:date="2024-03-26T00:49:15Z">
        <w:r>
          <w:rPr>
            <w:rFonts w:hint="default" w:ascii="Times New Roman" w:hAnsi="Times New Roman" w:eastAsia="宋体" w:cs="Times New Roman"/>
            <w:rPrChange w:id="3247" w:author="......" w:date="2024-05-07T14:48:58Z">
              <w:rPr>
                <w:rFonts w:hint="default"/>
              </w:rPr>
            </w:rPrChange>
          </w:rPr>
          <w:fldChar w:fldCharType="begin"/>
        </w:r>
      </w:del>
      <w:del w:id="3249" w:author="......" w:date="2024-03-26T00:49:15Z">
        <w:r>
          <w:rPr>
            <w:rFonts w:hint="default" w:ascii="Times New Roman" w:hAnsi="Times New Roman" w:eastAsia="宋体" w:cs="Times New Roman"/>
            <w:rPrChange w:id="3250" w:author="......" w:date="2024-05-07T14:48:58Z">
              <w:rPr>
                <w:rFonts w:hint="default"/>
              </w:rPr>
            </w:rPrChange>
          </w:rPr>
          <w:delInstrText xml:space="preserve"> HYPERLINK \l _Toc9486 </w:delInstrText>
        </w:r>
      </w:del>
      <w:del w:id="3252" w:author="......" w:date="2024-03-26T00:49:15Z">
        <w:r>
          <w:rPr>
            <w:rFonts w:hint="default" w:ascii="Times New Roman" w:hAnsi="Times New Roman" w:eastAsia="宋体" w:cs="Times New Roman"/>
            <w:rPrChange w:id="3253" w:author="......" w:date="2024-05-07T14:48:58Z">
              <w:rPr>
                <w:rFonts w:hint="default"/>
              </w:rPr>
            </w:rPrChange>
          </w:rPr>
          <w:fldChar w:fldCharType="separate"/>
        </w:r>
      </w:del>
      <w:del w:id="3255" w:author="......" w:date="2024-03-26T00:49:15Z">
        <w:r>
          <w:rPr>
            <w:rFonts w:hint="default" w:ascii="Times New Roman" w:hAnsi="Times New Roman" w:eastAsia="宋体" w:cs="Times New Roman"/>
            <w:rPrChange w:id="3256" w:author="......" w:date="2024-05-07T14:48:58Z">
              <w:rPr>
                <w:rFonts w:hint="default"/>
              </w:rPr>
            </w:rPrChange>
          </w:rPr>
          <w:delText>3.4.1. 性能需求</w:delText>
        </w:r>
      </w:del>
      <w:del w:id="3258" w:author="......" w:date="2024-03-26T00:49:15Z">
        <w:r>
          <w:rPr>
            <w:rFonts w:hint="default" w:ascii="Times New Roman" w:hAnsi="Times New Roman" w:eastAsia="宋体" w:cs="Times New Roman"/>
            <w:rPrChange w:id="3259" w:author="......" w:date="2024-05-07T14:48:58Z">
              <w:rPr>
                <w:rFonts w:hint="default"/>
              </w:rPr>
            </w:rPrChange>
          </w:rPr>
          <w:tab/>
        </w:r>
      </w:del>
      <w:del w:id="3261" w:author="......" w:date="2024-03-26T00:49:15Z">
        <w:r>
          <w:rPr>
            <w:rFonts w:hint="default" w:ascii="Times New Roman" w:hAnsi="Times New Roman" w:eastAsia="宋体" w:cs="Times New Roman"/>
            <w:rPrChange w:id="3262" w:author="......" w:date="2024-05-07T14:48:58Z">
              <w:rPr>
                <w:rFonts w:hint="default"/>
              </w:rPr>
            </w:rPrChange>
          </w:rPr>
          <w:fldChar w:fldCharType="begin"/>
        </w:r>
      </w:del>
      <w:del w:id="3264" w:author="......" w:date="2024-03-26T00:49:15Z">
        <w:r>
          <w:rPr>
            <w:rFonts w:hint="default" w:ascii="Times New Roman" w:hAnsi="Times New Roman" w:eastAsia="宋体" w:cs="Times New Roman"/>
            <w:rPrChange w:id="3265" w:author="......" w:date="2024-05-07T14:48:58Z">
              <w:rPr>
                <w:rFonts w:hint="default"/>
              </w:rPr>
            </w:rPrChange>
          </w:rPr>
          <w:delInstrText xml:space="preserve"> PAGEREF _Toc9486 \h </w:delInstrText>
        </w:r>
      </w:del>
      <w:del w:id="3267" w:author="......" w:date="2024-03-26T00:49:15Z">
        <w:r>
          <w:rPr>
            <w:rFonts w:hint="default" w:ascii="Times New Roman" w:hAnsi="Times New Roman" w:eastAsia="宋体" w:cs="Times New Roman"/>
            <w:rPrChange w:id="3268" w:author="......" w:date="2024-05-07T14:48:58Z">
              <w:rPr>
                <w:rFonts w:hint="default"/>
              </w:rPr>
            </w:rPrChange>
          </w:rPr>
          <w:fldChar w:fldCharType="separate"/>
        </w:r>
      </w:del>
      <w:del w:id="3270" w:author="......" w:date="2024-03-26T00:49:15Z">
        <w:r>
          <w:rPr>
            <w:rFonts w:hint="default" w:ascii="Times New Roman" w:hAnsi="Times New Roman" w:eastAsia="宋体" w:cs="Times New Roman"/>
            <w:rPrChange w:id="3271" w:author="......" w:date="2024-05-07T14:48:58Z">
              <w:rPr>
                <w:rFonts w:hint="default"/>
              </w:rPr>
            </w:rPrChange>
          </w:rPr>
          <w:delText>13</w:delText>
        </w:r>
      </w:del>
      <w:del w:id="3273" w:author="......" w:date="2024-03-26T00:49:15Z">
        <w:r>
          <w:rPr>
            <w:rFonts w:hint="default" w:ascii="Times New Roman" w:hAnsi="Times New Roman" w:eastAsia="宋体" w:cs="Times New Roman"/>
            <w:rPrChange w:id="3274" w:author="......" w:date="2024-05-07T14:48:58Z">
              <w:rPr>
                <w:rFonts w:hint="default"/>
              </w:rPr>
            </w:rPrChange>
          </w:rPr>
          <w:fldChar w:fldCharType="end"/>
        </w:r>
      </w:del>
      <w:del w:id="3276" w:author="......" w:date="2024-03-26T00:49:15Z">
        <w:r>
          <w:rPr>
            <w:rFonts w:hint="default" w:ascii="Times New Roman" w:hAnsi="Times New Roman" w:eastAsia="宋体" w:cs="Times New Roman"/>
            <w:rPrChange w:id="3277" w:author="......" w:date="2024-05-07T14:48:58Z">
              <w:rPr>
                <w:rFonts w:hint="default"/>
              </w:rPr>
            </w:rPrChange>
          </w:rPr>
          <w:fldChar w:fldCharType="end"/>
        </w:r>
      </w:del>
    </w:p>
    <w:p>
      <w:pPr>
        <w:pStyle w:val="2"/>
        <w:numPr>
          <w:ins w:id="3280" w:author="......" w:date="2024-03-26T00:51:26Z"/>
        </w:numPr>
        <w:tabs>
          <w:tab w:val="right" w:leader="dot" w:pos="8306"/>
        </w:tabs>
        <w:rPr>
          <w:del w:id="3281" w:author="......" w:date="2024-03-26T00:49:15Z"/>
          <w:rFonts w:hint="default" w:ascii="Times New Roman" w:hAnsi="Times New Roman" w:eastAsia="宋体" w:cs="Times New Roman"/>
          <w:rPrChange w:id="3282" w:author="......" w:date="2024-05-07T14:48:58Z">
            <w:rPr>
              <w:del w:id="3283" w:author="......" w:date="2024-03-26T00:49:15Z"/>
              <w:rFonts w:hint="default"/>
            </w:rPr>
          </w:rPrChange>
        </w:rPr>
        <w:pPrChange w:id="3279" w:author="......" w:date="2024-03-26T00:51:26Z">
          <w:pPr>
            <w:pStyle w:val="12"/>
            <w:tabs>
              <w:tab w:val="right" w:leader="dot" w:pos="8306"/>
            </w:tabs>
          </w:pPr>
        </w:pPrChange>
      </w:pPr>
      <w:del w:id="3284" w:author="......" w:date="2024-03-26T00:49:15Z">
        <w:r>
          <w:rPr>
            <w:rFonts w:hint="default" w:ascii="Times New Roman" w:hAnsi="Times New Roman" w:eastAsia="宋体" w:cs="Times New Roman"/>
            <w:rPrChange w:id="3285" w:author="......" w:date="2024-05-07T14:48:58Z">
              <w:rPr>
                <w:rFonts w:hint="default"/>
              </w:rPr>
            </w:rPrChange>
          </w:rPr>
          <w:fldChar w:fldCharType="begin"/>
        </w:r>
      </w:del>
      <w:del w:id="3287" w:author="......" w:date="2024-03-26T00:49:15Z">
        <w:r>
          <w:rPr>
            <w:rFonts w:hint="default" w:ascii="Times New Roman" w:hAnsi="Times New Roman" w:eastAsia="宋体" w:cs="Times New Roman"/>
            <w:rPrChange w:id="3288" w:author="......" w:date="2024-05-07T14:48:58Z">
              <w:rPr>
                <w:rFonts w:hint="default"/>
              </w:rPr>
            </w:rPrChange>
          </w:rPr>
          <w:delInstrText xml:space="preserve"> HYPERLINK \l _Toc28629 </w:delInstrText>
        </w:r>
      </w:del>
      <w:del w:id="3290" w:author="......" w:date="2024-03-26T00:49:15Z">
        <w:r>
          <w:rPr>
            <w:rFonts w:hint="default" w:ascii="Times New Roman" w:hAnsi="Times New Roman" w:eastAsia="宋体" w:cs="Times New Roman"/>
            <w:rPrChange w:id="3291" w:author="......" w:date="2024-05-07T14:48:58Z">
              <w:rPr>
                <w:rFonts w:hint="default"/>
              </w:rPr>
            </w:rPrChange>
          </w:rPr>
          <w:fldChar w:fldCharType="separate"/>
        </w:r>
      </w:del>
      <w:del w:id="3293" w:author="......" w:date="2024-03-26T00:49:15Z">
        <w:r>
          <w:rPr>
            <w:rFonts w:hint="default" w:ascii="Times New Roman" w:hAnsi="Times New Roman" w:eastAsia="宋体" w:cs="Times New Roman"/>
            <w:rPrChange w:id="3294" w:author="......" w:date="2024-05-07T14:48:58Z">
              <w:rPr>
                <w:rFonts w:hint="default"/>
              </w:rPr>
            </w:rPrChange>
          </w:rPr>
          <w:delText>3.4.2. 安全性需求</w:delText>
        </w:r>
      </w:del>
      <w:del w:id="3296" w:author="......" w:date="2024-03-26T00:49:15Z">
        <w:r>
          <w:rPr>
            <w:rFonts w:hint="default" w:ascii="Times New Roman" w:hAnsi="Times New Roman" w:eastAsia="宋体" w:cs="Times New Roman"/>
            <w:rPrChange w:id="3297" w:author="......" w:date="2024-05-07T14:48:58Z">
              <w:rPr>
                <w:rFonts w:hint="default"/>
              </w:rPr>
            </w:rPrChange>
          </w:rPr>
          <w:tab/>
        </w:r>
      </w:del>
      <w:del w:id="3299" w:author="......" w:date="2024-03-26T00:49:15Z">
        <w:r>
          <w:rPr>
            <w:rFonts w:hint="default" w:ascii="Times New Roman" w:hAnsi="Times New Roman" w:eastAsia="宋体" w:cs="Times New Roman"/>
            <w:rPrChange w:id="3300" w:author="......" w:date="2024-05-07T14:48:58Z">
              <w:rPr>
                <w:rFonts w:hint="default"/>
              </w:rPr>
            </w:rPrChange>
          </w:rPr>
          <w:fldChar w:fldCharType="begin"/>
        </w:r>
      </w:del>
      <w:del w:id="3302" w:author="......" w:date="2024-03-26T00:49:15Z">
        <w:r>
          <w:rPr>
            <w:rFonts w:hint="default" w:ascii="Times New Roman" w:hAnsi="Times New Roman" w:eastAsia="宋体" w:cs="Times New Roman"/>
            <w:rPrChange w:id="3303" w:author="......" w:date="2024-05-07T14:48:58Z">
              <w:rPr>
                <w:rFonts w:hint="default"/>
              </w:rPr>
            </w:rPrChange>
          </w:rPr>
          <w:delInstrText xml:space="preserve"> PAGEREF _Toc28629 \h </w:delInstrText>
        </w:r>
      </w:del>
      <w:del w:id="3305" w:author="......" w:date="2024-03-26T00:49:15Z">
        <w:r>
          <w:rPr>
            <w:rFonts w:hint="default" w:ascii="Times New Roman" w:hAnsi="Times New Roman" w:eastAsia="宋体" w:cs="Times New Roman"/>
            <w:rPrChange w:id="3306" w:author="......" w:date="2024-05-07T14:48:58Z">
              <w:rPr>
                <w:rFonts w:hint="default"/>
              </w:rPr>
            </w:rPrChange>
          </w:rPr>
          <w:fldChar w:fldCharType="separate"/>
        </w:r>
      </w:del>
      <w:del w:id="3308" w:author="......" w:date="2024-03-26T00:49:15Z">
        <w:r>
          <w:rPr>
            <w:rFonts w:hint="default" w:ascii="Times New Roman" w:hAnsi="Times New Roman" w:eastAsia="宋体" w:cs="Times New Roman"/>
            <w:rPrChange w:id="3309" w:author="......" w:date="2024-05-07T14:48:58Z">
              <w:rPr>
                <w:rFonts w:hint="default"/>
              </w:rPr>
            </w:rPrChange>
          </w:rPr>
          <w:delText>13</w:delText>
        </w:r>
      </w:del>
      <w:del w:id="3311" w:author="......" w:date="2024-03-26T00:49:15Z">
        <w:r>
          <w:rPr>
            <w:rFonts w:hint="default" w:ascii="Times New Roman" w:hAnsi="Times New Roman" w:eastAsia="宋体" w:cs="Times New Roman"/>
            <w:rPrChange w:id="3312" w:author="......" w:date="2024-05-07T14:48:58Z">
              <w:rPr>
                <w:rFonts w:hint="default"/>
              </w:rPr>
            </w:rPrChange>
          </w:rPr>
          <w:fldChar w:fldCharType="end"/>
        </w:r>
      </w:del>
      <w:del w:id="3314" w:author="......" w:date="2024-03-26T00:49:15Z">
        <w:r>
          <w:rPr>
            <w:rFonts w:hint="default" w:ascii="Times New Roman" w:hAnsi="Times New Roman" w:eastAsia="宋体" w:cs="Times New Roman"/>
            <w:rPrChange w:id="3315" w:author="......" w:date="2024-05-07T14:48:58Z">
              <w:rPr>
                <w:rFonts w:hint="default"/>
              </w:rPr>
            </w:rPrChange>
          </w:rPr>
          <w:fldChar w:fldCharType="end"/>
        </w:r>
      </w:del>
    </w:p>
    <w:p>
      <w:pPr>
        <w:pStyle w:val="2"/>
        <w:numPr>
          <w:ins w:id="3318" w:author="......" w:date="2024-03-26T00:51:26Z"/>
        </w:numPr>
        <w:bidi w:val="0"/>
        <w:rPr>
          <w:rFonts w:hint="default" w:ascii="Times New Roman" w:hAnsi="Times New Roman" w:eastAsia="宋体" w:cs="Times New Roman"/>
          <w:rPrChange w:id="3319" w:author="......" w:date="2024-05-07T14:48:58Z">
            <w:rPr>
              <w:rFonts w:hint="default"/>
            </w:rPr>
          </w:rPrChange>
        </w:rPr>
        <w:pPrChange w:id="3317" w:author="......" w:date="2024-03-26T00:51:26Z">
          <w:pPr>
            <w:pStyle w:val="2"/>
            <w:bidi w:val="0"/>
          </w:pPr>
        </w:pPrChange>
      </w:pPr>
      <w:del w:id="3320" w:author="......" w:date="2024-03-26T00:49:15Z">
        <w:bookmarkStart w:id="11" w:name="_Toc8670"/>
        <w:bookmarkStart w:id="12" w:name="_Toc4769"/>
        <w:bookmarkStart w:id="13" w:name="_Toc31851"/>
        <w:bookmarkStart w:id="14" w:name="_Toc27336"/>
        <w:bookmarkStart w:id="15" w:name="_Toc31056"/>
        <w:r>
          <w:rPr>
            <w:rFonts w:hint="default" w:ascii="Times New Roman" w:hAnsi="Times New Roman" w:eastAsia="宋体" w:cs="Times New Roman"/>
            <w:rPrChange w:id="3321" w:author="......" w:date="2024-05-07T14:48:58Z">
              <w:rPr>
                <w:rFonts w:hint="default"/>
              </w:rPr>
            </w:rPrChange>
          </w:rPr>
          <w:fldChar w:fldCharType="end"/>
        </w:r>
      </w:del>
      <w:bookmarkStart w:id="16" w:name="_Toc1256"/>
      <w:r>
        <w:rPr>
          <w:rFonts w:hint="default" w:ascii="Times New Roman" w:hAnsi="Times New Roman" w:eastAsia="宋体" w:cs="Times New Roman"/>
          <w:rPrChange w:id="3323" w:author="......" w:date="2024-05-07T14:48:58Z">
            <w:rPr>
              <w:rFonts w:hint="default"/>
            </w:rPr>
          </w:rPrChange>
        </w:rPr>
        <w:t>引言</w:t>
      </w:r>
      <w:bookmarkEnd w:id="11"/>
      <w:bookmarkEnd w:id="12"/>
      <w:bookmarkEnd w:id="13"/>
      <w:bookmarkEnd w:id="14"/>
      <w:bookmarkEnd w:id="15"/>
      <w:bookmarkEnd w:id="16"/>
    </w:p>
    <w:p>
      <w:pPr>
        <w:pStyle w:val="3"/>
        <w:keepNext/>
        <w:keepLines/>
        <w:pageBreakBefore w:val="0"/>
        <w:widowControl w:val="0"/>
        <w:kinsoku/>
        <w:wordWrap/>
        <w:overflowPunct/>
        <w:topLinePunct w:val="0"/>
        <w:autoSpaceDE/>
        <w:autoSpaceDN/>
        <w:bidi w:val="0"/>
        <w:adjustRightInd/>
        <w:snapToGrid/>
        <w:spacing w:before="0" w:beforeAutospacing="0" w:after="0" w:afterAutospacing="0"/>
        <w:ind w:left="573" w:hanging="573"/>
        <w:textAlignment w:val="auto"/>
        <w:outlineLvl w:val="0"/>
        <w:rPr>
          <w:rFonts w:hint="default" w:ascii="Times New Roman" w:hAnsi="Times New Roman" w:eastAsia="宋体" w:cs="Times New Roman"/>
          <w:b/>
          <w:bCs w:val="0"/>
          <w:rPrChange w:id="3324" w:author="......" w:date="2024-05-07T14:48:58Z">
            <w:rPr>
              <w:rFonts w:hint="default" w:ascii="Times New Roman" w:hAnsi="Times New Roman" w:eastAsia="宋体" w:cs="Times New Roman"/>
              <w:b/>
              <w:bCs w:val="0"/>
            </w:rPr>
          </w:rPrChange>
        </w:rPr>
      </w:pPr>
      <w:bookmarkStart w:id="17" w:name="_Toc14276"/>
      <w:bookmarkStart w:id="18" w:name="_Toc5851"/>
      <w:bookmarkStart w:id="19" w:name="_Toc11897"/>
      <w:bookmarkStart w:id="20" w:name="_Toc22063"/>
      <w:bookmarkStart w:id="21" w:name="_Toc14674"/>
      <w:bookmarkStart w:id="22" w:name="_Toc15813"/>
      <w:bookmarkStart w:id="23" w:name="_Toc1759"/>
      <w:r>
        <w:rPr>
          <w:rFonts w:hint="default" w:ascii="Times New Roman" w:hAnsi="Times New Roman" w:eastAsia="宋体" w:cs="Times New Roman"/>
          <w:b/>
          <w:bCs w:val="0"/>
          <w:lang w:val="en-US" w:eastAsia="zh-CN"/>
          <w:rPrChange w:id="3325" w:author="......" w:date="2024-05-07T14:48:58Z">
            <w:rPr>
              <w:rFonts w:hint="default" w:ascii="Times New Roman" w:hAnsi="Times New Roman" w:eastAsia="宋体" w:cs="Times New Roman"/>
              <w:b/>
              <w:bCs w:val="0"/>
              <w:lang w:val="en-US" w:eastAsia="zh-CN"/>
            </w:rPr>
          </w:rPrChange>
        </w:rPr>
        <w:t>目</w:t>
      </w:r>
      <w:r>
        <w:rPr>
          <w:rFonts w:hint="default" w:ascii="Times New Roman" w:hAnsi="Times New Roman" w:eastAsia="宋体" w:cs="Times New Roman"/>
          <w:lang w:val="en-US" w:eastAsia="zh-CN"/>
          <w:rPrChange w:id="3326" w:author="......" w:date="2024-05-07T14:48:58Z">
            <w:rPr>
              <w:rFonts w:hint="default" w:ascii="Times New Roman" w:hAnsi="Times New Roman" w:eastAsia="宋体" w:cs="Times New Roman"/>
              <w:lang w:val="en-US" w:eastAsia="zh-CN"/>
            </w:rPr>
          </w:rPrChange>
        </w:rPr>
        <w:t>的</w:t>
      </w:r>
      <w:bookmarkEnd w:id="17"/>
      <w:bookmarkEnd w:id="18"/>
      <w:bookmarkEnd w:id="19"/>
      <w:bookmarkEnd w:id="20"/>
      <w:bookmarkEnd w:id="21"/>
      <w:bookmarkEnd w:id="22"/>
      <w:bookmarkEnd w:id="23"/>
    </w:p>
    <w:p>
      <w:pPr>
        <w:spacing w:beforeAutospacing="0" w:afterAutospacing="0"/>
        <w:ind w:firstLine="420"/>
        <w:rPr>
          <w:rFonts w:hint="default" w:ascii="Times New Roman" w:hAnsi="Times New Roman" w:eastAsia="宋体" w:cs="Times New Roman"/>
          <w:sz w:val="24"/>
          <w:szCs w:val="32"/>
          <w:lang w:eastAsia="zh-CN"/>
          <w:rPrChange w:id="3327" w:author="......" w:date="2024-05-07T14:48:58Z">
            <w:rPr>
              <w:rFonts w:hint="default" w:ascii="Times New Roman" w:hAnsi="Times New Roman" w:eastAsia="宋体" w:cs="Times New Roman"/>
              <w:sz w:val="24"/>
              <w:szCs w:val="32"/>
              <w:lang w:eastAsia="zh-CN"/>
            </w:rPr>
          </w:rPrChange>
        </w:rPr>
      </w:pPr>
      <w:r>
        <w:rPr>
          <w:rFonts w:hint="default" w:ascii="Times New Roman" w:hAnsi="Times New Roman" w:eastAsia="宋体" w:cs="Times New Roman"/>
          <w:sz w:val="24"/>
          <w:szCs w:val="32"/>
          <w:rPrChange w:id="3328" w:author="......" w:date="2024-05-07T14:48:58Z">
            <w:rPr>
              <w:rFonts w:hint="default" w:ascii="Times New Roman" w:hAnsi="Times New Roman" w:eastAsia="宋体" w:cs="Times New Roman"/>
              <w:sz w:val="24"/>
              <w:szCs w:val="32"/>
            </w:rPr>
          </w:rPrChange>
        </w:rPr>
        <w:t>本《软件需求规格说明书》提供了土木工程项目管理系统总体结构的概述，并详细描述了功能需求、外部接口需求以及其他非功能性需求。旨在帮助用户准确评估功能的实现情况，促使在软件设计阶段进行全面思考。通过了解并描述实现软件所需的全部信息，为软件设计、确认和验证提供了基准。同时，为软件管理人员提供了成本计价和开发计划编制的依据。</w:t>
      </w:r>
    </w:p>
    <w:p>
      <w:pPr>
        <w:pStyle w:val="3"/>
        <w:bidi w:val="0"/>
        <w:outlineLvl w:val="0"/>
        <w:rPr>
          <w:rFonts w:hint="default" w:ascii="Times New Roman" w:hAnsi="Times New Roman" w:eastAsia="宋体" w:cs="Times New Roman"/>
          <w:rPrChange w:id="3329" w:author="......" w:date="2024-05-07T14:48:58Z">
            <w:rPr>
              <w:rFonts w:hint="default" w:ascii="Times New Roman" w:hAnsi="Times New Roman" w:eastAsia="宋体" w:cs="Times New Roman"/>
            </w:rPr>
          </w:rPrChange>
        </w:rPr>
      </w:pPr>
      <w:bookmarkStart w:id="24" w:name="_Toc14459"/>
      <w:bookmarkStart w:id="25" w:name="_Toc23144"/>
      <w:bookmarkStart w:id="26" w:name="_Toc18699"/>
      <w:bookmarkStart w:id="27" w:name="_Toc22143"/>
      <w:bookmarkStart w:id="28" w:name="_Toc26275"/>
      <w:bookmarkStart w:id="29" w:name="_Toc14370"/>
      <w:bookmarkStart w:id="30" w:name="_Toc8639"/>
      <w:r>
        <w:rPr>
          <w:rFonts w:hint="default" w:ascii="Times New Roman" w:hAnsi="Times New Roman" w:eastAsia="宋体" w:cs="Times New Roman"/>
          <w:rPrChange w:id="3330" w:author="......" w:date="2024-05-07T14:48:58Z">
            <w:rPr>
              <w:rFonts w:hint="default" w:ascii="Times New Roman" w:hAnsi="Times New Roman" w:eastAsia="宋体" w:cs="Times New Roman"/>
            </w:rPr>
          </w:rPrChange>
        </w:rPr>
        <w:t>预期读者</w:t>
      </w:r>
      <w:bookmarkEnd w:id="24"/>
      <w:bookmarkEnd w:id="25"/>
      <w:bookmarkEnd w:id="26"/>
      <w:bookmarkEnd w:id="27"/>
      <w:bookmarkEnd w:id="28"/>
      <w:bookmarkEnd w:id="29"/>
      <w:bookmarkEnd w:id="30"/>
      <w:r>
        <w:rPr>
          <w:rFonts w:hint="default" w:ascii="Times New Roman" w:hAnsi="Times New Roman" w:eastAsia="宋体" w:cs="Times New Roman"/>
          <w:rPrChange w:id="3330" w:author="......" w:date="2024-05-07T14:48:58Z">
            <w:rPr>
              <w:rFonts w:hint="default" w:ascii="Times New Roman" w:hAnsi="Times New Roman" w:eastAsia="宋体" w:cs="Times New Roman"/>
            </w:rPr>
          </w:rPrChange>
        </w:rPr>
        <w:t xml:space="preserve"> </w:t>
      </w:r>
    </w:p>
    <w:p>
      <w:pPr>
        <w:spacing w:beforeAutospacing="0" w:afterAutospacing="0"/>
        <w:ind w:firstLine="420"/>
        <w:rPr>
          <w:rFonts w:hint="default" w:ascii="Times New Roman" w:hAnsi="Times New Roman" w:eastAsia="宋体" w:cs="Times New Roman"/>
          <w:sz w:val="24"/>
          <w:szCs w:val="32"/>
          <w:rPrChange w:id="3331" w:author="......" w:date="2024-05-07T14:48:58Z">
            <w:rPr>
              <w:rFonts w:hint="default" w:ascii="Times New Roman" w:hAnsi="Times New Roman" w:eastAsia="宋体" w:cs="Times New Roman"/>
              <w:sz w:val="24"/>
              <w:szCs w:val="32"/>
            </w:rPr>
          </w:rPrChange>
        </w:rPr>
      </w:pPr>
      <w:r>
        <w:rPr>
          <w:rFonts w:hint="default" w:ascii="Times New Roman" w:hAnsi="Times New Roman" w:eastAsia="宋体" w:cs="Times New Roman"/>
          <w:sz w:val="24"/>
          <w:szCs w:val="32"/>
          <w:rPrChange w:id="3332" w:author="......" w:date="2024-05-07T14:48:58Z">
            <w:rPr>
              <w:rFonts w:hint="default" w:ascii="Times New Roman" w:hAnsi="Times New Roman" w:eastAsia="宋体" w:cs="Times New Roman"/>
              <w:sz w:val="24"/>
              <w:szCs w:val="32"/>
            </w:rPr>
          </w:rPrChange>
        </w:rPr>
        <w:t>本《软件需求规格说明书》的预期读者是：</w:t>
      </w:r>
    </w:p>
    <w:p>
      <w:pPr>
        <w:numPr>
          <w:ilvl w:val="0"/>
          <w:numId w:val="3"/>
        </w:numPr>
        <w:spacing w:beforeAutospacing="0" w:afterAutospacing="0"/>
        <w:ind w:left="425" w:leftChars="0" w:hanging="425" w:firstLineChars="0"/>
        <w:rPr>
          <w:rFonts w:hint="default" w:ascii="Times New Roman" w:hAnsi="Times New Roman" w:eastAsia="宋体" w:cs="Times New Roman"/>
          <w:sz w:val="24"/>
          <w:szCs w:val="32"/>
          <w:rPrChange w:id="3333" w:author="......" w:date="2024-05-07T14:48:58Z">
            <w:rPr>
              <w:rFonts w:hint="default" w:ascii="Times New Roman" w:hAnsi="Times New Roman" w:eastAsia="宋体" w:cs="Times New Roman"/>
              <w:sz w:val="24"/>
              <w:szCs w:val="32"/>
            </w:rPr>
          </w:rPrChange>
        </w:rPr>
      </w:pPr>
      <w:r>
        <w:rPr>
          <w:rFonts w:hint="default" w:ascii="Times New Roman" w:hAnsi="Times New Roman" w:eastAsia="宋体" w:cs="Times New Roman"/>
          <w:sz w:val="24"/>
          <w:szCs w:val="32"/>
          <w:rPrChange w:id="3334" w:author="......" w:date="2024-05-07T14:48:58Z">
            <w:rPr>
              <w:rFonts w:hint="default" w:ascii="Times New Roman" w:hAnsi="Times New Roman" w:eastAsia="宋体" w:cs="Times New Roman"/>
              <w:sz w:val="24"/>
              <w:szCs w:val="32"/>
            </w:rPr>
          </w:rPrChange>
        </w:rPr>
        <w:t>设计员：本文档将提供预期产品的功能描述，为系统设计和需求分析提供基础，包括数据库设计方面的需求。</w:t>
      </w:r>
    </w:p>
    <w:p>
      <w:pPr>
        <w:numPr>
          <w:ilvl w:val="0"/>
          <w:numId w:val="3"/>
        </w:numPr>
        <w:spacing w:beforeAutospacing="0" w:afterAutospacing="0"/>
        <w:ind w:left="425" w:leftChars="0" w:hanging="425" w:firstLineChars="0"/>
        <w:rPr>
          <w:rFonts w:hint="default" w:ascii="Times New Roman" w:hAnsi="Times New Roman" w:eastAsia="宋体" w:cs="Times New Roman"/>
          <w:sz w:val="24"/>
          <w:szCs w:val="32"/>
          <w:rPrChange w:id="3335" w:author="......" w:date="2024-05-07T14:48:58Z">
            <w:rPr>
              <w:rFonts w:hint="default" w:ascii="Times New Roman" w:hAnsi="Times New Roman" w:eastAsia="宋体" w:cs="Times New Roman"/>
              <w:sz w:val="24"/>
              <w:szCs w:val="32"/>
            </w:rPr>
          </w:rPrChange>
        </w:rPr>
      </w:pPr>
      <w:r>
        <w:rPr>
          <w:rFonts w:hint="default" w:ascii="Times New Roman" w:hAnsi="Times New Roman" w:eastAsia="宋体" w:cs="Times New Roman"/>
          <w:sz w:val="24"/>
          <w:szCs w:val="32"/>
          <w:rPrChange w:id="3336" w:author="......" w:date="2024-05-07T14:48:58Z">
            <w:rPr>
              <w:rFonts w:hint="default" w:ascii="Times New Roman" w:hAnsi="Times New Roman" w:eastAsia="宋体" w:cs="Times New Roman"/>
              <w:sz w:val="24"/>
              <w:szCs w:val="32"/>
            </w:rPr>
          </w:rPrChange>
        </w:rPr>
        <w:t>程序员：了解系统功能，进行编码开发工作。</w:t>
      </w:r>
    </w:p>
    <w:p>
      <w:pPr>
        <w:numPr>
          <w:ilvl w:val="0"/>
          <w:numId w:val="3"/>
        </w:numPr>
        <w:spacing w:beforeAutospacing="0" w:afterAutospacing="0"/>
        <w:ind w:left="425" w:leftChars="0" w:hanging="425" w:firstLineChars="0"/>
        <w:rPr>
          <w:rFonts w:hint="default" w:ascii="Times New Roman" w:hAnsi="Times New Roman" w:eastAsia="宋体" w:cs="Times New Roman"/>
          <w:sz w:val="24"/>
          <w:szCs w:val="32"/>
          <w:rPrChange w:id="3337" w:author="......" w:date="2024-05-07T14:48:58Z">
            <w:rPr>
              <w:rFonts w:hint="default" w:ascii="Times New Roman" w:hAnsi="Times New Roman" w:eastAsia="宋体" w:cs="Times New Roman"/>
              <w:sz w:val="24"/>
              <w:szCs w:val="32"/>
            </w:rPr>
          </w:rPrChange>
        </w:rPr>
      </w:pPr>
      <w:r>
        <w:rPr>
          <w:rFonts w:hint="default" w:ascii="Times New Roman" w:hAnsi="Times New Roman" w:eastAsia="宋体" w:cs="Times New Roman"/>
          <w:sz w:val="24"/>
          <w:szCs w:val="32"/>
          <w:rPrChange w:id="3338" w:author="......" w:date="2024-05-07T14:48:58Z">
            <w:rPr>
              <w:rFonts w:hint="default" w:ascii="Times New Roman" w:hAnsi="Times New Roman" w:eastAsia="宋体" w:cs="Times New Roman"/>
              <w:sz w:val="24"/>
              <w:szCs w:val="32"/>
            </w:rPr>
          </w:rPrChange>
        </w:rPr>
        <w:t>测试员：根据本文档对软件产品进行功能性和非功能性测试。</w:t>
      </w:r>
    </w:p>
    <w:p>
      <w:pPr>
        <w:numPr>
          <w:ilvl w:val="0"/>
          <w:numId w:val="3"/>
        </w:numPr>
        <w:spacing w:beforeAutospacing="0" w:afterAutospacing="0"/>
        <w:ind w:left="425" w:leftChars="0" w:hanging="425" w:firstLineChars="0"/>
        <w:rPr>
          <w:rFonts w:hint="default" w:ascii="Times New Roman" w:hAnsi="Times New Roman" w:eastAsia="宋体" w:cs="Times New Roman"/>
          <w:sz w:val="24"/>
          <w:szCs w:val="32"/>
          <w:rPrChange w:id="3339" w:author="......" w:date="2024-05-07T14:48:58Z">
            <w:rPr>
              <w:rFonts w:hint="default" w:ascii="Times New Roman" w:hAnsi="Times New Roman" w:eastAsia="宋体" w:cs="Times New Roman"/>
              <w:sz w:val="24"/>
              <w:szCs w:val="32"/>
            </w:rPr>
          </w:rPrChange>
        </w:rPr>
      </w:pPr>
      <w:r>
        <w:rPr>
          <w:rFonts w:hint="default" w:ascii="Times New Roman" w:hAnsi="Times New Roman" w:eastAsia="宋体" w:cs="Times New Roman"/>
          <w:sz w:val="24"/>
          <w:szCs w:val="32"/>
          <w:rPrChange w:id="3340" w:author="......" w:date="2024-05-07T14:48:58Z">
            <w:rPr>
              <w:rFonts w:hint="default" w:ascii="Times New Roman" w:hAnsi="Times New Roman" w:eastAsia="宋体" w:cs="Times New Roman"/>
              <w:sz w:val="24"/>
              <w:szCs w:val="32"/>
            </w:rPr>
          </w:rPrChange>
        </w:rPr>
        <w:t>用户：了解预期产品的功能和性能，与分析人员一起对整个需求进行讨论和协商。</w:t>
      </w:r>
    </w:p>
    <w:p>
      <w:pPr>
        <w:pStyle w:val="3"/>
        <w:bidi w:val="0"/>
        <w:outlineLvl w:val="1"/>
        <w:rPr>
          <w:del w:id="3341" w:author="......" w:date="2024-03-17T15:54:40Z"/>
          <w:rFonts w:hint="default" w:ascii="Times New Roman" w:hAnsi="Times New Roman" w:eastAsia="宋体" w:cs="Times New Roman"/>
          <w:rPrChange w:id="3342" w:author="......" w:date="2024-05-07T14:48:58Z">
            <w:rPr>
              <w:del w:id="3343" w:author="......" w:date="2024-03-17T15:54:40Z"/>
              <w:rFonts w:hint="default" w:ascii="Times New Roman" w:hAnsi="Times New Roman" w:eastAsia="宋体" w:cs="Times New Roman"/>
            </w:rPr>
          </w:rPrChange>
        </w:rPr>
      </w:pPr>
      <w:del w:id="3344" w:author="......" w:date="2024-03-17T15:54:40Z">
        <w:r>
          <w:rPr>
            <w:rFonts w:hint="default" w:ascii="Times New Roman" w:hAnsi="Times New Roman" w:eastAsia="宋体" w:cs="Times New Roman"/>
            <w:rPrChange w:id="3345" w:author="......" w:date="2024-05-07T14:48:58Z">
              <w:rPr>
                <w:rFonts w:hint="default" w:ascii="Times New Roman" w:hAnsi="Times New Roman" w:eastAsia="宋体" w:cs="Times New Roman"/>
              </w:rPr>
            </w:rPrChange>
          </w:rPr>
          <w:delText>背景</w:delText>
        </w:r>
      </w:del>
    </w:p>
    <w:p>
      <w:pPr>
        <w:spacing w:beforeAutospacing="0" w:afterAutospacing="0"/>
        <w:ind w:firstLine="420"/>
        <w:outlineLvl w:val="1"/>
        <w:rPr>
          <w:del w:id="3347" w:author="......" w:date="2024-03-17T15:54:40Z"/>
          <w:rFonts w:hint="default" w:ascii="Times New Roman" w:hAnsi="Times New Roman" w:eastAsia="宋体" w:cs="Times New Roman"/>
          <w:rPrChange w:id="3348" w:author="......" w:date="2024-05-07T14:48:58Z">
            <w:rPr>
              <w:del w:id="3349" w:author="......" w:date="2024-03-17T15:54:40Z"/>
              <w:rFonts w:hint="default" w:ascii="Times New Roman" w:hAnsi="Times New Roman" w:eastAsia="宋体" w:cs="Times New Roman"/>
            </w:rPr>
          </w:rPrChange>
        </w:rPr>
      </w:pPr>
      <w:del w:id="3350" w:author="......" w:date="2024-03-17T15:54:40Z">
        <w:r>
          <w:rPr>
            <w:rFonts w:hint="default" w:ascii="Times New Roman" w:hAnsi="Times New Roman" w:eastAsia="宋体" w:cs="Times New Roman"/>
            <w:rPrChange w:id="3351" w:author="......" w:date="2024-05-07T14:48:58Z">
              <w:rPr>
                <w:rFonts w:hint="default" w:ascii="Times New Roman" w:hAnsi="Times New Roman" w:eastAsia="宋体" w:cs="Times New Roman"/>
              </w:rPr>
            </w:rPrChange>
          </w:rPr>
          <w:delText>土木工程项目管理是土木工程领域中至关重要的一个环节，它涉及到工程项目从规划、设计到实施的整个过程。如果能对每一个工程项目提供标准化的项目管理工具，就能提高管理效率、降低项目管理成本、提高项目管理质量、提高项目进行中的沟通效率。基于以上愿景，我们的土木工程项目管理系统应运而生。</w:delText>
        </w:r>
      </w:del>
    </w:p>
    <w:p>
      <w:pPr>
        <w:pStyle w:val="3"/>
        <w:bidi w:val="0"/>
        <w:outlineLvl w:val="1"/>
        <w:rPr>
          <w:rFonts w:hint="default" w:ascii="Times New Roman" w:hAnsi="Times New Roman" w:eastAsia="宋体" w:cs="Times New Roman"/>
          <w:rPrChange w:id="3353" w:author="......" w:date="2024-05-07T14:48:58Z">
            <w:rPr>
              <w:rFonts w:hint="default" w:ascii="Times New Roman" w:hAnsi="Times New Roman" w:eastAsia="宋体" w:cs="Times New Roman"/>
            </w:rPr>
          </w:rPrChange>
        </w:rPr>
      </w:pPr>
      <w:bookmarkStart w:id="31" w:name="_Toc21122"/>
      <w:bookmarkStart w:id="32" w:name="_Toc6243"/>
      <w:bookmarkStart w:id="33" w:name="_Toc21435"/>
      <w:bookmarkStart w:id="34" w:name="_Toc29631"/>
      <w:bookmarkStart w:id="35" w:name="_Toc2666"/>
      <w:bookmarkStart w:id="36" w:name="_Toc6679"/>
      <w:bookmarkStart w:id="37" w:name="_Toc15108"/>
      <w:r>
        <w:rPr>
          <w:rFonts w:hint="default" w:ascii="Times New Roman" w:hAnsi="Times New Roman" w:eastAsia="宋体" w:cs="Times New Roman"/>
          <w:rPrChange w:id="3354" w:author="......" w:date="2024-05-07T14:48:58Z">
            <w:rPr>
              <w:rFonts w:hint="default" w:ascii="Times New Roman" w:hAnsi="Times New Roman" w:eastAsia="宋体" w:cs="Times New Roman"/>
            </w:rPr>
          </w:rPrChange>
        </w:rPr>
        <w:t>引用文件</w:t>
      </w:r>
      <w:bookmarkEnd w:id="31"/>
      <w:bookmarkEnd w:id="32"/>
      <w:bookmarkEnd w:id="33"/>
      <w:bookmarkEnd w:id="34"/>
      <w:bookmarkEnd w:id="35"/>
      <w:bookmarkEnd w:id="36"/>
      <w:bookmarkEnd w:id="37"/>
    </w:p>
    <w:p>
      <w:pPr>
        <w:ind w:firstLine="419" w:firstLineChars="0"/>
        <w:rPr>
          <w:rFonts w:hint="default" w:ascii="Times New Roman" w:hAnsi="Times New Roman" w:eastAsia="宋体" w:cs="Times New Roman"/>
          <w:sz w:val="24"/>
          <w:szCs w:val="32"/>
          <w:rPrChange w:id="3355" w:author="......" w:date="2024-05-07T14:48:58Z">
            <w:rPr>
              <w:rFonts w:hint="default" w:ascii="Times New Roman" w:hAnsi="Times New Roman" w:eastAsia="宋体" w:cs="Times New Roman"/>
              <w:sz w:val="24"/>
              <w:szCs w:val="32"/>
            </w:rPr>
          </w:rPrChange>
        </w:rPr>
      </w:pPr>
      <w:r>
        <w:rPr>
          <w:rFonts w:hint="default" w:ascii="Times New Roman" w:hAnsi="Times New Roman" w:eastAsia="宋体" w:cs="Times New Roman"/>
          <w:sz w:val="24"/>
          <w:szCs w:val="32"/>
          <w:rPrChange w:id="3356" w:author="......" w:date="2024-05-07T14:48:58Z">
            <w:rPr>
              <w:rFonts w:hint="default" w:ascii="Times New Roman" w:hAnsi="Times New Roman" w:eastAsia="宋体" w:cs="Times New Roman"/>
              <w:sz w:val="24"/>
              <w:szCs w:val="32"/>
            </w:rPr>
          </w:rPrChange>
        </w:rPr>
        <w:t>《GB9385-2008 计算机软件需求规格说明规范》</w:t>
      </w:r>
    </w:p>
    <w:p>
      <w:pPr>
        <w:rPr>
          <w:rFonts w:hint="default" w:ascii="Times New Roman" w:hAnsi="Times New Roman" w:eastAsia="宋体" w:cs="Times New Roman"/>
          <w:rPrChange w:id="3357" w:author="......" w:date="2024-05-07T14:48:58Z">
            <w:rPr>
              <w:rFonts w:hint="default" w:ascii="Times New Roman" w:hAnsi="Times New Roman" w:eastAsia="宋体" w:cs="Times New Roman"/>
            </w:rPr>
          </w:rPrChange>
        </w:rPr>
      </w:pPr>
    </w:p>
    <w:p>
      <w:pPr>
        <w:pStyle w:val="2"/>
        <w:bidi w:val="0"/>
        <w:spacing w:before="0" w:beforeAutospacing="0" w:after="0" w:afterAutospacing="0"/>
        <w:outlineLvl w:val="1"/>
        <w:rPr>
          <w:rFonts w:hint="default" w:ascii="Times New Roman" w:hAnsi="Times New Roman" w:eastAsia="宋体" w:cs="Times New Roman"/>
          <w:rPrChange w:id="3358" w:author="......" w:date="2024-05-07T14:48:58Z">
            <w:rPr>
              <w:rFonts w:hint="default" w:ascii="Times New Roman" w:hAnsi="Times New Roman" w:eastAsia="宋体" w:cs="Times New Roman"/>
            </w:rPr>
          </w:rPrChange>
        </w:rPr>
      </w:pPr>
      <w:bookmarkStart w:id="38" w:name="_Toc17295"/>
      <w:bookmarkStart w:id="39" w:name="_Toc4317"/>
      <w:bookmarkStart w:id="40" w:name="_Toc21778"/>
      <w:bookmarkStart w:id="41" w:name="_Toc4024"/>
      <w:bookmarkStart w:id="42" w:name="_Toc24216"/>
      <w:bookmarkStart w:id="43" w:name="_Toc18599"/>
      <w:bookmarkStart w:id="44" w:name="_Toc20565"/>
      <w:r>
        <w:rPr>
          <w:rFonts w:hint="default" w:ascii="Times New Roman" w:hAnsi="Times New Roman" w:eastAsia="宋体" w:cs="Times New Roman"/>
          <w:rPrChange w:id="3359" w:author="......" w:date="2024-05-07T14:48:58Z">
            <w:rPr>
              <w:rFonts w:hint="default" w:ascii="Times New Roman" w:hAnsi="Times New Roman" w:eastAsia="宋体" w:cs="Times New Roman"/>
            </w:rPr>
          </w:rPrChange>
        </w:rPr>
        <w:t>总体描述</w:t>
      </w:r>
      <w:bookmarkEnd w:id="38"/>
      <w:bookmarkEnd w:id="39"/>
      <w:bookmarkEnd w:id="40"/>
      <w:bookmarkEnd w:id="41"/>
      <w:bookmarkEnd w:id="42"/>
      <w:bookmarkEnd w:id="43"/>
      <w:bookmarkEnd w:id="44"/>
    </w:p>
    <w:p>
      <w:pPr>
        <w:pStyle w:val="3"/>
        <w:bidi w:val="0"/>
        <w:spacing w:before="0" w:beforeAutospacing="0" w:after="0" w:afterAutospacing="0"/>
        <w:outlineLvl w:val="0"/>
        <w:rPr>
          <w:rFonts w:hint="default" w:ascii="Times New Roman" w:hAnsi="Times New Roman" w:eastAsia="宋体" w:cs="Times New Roman"/>
          <w:rPrChange w:id="3360" w:author="......" w:date="2024-05-07T14:48:58Z">
            <w:rPr>
              <w:rFonts w:hint="default" w:ascii="Times New Roman" w:hAnsi="Times New Roman" w:eastAsia="宋体" w:cs="Times New Roman"/>
            </w:rPr>
          </w:rPrChange>
        </w:rPr>
      </w:pPr>
      <w:bookmarkStart w:id="45" w:name="_Toc28230"/>
      <w:bookmarkStart w:id="46" w:name="_Toc27390"/>
      <w:bookmarkStart w:id="47" w:name="_Toc14883"/>
      <w:bookmarkStart w:id="48" w:name="_Toc11257"/>
      <w:bookmarkStart w:id="49" w:name="_Toc6295"/>
      <w:bookmarkStart w:id="50" w:name="_Toc20927"/>
      <w:bookmarkStart w:id="51" w:name="_Toc26863"/>
      <w:r>
        <w:rPr>
          <w:rFonts w:hint="default" w:ascii="Times New Roman" w:hAnsi="Times New Roman" w:eastAsia="宋体" w:cs="Times New Roman"/>
          <w:rPrChange w:id="3361" w:author="......" w:date="2024-05-07T14:48:58Z">
            <w:rPr>
              <w:rFonts w:hint="default" w:ascii="Times New Roman" w:hAnsi="Times New Roman" w:eastAsia="宋体" w:cs="Times New Roman"/>
            </w:rPr>
          </w:rPrChange>
        </w:rPr>
        <w:t>产品描述</w:t>
      </w:r>
      <w:bookmarkEnd w:id="45"/>
      <w:bookmarkEnd w:id="46"/>
      <w:bookmarkEnd w:id="47"/>
      <w:bookmarkEnd w:id="48"/>
      <w:bookmarkEnd w:id="49"/>
      <w:bookmarkEnd w:id="50"/>
      <w:bookmarkEnd w:id="51"/>
    </w:p>
    <w:p>
      <w:pPr>
        <w:pStyle w:val="4"/>
        <w:bidi w:val="0"/>
        <w:outlineLvl w:val="1"/>
        <w:rPr>
          <w:rFonts w:hint="default" w:ascii="Times New Roman" w:hAnsi="Times New Roman" w:eastAsia="宋体" w:cs="Times New Roman"/>
          <w:rPrChange w:id="3362" w:author="......" w:date="2024-05-07T14:48:58Z">
            <w:rPr>
              <w:rFonts w:hint="default" w:ascii="Times New Roman" w:hAnsi="Times New Roman" w:eastAsia="宋体" w:cs="Times New Roman"/>
            </w:rPr>
          </w:rPrChange>
        </w:rPr>
      </w:pPr>
      <w:bookmarkStart w:id="52" w:name="_Toc26524"/>
      <w:bookmarkStart w:id="53" w:name="_Toc20795"/>
      <w:bookmarkStart w:id="54" w:name="_Toc7209"/>
      <w:bookmarkStart w:id="55" w:name="_Toc9752"/>
      <w:bookmarkStart w:id="56" w:name="_Toc10005"/>
      <w:bookmarkStart w:id="57" w:name="_Toc28146"/>
      <w:bookmarkStart w:id="58" w:name="_Toc19431"/>
      <w:r>
        <w:rPr>
          <w:rFonts w:hint="default" w:ascii="Times New Roman" w:hAnsi="Times New Roman" w:eastAsia="宋体" w:cs="Times New Roman"/>
          <w:lang w:val="en-US" w:eastAsia="zh-CN"/>
          <w:rPrChange w:id="3363" w:author="......" w:date="2024-05-07T14:48:58Z">
            <w:rPr>
              <w:rFonts w:hint="default" w:ascii="Times New Roman" w:hAnsi="Times New Roman" w:eastAsia="宋体" w:cs="Times New Roman"/>
              <w:lang w:val="en-US" w:eastAsia="zh-CN"/>
            </w:rPr>
          </w:rPrChange>
        </w:rPr>
        <w:t>产品概述</w:t>
      </w:r>
      <w:bookmarkEnd w:id="52"/>
      <w:bookmarkEnd w:id="53"/>
      <w:bookmarkEnd w:id="54"/>
      <w:bookmarkEnd w:id="55"/>
      <w:bookmarkEnd w:id="56"/>
      <w:bookmarkEnd w:id="57"/>
      <w:bookmarkEnd w:id="58"/>
    </w:p>
    <w:p>
      <w:pPr>
        <w:pStyle w:val="22"/>
        <w:numPr>
          <w:ilvl w:val="0"/>
          <w:numId w:val="0"/>
        </w:numPr>
        <w:spacing w:afterAutospacing="0"/>
        <w:ind w:firstLine="420" w:firstLineChars="0"/>
        <w:rPr>
          <w:rFonts w:hint="default" w:ascii="Times New Roman" w:hAnsi="Times New Roman" w:eastAsia="宋体" w:cs="Times New Roman"/>
          <w:sz w:val="24"/>
          <w:szCs w:val="24"/>
          <w:rPrChange w:id="3364" w:author="......" w:date="2024-05-07T14:48:58Z">
            <w:rPr>
              <w:rFonts w:hint="default" w:ascii="Times New Roman" w:hAnsi="Times New Roman" w:eastAsia="宋体" w:cs="Times New Roman"/>
              <w:sz w:val="24"/>
              <w:szCs w:val="24"/>
            </w:rPr>
          </w:rPrChange>
        </w:rPr>
      </w:pPr>
      <w:r>
        <w:rPr>
          <w:rFonts w:hint="default" w:ascii="Times New Roman" w:hAnsi="Times New Roman" w:eastAsia="宋体" w:cs="Times New Roman"/>
          <w:sz w:val="24"/>
          <w:szCs w:val="24"/>
          <w:rPrChange w:id="3365" w:author="......" w:date="2024-05-07T14:48:58Z">
            <w:rPr>
              <w:rFonts w:hint="default" w:ascii="Times New Roman" w:hAnsi="Times New Roman" w:eastAsia="宋体" w:cs="Times New Roman"/>
              <w:sz w:val="24"/>
              <w:szCs w:val="24"/>
            </w:rPr>
          </w:rPrChange>
        </w:rPr>
        <w:t>本产品是独立的，旨在对每一个工程项目提供标准化的项目管理工具，使项目管理人员能高效获取项目相关信息并进行管理，同时人员之间通过本产品能实现协作共享，在项目施工领域有很大的市场前景。</w:t>
      </w:r>
    </w:p>
    <w:p>
      <w:pPr>
        <w:pStyle w:val="4"/>
        <w:keepNext/>
        <w:keepLines/>
        <w:pageBreakBefore w:val="0"/>
        <w:widowControl w:val="0"/>
        <w:kinsoku/>
        <w:wordWrap/>
        <w:overflowPunct/>
        <w:topLinePunct w:val="0"/>
        <w:autoSpaceDE/>
        <w:autoSpaceDN/>
        <w:bidi w:val="0"/>
        <w:adjustRightInd/>
        <w:snapToGrid/>
        <w:spacing w:before="0" w:beforeAutospacing="0" w:after="0" w:afterAutospacing="0" w:line="360" w:lineRule="auto"/>
        <w:textAlignment w:val="auto"/>
        <w:outlineLvl w:val="1"/>
        <w:rPr>
          <w:rFonts w:hint="default" w:ascii="Times New Roman" w:hAnsi="Times New Roman" w:eastAsia="宋体" w:cs="Times New Roman"/>
          <w:rPrChange w:id="3366" w:author="......" w:date="2024-05-07T14:48:58Z">
            <w:rPr>
              <w:rFonts w:hint="default" w:ascii="Times New Roman" w:hAnsi="Times New Roman" w:eastAsia="宋体" w:cs="Times New Roman"/>
            </w:rPr>
          </w:rPrChange>
        </w:rPr>
      </w:pPr>
      <w:bookmarkStart w:id="59" w:name="_Toc4164"/>
      <w:bookmarkStart w:id="60" w:name="_Toc18829"/>
      <w:bookmarkStart w:id="61" w:name="_Toc31455"/>
      <w:bookmarkStart w:id="62" w:name="_Toc27820"/>
      <w:bookmarkStart w:id="63" w:name="_Toc4180"/>
      <w:bookmarkStart w:id="64" w:name="_Toc9751"/>
      <w:bookmarkStart w:id="65" w:name="_Toc31630"/>
      <w:r>
        <w:rPr>
          <w:rFonts w:hint="default" w:ascii="Times New Roman" w:hAnsi="Times New Roman" w:eastAsia="宋体" w:cs="Times New Roman"/>
          <w:lang w:val="en-US"/>
          <w:rPrChange w:id="3367" w:author="......" w:date="2024-05-07T14:48:58Z">
            <w:rPr>
              <w:rFonts w:hint="default" w:ascii="Times New Roman" w:hAnsi="Times New Roman" w:eastAsia="宋体" w:cs="Times New Roman"/>
              <w:lang w:val="en-US"/>
            </w:rPr>
          </w:rPrChange>
        </w:rPr>
        <w:t>系统接口</w:t>
      </w:r>
      <w:bookmarkEnd w:id="59"/>
      <w:bookmarkEnd w:id="60"/>
      <w:bookmarkEnd w:id="61"/>
      <w:bookmarkEnd w:id="62"/>
      <w:bookmarkEnd w:id="63"/>
      <w:bookmarkEnd w:id="64"/>
      <w:bookmarkEnd w:id="65"/>
    </w:p>
    <w:p>
      <w:pPr>
        <w:pStyle w:val="22"/>
        <w:numPr>
          <w:ilvl w:val="0"/>
          <w:numId w:val="0"/>
        </w:numPr>
        <w:spacing w:beforeAutospacing="0"/>
        <w:ind w:left="0" w:leftChars="0" w:firstLine="419" w:firstLineChars="0"/>
        <w:rPr>
          <w:rFonts w:hint="default" w:ascii="Times New Roman" w:hAnsi="Times New Roman" w:eastAsia="宋体" w:cs="Times New Roman"/>
          <w:sz w:val="24"/>
          <w:szCs w:val="32"/>
          <w:rPrChange w:id="3369" w:author="......" w:date="2024-05-07T14:48:58Z">
            <w:rPr>
              <w:rFonts w:hint="default" w:ascii="Times New Roman" w:hAnsi="Times New Roman" w:eastAsia="宋体" w:cs="Times New Roman"/>
              <w:sz w:val="24"/>
              <w:szCs w:val="32"/>
            </w:rPr>
          </w:rPrChange>
        </w:rPr>
        <w:pPrChange w:id="3368" w:author="......" w:date="2024-03-17T15:55:22Z">
          <w:pPr>
            <w:pStyle w:val="22"/>
            <w:numPr>
              <w:ilvl w:val="0"/>
              <w:numId w:val="0"/>
            </w:numPr>
            <w:spacing w:beforeAutospacing="0"/>
            <w:ind w:left="851" w:leftChars="0"/>
          </w:pPr>
        </w:pPrChange>
      </w:pPr>
      <w:r>
        <w:rPr>
          <w:rFonts w:hint="default" w:ascii="Times New Roman" w:hAnsi="Times New Roman" w:eastAsia="宋体" w:cs="Times New Roman"/>
          <w:sz w:val="24"/>
          <w:szCs w:val="32"/>
          <w:lang w:val="en-US"/>
          <w:rPrChange w:id="3370" w:author="......" w:date="2024-05-07T14:48:58Z">
            <w:rPr>
              <w:rFonts w:hint="default" w:ascii="Times New Roman" w:hAnsi="Times New Roman" w:eastAsia="宋体" w:cs="Times New Roman"/>
              <w:sz w:val="24"/>
              <w:szCs w:val="32"/>
              <w:lang w:val="en-US"/>
            </w:rPr>
          </w:rPrChange>
        </w:rPr>
        <w:t>包括HTTP接口、SOAP接口、命令接口、图形用户接口等。</w:t>
      </w:r>
    </w:p>
    <w:p>
      <w:pPr>
        <w:pStyle w:val="4"/>
        <w:bidi w:val="0"/>
        <w:outlineLvl w:val="1"/>
        <w:rPr>
          <w:rFonts w:hint="default" w:ascii="Times New Roman" w:hAnsi="Times New Roman" w:eastAsia="宋体" w:cs="Times New Roman"/>
          <w:rPrChange w:id="3371" w:author="......" w:date="2024-05-07T14:48:58Z">
            <w:rPr>
              <w:rFonts w:hint="default" w:ascii="Times New Roman" w:hAnsi="Times New Roman" w:eastAsia="宋体" w:cs="Times New Roman"/>
            </w:rPr>
          </w:rPrChange>
        </w:rPr>
      </w:pPr>
      <w:bookmarkStart w:id="66" w:name="_Toc6273"/>
      <w:bookmarkStart w:id="67" w:name="_Toc12361"/>
      <w:bookmarkStart w:id="68" w:name="_Toc19877"/>
      <w:bookmarkStart w:id="69" w:name="_Toc2488"/>
      <w:bookmarkStart w:id="70" w:name="_Toc13931"/>
      <w:bookmarkStart w:id="71" w:name="_Toc15147"/>
      <w:bookmarkStart w:id="72" w:name="_Toc16478"/>
      <w:r>
        <w:rPr>
          <w:rFonts w:hint="default" w:ascii="Times New Roman" w:hAnsi="Times New Roman" w:eastAsia="宋体" w:cs="Times New Roman"/>
          <w:lang w:val="en-US"/>
          <w:rPrChange w:id="3372" w:author="......" w:date="2024-05-07T14:48:58Z">
            <w:rPr>
              <w:rFonts w:hint="default" w:ascii="Times New Roman" w:hAnsi="Times New Roman" w:eastAsia="宋体" w:cs="Times New Roman"/>
              <w:lang w:val="en-US"/>
            </w:rPr>
          </w:rPrChange>
        </w:rPr>
        <w:t>用户界面</w:t>
      </w:r>
      <w:bookmarkEnd w:id="66"/>
      <w:bookmarkEnd w:id="67"/>
      <w:bookmarkEnd w:id="68"/>
      <w:bookmarkEnd w:id="69"/>
      <w:bookmarkEnd w:id="70"/>
      <w:bookmarkEnd w:id="71"/>
      <w:bookmarkEnd w:id="72"/>
    </w:p>
    <w:p>
      <w:pPr>
        <w:pStyle w:val="22"/>
        <w:numPr>
          <w:ilvl w:val="0"/>
          <w:numId w:val="4"/>
          <w:ins w:id="3374" w:author="......" w:date="2024-03-26T10:24:07Z"/>
        </w:numPr>
        <w:ind w:left="425" w:hanging="425" w:firstLineChars="0"/>
        <w:rPr>
          <w:ins w:id="3375" w:author="......" w:date="2024-03-26T10:24:14Z"/>
          <w:rFonts w:hint="default" w:ascii="Times New Roman" w:hAnsi="Times New Roman" w:eastAsia="宋体" w:cs="Times New Roman"/>
          <w:rPrChange w:id="3376" w:author="......" w:date="2024-05-07T14:48:58Z">
            <w:rPr>
              <w:ins w:id="3377" w:author="......" w:date="2024-03-26T10:24:14Z"/>
              <w:rFonts w:hint="default" w:ascii="Times New Roman" w:hAnsi="Times New Roman" w:eastAsia="宋体" w:cs="Times New Roman"/>
            </w:rPr>
          </w:rPrChange>
        </w:rPr>
        <w:pPrChange w:id="3373" w:author="......" w:date="2024-03-26T10:24:07Z">
          <w:pPr>
            <w:pStyle w:val="22"/>
            <w:numPr>
              <w:ilvl w:val="0"/>
              <w:numId w:val="0"/>
            </w:numPr>
            <w:ind w:firstLine="420" w:firstLineChars="0"/>
          </w:pPr>
        </w:pPrChange>
      </w:pPr>
      <w:ins w:id="3378" w:author="......" w:date="2024-03-26T10:15:46Z">
        <w:r>
          <w:rPr>
            <w:rFonts w:hint="default" w:ascii="Times New Roman" w:hAnsi="Times New Roman" w:eastAsia="宋体" w:cs="Times New Roman"/>
            <w:rPrChange w:id="3379" w:author="......" w:date="2024-05-07T14:48:58Z">
              <w:rPr>
                <w:rFonts w:hint="eastAsia"/>
              </w:rPr>
            </w:rPrChange>
          </w:rPr>
          <w:t>项目计划管理界面</w:t>
        </w:r>
      </w:ins>
    </w:p>
    <w:p>
      <w:pPr>
        <w:pStyle w:val="22"/>
        <w:numPr>
          <w:ilvl w:val="0"/>
          <w:numId w:val="5"/>
        </w:numPr>
        <w:ind w:left="845" w:hanging="425" w:firstLineChars="0"/>
        <w:rPr>
          <w:ins w:id="3381" w:author="......" w:date="2024-03-26T10:24:16Z"/>
          <w:rFonts w:hint="default" w:ascii="Times New Roman" w:hAnsi="Times New Roman" w:eastAsia="宋体" w:cs="Times New Roman"/>
          <w:rPrChange w:id="3382" w:author="......" w:date="2024-05-07T14:48:58Z">
            <w:rPr>
              <w:ins w:id="3383" w:author="......" w:date="2024-03-26T10:24:16Z"/>
              <w:rFonts w:hint="default" w:ascii="Times New Roman" w:hAnsi="Times New Roman" w:eastAsia="宋体" w:cs="Times New Roman"/>
            </w:rPr>
          </w:rPrChange>
        </w:rPr>
      </w:pPr>
      <w:ins w:id="3384" w:author="......" w:date="2024-03-26T10:24:16Z">
        <w:r>
          <w:rPr>
            <w:rFonts w:hint="default" w:ascii="Times New Roman" w:hAnsi="Times New Roman" w:eastAsia="宋体" w:cs="Times New Roman"/>
            <w:rPrChange w:id="3385" w:author="......" w:date="2024-05-07T14:48:58Z">
              <w:rPr>
                <w:rFonts w:hint="default" w:ascii="Times New Roman" w:hAnsi="Times New Roman" w:eastAsia="宋体" w:cs="Times New Roman"/>
              </w:rPr>
            </w:rPrChange>
          </w:rPr>
          <w:t>主界面应显示项目列表，每个项目应包含名称、进度、负责人等关键信息</w:t>
        </w:r>
      </w:ins>
      <w:ins w:id="3387" w:author="......" w:date="2024-03-26T10:24:16Z">
        <w:r>
          <w:rPr>
            <w:rFonts w:hint="default" w:ascii="Times New Roman" w:hAnsi="Times New Roman" w:eastAsia="宋体" w:cs="Times New Roman"/>
            <w:lang w:eastAsia="zh-CN"/>
            <w:rPrChange w:id="3388" w:author="......" w:date="2024-05-07T14:48:58Z">
              <w:rPr>
                <w:rFonts w:hint="eastAsia" w:ascii="Times New Roman" w:hAnsi="Times New Roman" w:eastAsia="宋体" w:cs="Times New Roman"/>
                <w:lang w:eastAsia="zh-CN"/>
              </w:rPr>
            </w:rPrChange>
          </w:rPr>
          <w:t>；</w:t>
        </w:r>
      </w:ins>
    </w:p>
    <w:p>
      <w:pPr>
        <w:pStyle w:val="22"/>
        <w:numPr>
          <w:ilvl w:val="0"/>
          <w:numId w:val="5"/>
        </w:numPr>
        <w:ind w:left="845" w:hanging="425" w:firstLineChars="0"/>
        <w:rPr>
          <w:ins w:id="3390" w:author="......" w:date="2024-03-26T10:24:16Z"/>
          <w:rFonts w:hint="default" w:ascii="Times New Roman" w:hAnsi="Times New Roman" w:eastAsia="宋体" w:cs="Times New Roman"/>
          <w:rPrChange w:id="3391" w:author="......" w:date="2024-05-07T14:48:58Z">
            <w:rPr>
              <w:ins w:id="3392" w:author="......" w:date="2024-03-26T10:24:16Z"/>
              <w:rFonts w:hint="default" w:ascii="Times New Roman" w:hAnsi="Times New Roman" w:eastAsia="宋体" w:cs="Times New Roman"/>
            </w:rPr>
          </w:rPrChange>
        </w:rPr>
      </w:pPr>
      <w:ins w:id="3393" w:author="......" w:date="2024-03-26T10:24:16Z">
        <w:r>
          <w:rPr>
            <w:rFonts w:hint="default" w:ascii="Times New Roman" w:hAnsi="Times New Roman" w:eastAsia="宋体" w:cs="Times New Roman"/>
            <w:rPrChange w:id="3394" w:author="......" w:date="2024-05-07T14:48:58Z">
              <w:rPr>
                <w:rFonts w:hint="default" w:ascii="Times New Roman" w:hAnsi="Times New Roman" w:eastAsia="宋体" w:cs="Times New Roman"/>
              </w:rPr>
            </w:rPrChange>
          </w:rPr>
          <w:t>用户可以点击项目以查看详细的项目计划和任务列表</w:t>
        </w:r>
      </w:ins>
      <w:ins w:id="3396" w:author="......" w:date="2024-03-26T10:24:16Z">
        <w:r>
          <w:rPr>
            <w:rFonts w:hint="default" w:ascii="Times New Roman" w:hAnsi="Times New Roman" w:eastAsia="宋体" w:cs="Times New Roman"/>
            <w:lang w:eastAsia="zh-CN"/>
            <w:rPrChange w:id="3397" w:author="......" w:date="2024-05-07T14:48:58Z">
              <w:rPr>
                <w:rFonts w:hint="eastAsia" w:ascii="Times New Roman" w:hAnsi="Times New Roman" w:eastAsia="宋体" w:cs="Times New Roman"/>
                <w:lang w:eastAsia="zh-CN"/>
              </w:rPr>
            </w:rPrChange>
          </w:rPr>
          <w:t>；</w:t>
        </w:r>
      </w:ins>
    </w:p>
    <w:p>
      <w:pPr>
        <w:pStyle w:val="22"/>
        <w:numPr>
          <w:ilvl w:val="0"/>
          <w:numId w:val="5"/>
        </w:numPr>
        <w:ind w:left="845" w:hanging="425" w:firstLineChars="0"/>
        <w:rPr>
          <w:ins w:id="3399" w:author="......" w:date="2024-03-26T10:24:16Z"/>
          <w:rFonts w:hint="default" w:ascii="Times New Roman" w:hAnsi="Times New Roman" w:eastAsia="宋体" w:cs="Times New Roman"/>
          <w:rPrChange w:id="3400" w:author="......" w:date="2024-05-07T14:48:58Z">
            <w:rPr>
              <w:ins w:id="3401" w:author="......" w:date="2024-03-26T10:24:16Z"/>
              <w:rFonts w:hint="default" w:ascii="Times New Roman" w:hAnsi="Times New Roman" w:eastAsia="宋体" w:cs="Times New Roman"/>
            </w:rPr>
          </w:rPrChange>
        </w:rPr>
      </w:pPr>
      <w:ins w:id="3402" w:author="......" w:date="2024-03-26T10:24:16Z">
        <w:r>
          <w:rPr>
            <w:rFonts w:hint="default" w:ascii="Times New Roman" w:hAnsi="Times New Roman" w:eastAsia="宋体" w:cs="Times New Roman"/>
            <w:rPrChange w:id="3403" w:author="......" w:date="2024-05-07T14:48:58Z">
              <w:rPr>
                <w:rFonts w:hint="default" w:ascii="Times New Roman" w:hAnsi="Times New Roman" w:eastAsia="宋体" w:cs="Times New Roman"/>
              </w:rPr>
            </w:rPrChange>
          </w:rPr>
          <w:t>任务列表应显示任务名称、状态、开始日期、截止日期等信息，同时提供编辑和添加任务的功能</w:t>
        </w:r>
      </w:ins>
      <w:ins w:id="3405" w:author="......" w:date="2024-03-26T10:24:16Z">
        <w:r>
          <w:rPr>
            <w:rFonts w:hint="default" w:ascii="Times New Roman" w:hAnsi="Times New Roman" w:eastAsia="宋体" w:cs="Times New Roman"/>
            <w:lang w:eastAsia="zh-CN"/>
            <w:rPrChange w:id="3406" w:author="......" w:date="2024-05-07T14:48:58Z">
              <w:rPr>
                <w:rFonts w:hint="eastAsia" w:ascii="Times New Roman" w:hAnsi="Times New Roman" w:eastAsia="宋体" w:cs="Times New Roman"/>
                <w:lang w:eastAsia="zh-CN"/>
              </w:rPr>
            </w:rPrChange>
          </w:rPr>
          <w:t>；</w:t>
        </w:r>
      </w:ins>
    </w:p>
    <w:p>
      <w:pPr>
        <w:pStyle w:val="22"/>
        <w:numPr>
          <w:ilvl w:val="0"/>
          <w:numId w:val="5"/>
        </w:numPr>
        <w:ind w:left="845" w:hanging="425" w:firstLineChars="0"/>
        <w:rPr>
          <w:ins w:id="3408" w:author="......" w:date="2024-03-26T10:24:16Z"/>
          <w:rFonts w:hint="default" w:ascii="Times New Roman" w:hAnsi="Times New Roman" w:eastAsia="宋体" w:cs="Times New Roman"/>
          <w:rPrChange w:id="3409" w:author="......" w:date="2024-05-07T14:48:58Z">
            <w:rPr>
              <w:ins w:id="3410" w:author="......" w:date="2024-03-26T10:24:16Z"/>
              <w:rFonts w:hint="default" w:ascii="Times New Roman" w:hAnsi="Times New Roman" w:eastAsia="宋体" w:cs="Times New Roman"/>
            </w:rPr>
          </w:rPrChange>
        </w:rPr>
      </w:pPr>
      <w:ins w:id="3411" w:author="......" w:date="2024-03-26T10:24:16Z">
        <w:r>
          <w:rPr>
            <w:rFonts w:hint="default" w:ascii="Times New Roman" w:hAnsi="Times New Roman" w:eastAsia="宋体" w:cs="Times New Roman"/>
            <w:rPrChange w:id="3412" w:author="......" w:date="2024-05-07T14:48:58Z">
              <w:rPr>
                <w:rFonts w:hint="default" w:ascii="Times New Roman" w:hAnsi="Times New Roman" w:eastAsia="宋体" w:cs="Times New Roman"/>
              </w:rPr>
            </w:rPrChange>
          </w:rPr>
          <w:t>任务详情页面应显示任务的详细信息，包括描述、负责人、优先级等，并提供编辑和更新任务状态的功能</w:t>
        </w:r>
      </w:ins>
      <w:ins w:id="3414" w:author="......" w:date="2024-03-26T10:24:16Z">
        <w:r>
          <w:rPr>
            <w:rFonts w:hint="default" w:ascii="Times New Roman" w:hAnsi="Times New Roman" w:eastAsia="宋体" w:cs="Times New Roman"/>
            <w:lang w:eastAsia="zh-CN"/>
            <w:rPrChange w:id="3415" w:author="......" w:date="2024-05-07T14:48:58Z">
              <w:rPr>
                <w:rFonts w:hint="eastAsia" w:ascii="Times New Roman" w:hAnsi="Times New Roman" w:eastAsia="宋体" w:cs="Times New Roman"/>
                <w:lang w:eastAsia="zh-CN"/>
              </w:rPr>
            </w:rPrChange>
          </w:rPr>
          <w:t>；</w:t>
        </w:r>
      </w:ins>
    </w:p>
    <w:p>
      <w:pPr>
        <w:pStyle w:val="22"/>
        <w:numPr>
          <w:ilvl w:val="0"/>
          <w:numId w:val="5"/>
        </w:numPr>
        <w:ind w:left="845" w:hanging="425" w:firstLineChars="0"/>
        <w:rPr>
          <w:ins w:id="3418" w:author="......" w:date="2024-03-26T10:24:08Z"/>
          <w:rFonts w:hint="default" w:ascii="Times New Roman" w:hAnsi="Times New Roman" w:eastAsia="宋体" w:cs="Times New Roman"/>
          <w:rPrChange w:id="3419" w:author="......" w:date="2024-05-07T14:48:58Z">
            <w:rPr>
              <w:ins w:id="3420" w:author="......" w:date="2024-03-26T10:24:08Z"/>
              <w:rFonts w:hint="default" w:ascii="Times New Roman" w:hAnsi="Times New Roman" w:eastAsia="宋体" w:cs="Times New Roman"/>
            </w:rPr>
          </w:rPrChange>
        </w:rPr>
        <w:pPrChange w:id="3417" w:author="......" w:date="2024-03-26T10:24:20Z">
          <w:pPr>
            <w:pStyle w:val="22"/>
            <w:numPr>
              <w:ilvl w:val="0"/>
              <w:numId w:val="0"/>
            </w:numPr>
            <w:ind w:firstLine="420" w:firstLineChars="0"/>
          </w:pPr>
        </w:pPrChange>
      </w:pPr>
      <w:ins w:id="3421" w:author="......" w:date="2024-03-26T10:24:16Z">
        <w:r>
          <w:rPr>
            <w:rFonts w:hint="default" w:ascii="Times New Roman" w:hAnsi="Times New Roman" w:eastAsia="宋体" w:cs="Times New Roman"/>
            <w:rPrChange w:id="3422" w:author="......" w:date="2024-05-07T14:48:58Z">
              <w:rPr>
                <w:rFonts w:hint="default" w:ascii="Times New Roman" w:hAnsi="Times New Roman" w:eastAsia="宋体" w:cs="Times New Roman"/>
              </w:rPr>
            </w:rPrChange>
          </w:rPr>
          <w:t>甘特图</w:t>
        </w:r>
      </w:ins>
      <w:ins w:id="3424" w:author="......" w:date="2024-03-26T10:24:16Z">
        <w:r>
          <w:rPr>
            <w:rFonts w:hint="default" w:ascii="Times New Roman" w:hAnsi="Times New Roman" w:eastAsia="宋体" w:cs="Times New Roman"/>
            <w:lang w:val="en-US" w:eastAsia="zh-CN"/>
            <w:rPrChange w:id="3425" w:author="......" w:date="2024-05-07T14:48:58Z">
              <w:rPr>
                <w:rFonts w:hint="eastAsia" w:ascii="Times New Roman" w:hAnsi="Times New Roman" w:eastAsia="宋体" w:cs="Times New Roman"/>
                <w:lang w:val="en-US" w:eastAsia="zh-CN"/>
              </w:rPr>
            </w:rPrChange>
          </w:rPr>
          <w:t>等图表</w:t>
        </w:r>
      </w:ins>
      <w:ins w:id="3427" w:author="......" w:date="2024-03-26T10:24:16Z">
        <w:r>
          <w:rPr>
            <w:rFonts w:hint="default" w:ascii="Times New Roman" w:hAnsi="Times New Roman" w:eastAsia="宋体" w:cs="Times New Roman"/>
            <w:rPrChange w:id="3428" w:author="......" w:date="2024-05-07T14:48:58Z">
              <w:rPr>
                <w:rFonts w:hint="default" w:ascii="Times New Roman" w:hAnsi="Times New Roman" w:eastAsia="宋体" w:cs="Times New Roman"/>
              </w:rPr>
            </w:rPrChange>
          </w:rPr>
          <w:t>可用于直观地展示项目进度和任务依赖关系</w:t>
        </w:r>
      </w:ins>
      <w:ins w:id="3430" w:author="......" w:date="2024-03-26T10:24:16Z">
        <w:r>
          <w:rPr>
            <w:rFonts w:hint="default" w:ascii="Times New Roman" w:hAnsi="Times New Roman" w:eastAsia="宋体" w:cs="Times New Roman"/>
            <w:lang w:eastAsia="zh-CN"/>
            <w:rPrChange w:id="3431" w:author="......" w:date="2024-05-07T14:48:58Z">
              <w:rPr>
                <w:rFonts w:hint="eastAsia" w:ascii="Times New Roman" w:hAnsi="Times New Roman" w:eastAsia="宋体" w:cs="Times New Roman"/>
                <w:lang w:eastAsia="zh-CN"/>
              </w:rPr>
            </w:rPrChange>
          </w:rPr>
          <w:t>。</w:t>
        </w:r>
      </w:ins>
    </w:p>
    <w:p>
      <w:pPr>
        <w:pStyle w:val="22"/>
        <w:numPr>
          <w:ilvl w:val="0"/>
          <w:numId w:val="4"/>
          <w:ins w:id="3434" w:author="......" w:date="2024-03-26T10:24:59Z"/>
        </w:numPr>
        <w:ind w:left="425" w:hanging="425" w:firstLineChars="0"/>
        <w:rPr>
          <w:ins w:id="3435" w:author="......" w:date="2024-03-26T10:25:29Z"/>
          <w:rFonts w:hint="default" w:ascii="Times New Roman" w:hAnsi="Times New Roman" w:eastAsia="宋体" w:cs="Times New Roman"/>
          <w:rPrChange w:id="3436" w:author="......" w:date="2024-05-07T14:48:58Z">
            <w:rPr>
              <w:ins w:id="3437" w:author="......" w:date="2024-03-26T10:25:29Z"/>
              <w:rFonts w:hint="default" w:ascii="Times New Roman" w:hAnsi="Times New Roman" w:eastAsia="宋体" w:cs="Times New Roman"/>
            </w:rPr>
          </w:rPrChange>
        </w:rPr>
        <w:pPrChange w:id="3433" w:author="......" w:date="2024-03-26T10:24:59Z">
          <w:pPr>
            <w:pStyle w:val="22"/>
            <w:numPr>
              <w:ilvl w:val="0"/>
              <w:numId w:val="6"/>
            </w:numPr>
            <w:ind w:left="425" w:hanging="425" w:firstLineChars="0"/>
          </w:pPr>
        </w:pPrChange>
      </w:pPr>
      <w:ins w:id="3438" w:author="......" w:date="2024-03-26T10:24:00Z">
        <w:r>
          <w:rPr>
            <w:rFonts w:hint="default" w:ascii="Times New Roman" w:hAnsi="Times New Roman" w:eastAsia="宋体" w:cs="Times New Roman"/>
            <w:rPrChange w:id="3439" w:author="......" w:date="2024-05-07T14:48:58Z">
              <w:rPr>
                <w:rFonts w:hint="default" w:ascii="Times New Roman" w:hAnsi="Times New Roman" w:eastAsia="宋体" w:cs="Times New Roman"/>
              </w:rPr>
            </w:rPrChange>
          </w:rPr>
          <w:t>人力资源管理界面</w:t>
        </w:r>
      </w:ins>
    </w:p>
    <w:p>
      <w:pPr>
        <w:pStyle w:val="22"/>
        <w:numPr>
          <w:ilvl w:val="0"/>
          <w:numId w:val="8"/>
          <w:ins w:id="3442" w:author="......" w:date="2024-03-26T10:25:56Z"/>
        </w:numPr>
        <w:ind w:left="845" w:hanging="425" w:firstLineChars="0"/>
        <w:rPr>
          <w:ins w:id="3443" w:author="......" w:date="2024-03-26T10:25:31Z"/>
          <w:rFonts w:hint="default" w:ascii="Times New Roman" w:hAnsi="Times New Roman" w:eastAsia="宋体" w:cs="Times New Roman"/>
          <w:rPrChange w:id="3444" w:author="......" w:date="2024-05-07T14:48:58Z">
            <w:rPr>
              <w:ins w:id="3445" w:author="......" w:date="2024-03-26T10:25:31Z"/>
              <w:rFonts w:hint="default" w:ascii="Times New Roman" w:hAnsi="Times New Roman" w:eastAsia="宋体" w:cs="Times New Roman"/>
            </w:rPr>
          </w:rPrChange>
        </w:rPr>
        <w:pPrChange w:id="3441" w:author="......" w:date="2024-03-26T10:25:56Z">
          <w:pPr>
            <w:pStyle w:val="22"/>
            <w:numPr>
              <w:ilvl w:val="0"/>
              <w:numId w:val="7"/>
            </w:numPr>
            <w:ind w:left="845" w:hanging="425" w:firstLineChars="0"/>
          </w:pPr>
        </w:pPrChange>
      </w:pPr>
      <w:ins w:id="3446" w:author="......" w:date="2024-03-26T10:25:31Z">
        <w:r>
          <w:rPr>
            <w:rFonts w:hint="default" w:ascii="Times New Roman" w:hAnsi="Times New Roman" w:eastAsia="宋体" w:cs="Times New Roman"/>
            <w:rPrChange w:id="3447" w:author="......" w:date="2024-05-07T14:48:58Z">
              <w:rPr>
                <w:rFonts w:hint="default" w:ascii="Times New Roman" w:hAnsi="Times New Roman" w:eastAsia="宋体" w:cs="Times New Roman"/>
              </w:rPr>
            </w:rPrChange>
          </w:rPr>
          <w:t>主界面应显示</w:t>
        </w:r>
      </w:ins>
      <w:ins w:id="3449" w:author="......" w:date="2024-03-26T10:25:31Z">
        <w:r>
          <w:rPr>
            <w:rFonts w:hint="default" w:ascii="Times New Roman" w:hAnsi="Times New Roman" w:eastAsia="宋体" w:cs="Times New Roman"/>
            <w:lang w:val="en-US" w:eastAsia="zh-CN"/>
            <w:rPrChange w:id="3450" w:author="......" w:date="2024-05-07T14:48:58Z">
              <w:rPr>
                <w:rFonts w:hint="eastAsia" w:ascii="Times New Roman" w:hAnsi="Times New Roman" w:eastAsia="宋体" w:cs="Times New Roman"/>
                <w:lang w:val="en-US" w:eastAsia="zh-CN"/>
              </w:rPr>
            </w:rPrChange>
          </w:rPr>
          <w:t>人员</w:t>
        </w:r>
      </w:ins>
      <w:ins w:id="3452" w:author="......" w:date="2024-03-26T10:25:31Z">
        <w:r>
          <w:rPr>
            <w:rFonts w:hint="default" w:ascii="Times New Roman" w:hAnsi="Times New Roman" w:eastAsia="宋体" w:cs="Times New Roman"/>
            <w:rPrChange w:id="3453" w:author="......" w:date="2024-05-07T14:48:58Z">
              <w:rPr>
                <w:rFonts w:hint="default" w:ascii="Times New Roman" w:hAnsi="Times New Roman" w:eastAsia="宋体" w:cs="Times New Roman"/>
              </w:rPr>
            </w:rPrChange>
          </w:rPr>
          <w:t>列表，每个</w:t>
        </w:r>
      </w:ins>
      <w:ins w:id="3455" w:author="......" w:date="2024-03-26T10:25:31Z">
        <w:r>
          <w:rPr>
            <w:rFonts w:hint="default" w:ascii="Times New Roman" w:hAnsi="Times New Roman" w:eastAsia="宋体" w:cs="Times New Roman"/>
            <w:lang w:val="en-US" w:eastAsia="zh-CN"/>
            <w:rPrChange w:id="3456" w:author="......" w:date="2024-05-07T14:48:58Z">
              <w:rPr>
                <w:rFonts w:hint="eastAsia" w:ascii="Times New Roman" w:hAnsi="Times New Roman" w:eastAsia="宋体" w:cs="Times New Roman"/>
                <w:lang w:val="en-US" w:eastAsia="zh-CN"/>
              </w:rPr>
            </w:rPrChange>
          </w:rPr>
          <w:t>人</w:t>
        </w:r>
      </w:ins>
      <w:ins w:id="3458" w:author="......" w:date="2024-03-26T10:25:31Z">
        <w:r>
          <w:rPr>
            <w:rFonts w:hint="default" w:ascii="Times New Roman" w:hAnsi="Times New Roman" w:eastAsia="宋体" w:cs="Times New Roman"/>
            <w:rPrChange w:id="3459" w:author="......" w:date="2024-05-07T14:48:58Z">
              <w:rPr>
                <w:rFonts w:hint="default" w:ascii="Times New Roman" w:hAnsi="Times New Roman" w:eastAsia="宋体" w:cs="Times New Roman"/>
              </w:rPr>
            </w:rPrChange>
          </w:rPr>
          <w:t>员应包含姓名、职位、联系方式等基本信息</w:t>
        </w:r>
      </w:ins>
      <w:ins w:id="3461" w:author="......" w:date="2024-03-26T10:25:31Z">
        <w:r>
          <w:rPr>
            <w:rFonts w:hint="default" w:ascii="Times New Roman" w:hAnsi="Times New Roman" w:eastAsia="宋体" w:cs="Times New Roman"/>
            <w:lang w:eastAsia="zh-CN"/>
            <w:rPrChange w:id="3462" w:author="......" w:date="2024-05-07T14:48:58Z">
              <w:rPr>
                <w:rFonts w:hint="eastAsia" w:ascii="Times New Roman" w:hAnsi="Times New Roman" w:eastAsia="宋体" w:cs="Times New Roman"/>
                <w:lang w:eastAsia="zh-CN"/>
              </w:rPr>
            </w:rPrChange>
          </w:rPr>
          <w:t>；</w:t>
        </w:r>
      </w:ins>
    </w:p>
    <w:p>
      <w:pPr>
        <w:pStyle w:val="22"/>
        <w:numPr>
          <w:ilvl w:val="0"/>
          <w:numId w:val="8"/>
          <w:ins w:id="3465" w:author="......" w:date="2024-03-26T10:25:56Z"/>
        </w:numPr>
        <w:ind w:left="845" w:hanging="425" w:firstLineChars="0"/>
        <w:rPr>
          <w:ins w:id="3466" w:author="......" w:date="2024-03-26T10:25:31Z"/>
          <w:rFonts w:hint="default" w:ascii="Times New Roman" w:hAnsi="Times New Roman" w:eastAsia="宋体" w:cs="Times New Roman"/>
          <w:rPrChange w:id="3467" w:author="......" w:date="2024-05-07T14:48:58Z">
            <w:rPr>
              <w:ins w:id="3468" w:author="......" w:date="2024-03-26T10:25:31Z"/>
              <w:rFonts w:hint="default" w:ascii="Times New Roman" w:hAnsi="Times New Roman" w:eastAsia="宋体" w:cs="Times New Roman"/>
            </w:rPr>
          </w:rPrChange>
        </w:rPr>
        <w:pPrChange w:id="3464" w:author="......" w:date="2024-03-26T10:25:56Z">
          <w:pPr>
            <w:pStyle w:val="22"/>
            <w:numPr>
              <w:ilvl w:val="0"/>
              <w:numId w:val="7"/>
            </w:numPr>
            <w:ind w:left="845" w:hanging="425" w:firstLineChars="0"/>
          </w:pPr>
        </w:pPrChange>
      </w:pPr>
      <w:ins w:id="3469" w:author="......" w:date="2024-03-26T10:25:31Z">
        <w:r>
          <w:rPr>
            <w:rFonts w:hint="default" w:ascii="Times New Roman" w:hAnsi="Times New Roman" w:eastAsia="宋体" w:cs="Times New Roman"/>
            <w:rPrChange w:id="3470" w:author="......" w:date="2024-05-07T14:48:58Z">
              <w:rPr>
                <w:rFonts w:hint="default" w:ascii="Times New Roman" w:hAnsi="Times New Roman" w:eastAsia="宋体" w:cs="Times New Roman"/>
              </w:rPr>
            </w:rPrChange>
          </w:rPr>
          <w:t>用户可以通过搜索功能或筛选条件查找特定成员</w:t>
        </w:r>
      </w:ins>
      <w:ins w:id="3472" w:author="......" w:date="2024-03-26T10:25:31Z">
        <w:r>
          <w:rPr>
            <w:rFonts w:hint="default" w:ascii="Times New Roman" w:hAnsi="Times New Roman" w:eastAsia="宋体" w:cs="Times New Roman"/>
            <w:lang w:eastAsia="zh-CN"/>
            <w:rPrChange w:id="3473" w:author="......" w:date="2024-05-07T14:48:58Z">
              <w:rPr>
                <w:rFonts w:hint="eastAsia" w:ascii="Times New Roman" w:hAnsi="Times New Roman" w:eastAsia="宋体" w:cs="Times New Roman"/>
                <w:lang w:eastAsia="zh-CN"/>
              </w:rPr>
            </w:rPrChange>
          </w:rPr>
          <w:t>；</w:t>
        </w:r>
      </w:ins>
    </w:p>
    <w:p>
      <w:pPr>
        <w:pStyle w:val="22"/>
        <w:numPr>
          <w:ilvl w:val="0"/>
          <w:numId w:val="8"/>
          <w:ins w:id="3476" w:author="......" w:date="2024-03-26T10:25:56Z"/>
        </w:numPr>
        <w:ind w:left="845" w:hanging="425" w:firstLineChars="0"/>
        <w:rPr>
          <w:ins w:id="3477" w:author="......" w:date="2024-03-26T10:25:31Z"/>
          <w:rFonts w:hint="default" w:ascii="Times New Roman" w:hAnsi="Times New Roman" w:eastAsia="宋体" w:cs="Times New Roman"/>
          <w:rPrChange w:id="3478" w:author="......" w:date="2024-05-07T14:48:58Z">
            <w:rPr>
              <w:ins w:id="3479" w:author="......" w:date="2024-03-26T10:25:31Z"/>
              <w:rFonts w:hint="default" w:ascii="Times New Roman" w:hAnsi="Times New Roman" w:eastAsia="宋体" w:cs="Times New Roman"/>
            </w:rPr>
          </w:rPrChange>
        </w:rPr>
        <w:pPrChange w:id="3475" w:author="......" w:date="2024-03-26T10:25:56Z">
          <w:pPr>
            <w:pStyle w:val="22"/>
            <w:numPr>
              <w:ilvl w:val="0"/>
              <w:numId w:val="7"/>
            </w:numPr>
            <w:ind w:left="845" w:hanging="425" w:firstLineChars="0"/>
          </w:pPr>
        </w:pPrChange>
      </w:pPr>
      <w:ins w:id="3480" w:author="......" w:date="2024-03-26T10:25:31Z">
        <w:r>
          <w:rPr>
            <w:rFonts w:hint="default" w:ascii="Times New Roman" w:hAnsi="Times New Roman" w:eastAsia="宋体" w:cs="Times New Roman"/>
            <w:rPrChange w:id="3481" w:author="......" w:date="2024-05-07T14:48:58Z">
              <w:rPr>
                <w:rFonts w:hint="default" w:ascii="Times New Roman" w:hAnsi="Times New Roman" w:eastAsia="宋体" w:cs="Times New Roman"/>
              </w:rPr>
            </w:rPrChange>
          </w:rPr>
          <w:t>用户可以查看每个成员的详细信息，包括个人资料、技能</w:t>
        </w:r>
      </w:ins>
      <w:ins w:id="3483" w:author="......" w:date="2024-03-26T10:25:31Z">
        <w:r>
          <w:rPr>
            <w:rFonts w:hint="default" w:ascii="Times New Roman" w:hAnsi="Times New Roman" w:eastAsia="宋体" w:cs="Times New Roman"/>
            <w:lang w:val="en-US" w:eastAsia="zh-CN"/>
            <w:rPrChange w:id="3484" w:author="......" w:date="2024-05-07T14:48:58Z">
              <w:rPr>
                <w:rFonts w:hint="eastAsia" w:ascii="Times New Roman" w:hAnsi="Times New Roman" w:eastAsia="宋体" w:cs="Times New Roman"/>
                <w:lang w:val="en-US" w:eastAsia="zh-CN"/>
              </w:rPr>
            </w:rPrChange>
          </w:rPr>
          <w:t>等；</w:t>
        </w:r>
      </w:ins>
    </w:p>
    <w:p>
      <w:pPr>
        <w:pStyle w:val="22"/>
        <w:numPr>
          <w:ilvl w:val="0"/>
          <w:numId w:val="8"/>
          <w:ins w:id="3487" w:author="......" w:date="2024-03-26T10:25:56Z"/>
        </w:numPr>
        <w:ind w:left="845" w:hanging="425" w:firstLineChars="0"/>
        <w:rPr>
          <w:ins w:id="3488" w:author="......" w:date="2024-03-26T10:25:00Z"/>
          <w:rFonts w:hint="default" w:ascii="Times New Roman" w:hAnsi="Times New Roman" w:eastAsia="宋体" w:cs="Times New Roman"/>
          <w:rPrChange w:id="3489" w:author="......" w:date="2024-05-07T14:48:58Z">
            <w:rPr>
              <w:ins w:id="3490" w:author="......" w:date="2024-03-26T10:25:00Z"/>
              <w:rFonts w:hint="default" w:ascii="Times New Roman" w:hAnsi="Times New Roman" w:eastAsia="宋体" w:cs="Times New Roman"/>
            </w:rPr>
          </w:rPrChange>
        </w:rPr>
        <w:pPrChange w:id="3486" w:author="......" w:date="2024-03-26T10:25:56Z">
          <w:pPr>
            <w:pStyle w:val="22"/>
            <w:numPr>
              <w:ilvl w:val="0"/>
              <w:numId w:val="6"/>
            </w:numPr>
            <w:ind w:left="425" w:hanging="425" w:firstLineChars="0"/>
          </w:pPr>
        </w:pPrChange>
      </w:pPr>
      <w:ins w:id="3491" w:author="......" w:date="2024-03-26T10:25:31Z">
        <w:r>
          <w:rPr>
            <w:rFonts w:hint="default" w:ascii="Times New Roman" w:hAnsi="Times New Roman" w:eastAsia="宋体" w:cs="Times New Roman"/>
            <w:rPrChange w:id="3492" w:author="......" w:date="2024-05-07T14:48:58Z">
              <w:rPr>
                <w:rFonts w:hint="default" w:ascii="Times New Roman" w:hAnsi="Times New Roman" w:eastAsia="宋体" w:cs="Times New Roman"/>
              </w:rPr>
            </w:rPrChange>
          </w:rPr>
          <w:t>用户可以分配任务给团队成员，并查看任务分配情况。</w:t>
        </w:r>
      </w:ins>
    </w:p>
    <w:p>
      <w:pPr>
        <w:pStyle w:val="22"/>
        <w:numPr>
          <w:ilvl w:val="0"/>
          <w:numId w:val="4"/>
          <w:ins w:id="3495" w:author="......" w:date="2024-03-26T10:27:26Z"/>
        </w:numPr>
        <w:ind w:left="425" w:hanging="425" w:firstLineChars="0"/>
        <w:rPr>
          <w:ins w:id="3496" w:author="......" w:date="2024-03-26T10:27:23Z"/>
          <w:rFonts w:hint="default" w:ascii="Times New Roman" w:hAnsi="Times New Roman" w:eastAsia="宋体" w:cs="Times New Roman"/>
          <w:rPrChange w:id="3497" w:author="......" w:date="2024-05-07T14:48:58Z">
            <w:rPr>
              <w:ins w:id="3498" w:author="......" w:date="2024-03-26T10:27:23Z"/>
              <w:rFonts w:hint="default" w:ascii="Times New Roman" w:hAnsi="Times New Roman" w:eastAsia="宋体" w:cs="Times New Roman"/>
            </w:rPr>
          </w:rPrChange>
        </w:rPr>
        <w:pPrChange w:id="3494" w:author="......" w:date="2024-03-26T10:27:26Z">
          <w:pPr>
            <w:pStyle w:val="22"/>
            <w:numPr>
              <w:ilvl w:val="0"/>
              <w:numId w:val="0"/>
            </w:numPr>
            <w:ind w:firstLine="420" w:firstLineChars="0"/>
          </w:pPr>
        </w:pPrChange>
      </w:pPr>
      <w:ins w:id="3499" w:author="......" w:date="2024-03-26T10:24:53Z">
        <w:r>
          <w:rPr>
            <w:rFonts w:hint="default" w:ascii="Times New Roman" w:hAnsi="Times New Roman" w:eastAsia="宋体" w:cs="Times New Roman"/>
            <w:rPrChange w:id="3500" w:author="......" w:date="2024-05-07T14:48:58Z">
              <w:rPr>
                <w:rFonts w:hint="default" w:ascii="Times New Roman" w:hAnsi="Times New Roman" w:eastAsia="宋体" w:cs="Times New Roman"/>
              </w:rPr>
            </w:rPrChange>
          </w:rPr>
          <w:t>成本控制界面</w:t>
        </w:r>
      </w:ins>
    </w:p>
    <w:p>
      <w:pPr>
        <w:pStyle w:val="22"/>
        <w:numPr>
          <w:ilvl w:val="0"/>
          <w:numId w:val="9"/>
        </w:numPr>
        <w:ind w:left="845" w:hanging="425" w:firstLineChars="0"/>
        <w:rPr>
          <w:ins w:id="3502" w:author="......" w:date="2024-03-26T10:27:23Z"/>
          <w:rFonts w:hint="default" w:ascii="Times New Roman" w:hAnsi="Times New Roman" w:eastAsia="宋体" w:cs="Times New Roman"/>
          <w:rPrChange w:id="3503" w:author="......" w:date="2024-05-07T14:48:58Z">
            <w:rPr>
              <w:ins w:id="3504" w:author="......" w:date="2024-03-26T10:27:23Z"/>
              <w:rFonts w:hint="default" w:ascii="Times New Roman" w:hAnsi="Times New Roman" w:eastAsia="宋体" w:cs="Times New Roman"/>
            </w:rPr>
          </w:rPrChange>
        </w:rPr>
      </w:pPr>
      <w:ins w:id="3505" w:author="......" w:date="2024-03-26T10:27:23Z">
        <w:r>
          <w:rPr>
            <w:rFonts w:hint="default" w:ascii="Times New Roman" w:hAnsi="Times New Roman" w:eastAsia="宋体" w:cs="Times New Roman"/>
            <w:rPrChange w:id="3506" w:author="......" w:date="2024-05-07T14:48:58Z">
              <w:rPr>
                <w:rFonts w:hint="default" w:ascii="Times New Roman" w:hAnsi="Times New Roman" w:eastAsia="宋体" w:cs="Times New Roman"/>
              </w:rPr>
            </w:rPrChange>
          </w:rPr>
          <w:t>主界面应显示项目预算和实际成本的对比情况，以及成本的分项统计</w:t>
        </w:r>
      </w:ins>
      <w:ins w:id="3508" w:author="......" w:date="2024-03-26T10:27:23Z">
        <w:r>
          <w:rPr>
            <w:rFonts w:hint="default" w:ascii="Times New Roman" w:hAnsi="Times New Roman" w:eastAsia="宋体" w:cs="Times New Roman"/>
            <w:lang w:eastAsia="zh-CN"/>
            <w:rPrChange w:id="3509" w:author="......" w:date="2024-05-07T14:48:58Z">
              <w:rPr>
                <w:rFonts w:hint="eastAsia" w:ascii="Times New Roman" w:hAnsi="Times New Roman" w:eastAsia="宋体" w:cs="Times New Roman"/>
                <w:lang w:eastAsia="zh-CN"/>
              </w:rPr>
            </w:rPrChange>
          </w:rPr>
          <w:t>；</w:t>
        </w:r>
      </w:ins>
    </w:p>
    <w:p>
      <w:pPr>
        <w:pStyle w:val="22"/>
        <w:numPr>
          <w:ilvl w:val="0"/>
          <w:numId w:val="9"/>
        </w:numPr>
        <w:ind w:left="845" w:hanging="425" w:firstLineChars="0"/>
        <w:rPr>
          <w:ins w:id="3511" w:author="......" w:date="2024-03-26T10:27:23Z"/>
          <w:rFonts w:hint="default" w:ascii="Times New Roman" w:hAnsi="Times New Roman" w:eastAsia="宋体" w:cs="Times New Roman"/>
          <w:rPrChange w:id="3512" w:author="......" w:date="2024-05-07T14:48:58Z">
            <w:rPr>
              <w:ins w:id="3513" w:author="......" w:date="2024-03-26T10:27:23Z"/>
              <w:rFonts w:hint="default" w:ascii="Times New Roman" w:hAnsi="Times New Roman" w:eastAsia="宋体" w:cs="Times New Roman"/>
            </w:rPr>
          </w:rPrChange>
        </w:rPr>
      </w:pPr>
      <w:ins w:id="3514" w:author="......" w:date="2024-03-26T10:27:23Z">
        <w:r>
          <w:rPr>
            <w:rFonts w:hint="default" w:ascii="Times New Roman" w:hAnsi="Times New Roman" w:eastAsia="宋体" w:cs="Times New Roman"/>
            <w:rPrChange w:id="3515" w:author="......" w:date="2024-05-07T14:48:58Z">
              <w:rPr>
                <w:rFonts w:hint="default" w:ascii="Times New Roman" w:hAnsi="Times New Roman" w:eastAsia="宋体" w:cs="Times New Roman"/>
              </w:rPr>
            </w:rPrChange>
          </w:rPr>
          <w:t>用户可以查看项目的成本分布图表，了解各个成本项目的比例</w:t>
        </w:r>
      </w:ins>
      <w:ins w:id="3517" w:author="......" w:date="2024-03-26T10:27:23Z">
        <w:r>
          <w:rPr>
            <w:rFonts w:hint="default" w:ascii="Times New Roman" w:hAnsi="Times New Roman" w:eastAsia="宋体" w:cs="Times New Roman"/>
            <w:lang w:eastAsia="zh-CN"/>
            <w:rPrChange w:id="3518" w:author="......" w:date="2024-05-07T14:48:58Z">
              <w:rPr>
                <w:rFonts w:hint="eastAsia" w:ascii="Times New Roman" w:hAnsi="Times New Roman" w:eastAsia="宋体" w:cs="Times New Roman"/>
                <w:lang w:eastAsia="zh-CN"/>
              </w:rPr>
            </w:rPrChange>
          </w:rPr>
          <w:t>；</w:t>
        </w:r>
      </w:ins>
    </w:p>
    <w:p>
      <w:pPr>
        <w:pStyle w:val="22"/>
        <w:numPr>
          <w:ilvl w:val="0"/>
          <w:numId w:val="9"/>
        </w:numPr>
        <w:ind w:left="845" w:hanging="425" w:firstLineChars="0"/>
        <w:rPr>
          <w:ins w:id="3521" w:author="......" w:date="2024-03-26T10:24:53Z"/>
          <w:rFonts w:hint="default" w:ascii="Times New Roman" w:hAnsi="Times New Roman" w:eastAsia="宋体" w:cs="Times New Roman"/>
          <w:rPrChange w:id="3522" w:author="......" w:date="2024-05-07T14:48:58Z">
            <w:rPr>
              <w:ins w:id="3523" w:author="......" w:date="2024-03-26T10:24:53Z"/>
              <w:rFonts w:hint="default" w:ascii="Times New Roman" w:hAnsi="Times New Roman" w:eastAsia="宋体" w:cs="Times New Roman"/>
            </w:rPr>
          </w:rPrChange>
        </w:rPr>
        <w:pPrChange w:id="3520" w:author="......" w:date="2024-03-26T10:27:29Z">
          <w:pPr>
            <w:pStyle w:val="22"/>
            <w:numPr>
              <w:ilvl w:val="0"/>
              <w:numId w:val="6"/>
            </w:numPr>
            <w:ind w:left="425" w:hanging="425" w:firstLineChars="0"/>
          </w:pPr>
        </w:pPrChange>
      </w:pPr>
      <w:ins w:id="3524" w:author="......" w:date="2024-03-26T10:27:23Z">
        <w:r>
          <w:rPr>
            <w:rFonts w:hint="default" w:ascii="Times New Roman" w:hAnsi="Times New Roman" w:eastAsia="宋体" w:cs="Times New Roman"/>
            <w:rPrChange w:id="3525" w:author="......" w:date="2024-05-07T14:48:58Z">
              <w:rPr>
                <w:rFonts w:hint="default" w:ascii="Times New Roman" w:hAnsi="Times New Roman" w:eastAsia="宋体" w:cs="Times New Roman"/>
              </w:rPr>
            </w:rPrChange>
          </w:rPr>
          <w:t>提供成本变更管理功能，提供成本报告</w:t>
        </w:r>
      </w:ins>
      <w:ins w:id="3527" w:author="......" w:date="2024-03-26T10:27:23Z">
        <w:r>
          <w:rPr>
            <w:rFonts w:hint="default" w:ascii="Times New Roman" w:hAnsi="Times New Roman" w:eastAsia="宋体" w:cs="Times New Roman"/>
            <w:lang w:eastAsia="zh-CN"/>
            <w:rPrChange w:id="3528" w:author="......" w:date="2024-05-07T14:48:58Z">
              <w:rPr>
                <w:rFonts w:hint="eastAsia" w:ascii="Times New Roman" w:hAnsi="Times New Roman" w:eastAsia="宋体" w:cs="Times New Roman"/>
                <w:lang w:eastAsia="zh-CN"/>
              </w:rPr>
            </w:rPrChange>
          </w:rPr>
          <w:t>。</w:t>
        </w:r>
      </w:ins>
    </w:p>
    <w:p>
      <w:pPr>
        <w:pStyle w:val="22"/>
        <w:numPr>
          <w:ilvl w:val="0"/>
          <w:numId w:val="4"/>
          <w:ins w:id="3531" w:author="......" w:date="2024-03-26T10:24:07Z"/>
        </w:numPr>
        <w:ind w:left="425" w:hanging="425" w:firstLineChars="0"/>
        <w:rPr>
          <w:ins w:id="3532" w:author="......" w:date="2024-03-26T10:28:09Z"/>
          <w:rFonts w:hint="default" w:ascii="Times New Roman" w:hAnsi="Times New Roman" w:eastAsia="宋体" w:cs="Times New Roman"/>
          <w:rPrChange w:id="3533" w:author="......" w:date="2024-05-07T14:48:58Z">
            <w:rPr>
              <w:ins w:id="3534" w:author="......" w:date="2024-03-26T10:28:09Z"/>
              <w:rFonts w:hint="default" w:ascii="Times New Roman" w:hAnsi="Times New Roman" w:eastAsia="宋体" w:cs="Times New Roman"/>
            </w:rPr>
          </w:rPrChange>
        </w:rPr>
        <w:pPrChange w:id="3530" w:author="......" w:date="2024-03-26T10:24:07Z">
          <w:pPr>
            <w:pStyle w:val="22"/>
            <w:numPr>
              <w:ilvl w:val="0"/>
              <w:numId w:val="0"/>
            </w:numPr>
            <w:ind w:firstLine="420" w:firstLineChars="0"/>
          </w:pPr>
        </w:pPrChange>
      </w:pPr>
      <w:ins w:id="3535" w:author="......" w:date="2024-03-26T10:25:08Z">
        <w:r>
          <w:rPr>
            <w:rFonts w:hint="default" w:ascii="Times New Roman" w:hAnsi="Times New Roman" w:eastAsia="宋体" w:cs="Times New Roman"/>
            <w:rPrChange w:id="3536" w:author="......" w:date="2024-05-07T14:48:58Z">
              <w:rPr>
                <w:rFonts w:hint="default" w:ascii="Times New Roman" w:hAnsi="Times New Roman" w:eastAsia="宋体" w:cs="Times New Roman"/>
              </w:rPr>
            </w:rPrChange>
          </w:rPr>
          <w:t>安全管理界面</w:t>
        </w:r>
      </w:ins>
    </w:p>
    <w:p>
      <w:pPr>
        <w:pStyle w:val="22"/>
        <w:numPr>
          <w:ilvl w:val="0"/>
          <w:numId w:val="10"/>
        </w:numPr>
        <w:ind w:left="845" w:hanging="425" w:firstLineChars="0"/>
        <w:rPr>
          <w:ins w:id="3538" w:author="......" w:date="2024-03-26T10:28:11Z"/>
          <w:rFonts w:hint="default" w:ascii="Times New Roman" w:hAnsi="Times New Roman" w:eastAsia="宋体" w:cs="Times New Roman"/>
          <w:rPrChange w:id="3539" w:author="......" w:date="2024-05-07T14:48:58Z">
            <w:rPr>
              <w:ins w:id="3540" w:author="......" w:date="2024-03-26T10:28:11Z"/>
              <w:rFonts w:hint="default" w:ascii="Times New Roman" w:hAnsi="Times New Roman" w:eastAsia="宋体" w:cs="Times New Roman"/>
            </w:rPr>
          </w:rPrChange>
        </w:rPr>
      </w:pPr>
      <w:ins w:id="3541" w:author="......" w:date="2024-03-26T10:28:11Z">
        <w:r>
          <w:rPr>
            <w:rFonts w:hint="default" w:ascii="Times New Roman" w:hAnsi="Times New Roman" w:eastAsia="宋体" w:cs="Times New Roman"/>
            <w:rPrChange w:id="3542" w:author="......" w:date="2024-05-07T14:48:58Z">
              <w:rPr>
                <w:rFonts w:hint="default" w:ascii="Times New Roman" w:hAnsi="Times New Roman" w:eastAsia="宋体" w:cs="Times New Roman"/>
              </w:rPr>
            </w:rPrChange>
          </w:rPr>
          <w:t>主界面应显示项目安全计划和相关安全文件的列表</w:t>
        </w:r>
      </w:ins>
      <w:ins w:id="3544" w:author="......" w:date="2024-03-26T10:28:11Z">
        <w:r>
          <w:rPr>
            <w:rFonts w:hint="default" w:ascii="Times New Roman" w:hAnsi="Times New Roman" w:eastAsia="宋体" w:cs="Times New Roman"/>
            <w:lang w:val="en-US" w:eastAsia="zh-CN"/>
            <w:rPrChange w:id="3545" w:author="......" w:date="2024-05-07T14:48:58Z">
              <w:rPr>
                <w:rFonts w:hint="eastAsia" w:ascii="Times New Roman" w:hAnsi="Times New Roman" w:eastAsia="宋体" w:cs="Times New Roman"/>
                <w:lang w:val="en-US" w:eastAsia="zh-CN"/>
              </w:rPr>
            </w:rPrChange>
          </w:rPr>
          <w:t>;</w:t>
        </w:r>
      </w:ins>
    </w:p>
    <w:p>
      <w:pPr>
        <w:pStyle w:val="22"/>
        <w:numPr>
          <w:ilvl w:val="0"/>
          <w:numId w:val="10"/>
        </w:numPr>
        <w:ind w:left="845" w:hanging="425" w:firstLineChars="0"/>
        <w:rPr>
          <w:ins w:id="3548" w:author="......" w:date="2024-03-26T10:25:08Z"/>
          <w:rFonts w:hint="default" w:ascii="Times New Roman" w:hAnsi="Times New Roman" w:eastAsia="宋体" w:cs="Times New Roman"/>
          <w:rPrChange w:id="3549" w:author="......" w:date="2024-05-07T14:48:58Z">
            <w:rPr>
              <w:ins w:id="3550" w:author="......" w:date="2024-03-26T10:25:08Z"/>
              <w:rFonts w:hint="default" w:ascii="Times New Roman" w:hAnsi="Times New Roman" w:eastAsia="宋体" w:cs="Times New Roman"/>
            </w:rPr>
          </w:rPrChange>
        </w:rPr>
        <w:pPrChange w:id="3547" w:author="......" w:date="2024-03-26T10:28:12Z">
          <w:pPr>
            <w:pStyle w:val="22"/>
            <w:numPr>
              <w:ilvl w:val="0"/>
              <w:numId w:val="0"/>
            </w:numPr>
            <w:ind w:firstLine="420" w:firstLineChars="0"/>
          </w:pPr>
        </w:pPrChange>
      </w:pPr>
      <w:ins w:id="3551" w:author="......" w:date="2024-03-26T10:28:11Z">
        <w:r>
          <w:rPr>
            <w:rFonts w:hint="default" w:ascii="Times New Roman" w:hAnsi="Times New Roman" w:eastAsia="宋体" w:cs="Times New Roman"/>
            <w:rPrChange w:id="3552" w:author="......" w:date="2024-05-07T14:48:58Z">
              <w:rPr>
                <w:rFonts w:hint="default" w:ascii="Times New Roman" w:hAnsi="Times New Roman" w:eastAsia="宋体" w:cs="Times New Roman"/>
              </w:rPr>
            </w:rPrChange>
          </w:rPr>
          <w:t>提供事故报告和调查功能，让用户记录和处理项目中发生的安全事故。</w:t>
        </w:r>
      </w:ins>
    </w:p>
    <w:p>
      <w:pPr>
        <w:pStyle w:val="22"/>
        <w:numPr>
          <w:ilvl w:val="0"/>
          <w:numId w:val="4"/>
          <w:ins w:id="3555" w:author="......" w:date="2024-03-26T10:24:07Z"/>
        </w:numPr>
        <w:ind w:left="425" w:hanging="425" w:firstLineChars="0"/>
        <w:rPr>
          <w:ins w:id="3556" w:author="......" w:date="2024-03-26T10:29:00Z"/>
          <w:rFonts w:hint="default" w:ascii="Times New Roman" w:hAnsi="Times New Roman" w:eastAsia="宋体" w:cs="Times New Roman"/>
          <w:rPrChange w:id="3557" w:author="......" w:date="2024-05-07T14:48:58Z">
            <w:rPr>
              <w:ins w:id="3558" w:author="......" w:date="2024-03-26T10:29:00Z"/>
              <w:rFonts w:hint="default" w:ascii="Times New Roman" w:hAnsi="Times New Roman" w:eastAsia="宋体" w:cs="Times New Roman"/>
            </w:rPr>
          </w:rPrChange>
        </w:rPr>
        <w:pPrChange w:id="3554" w:author="......" w:date="2024-03-26T10:24:07Z">
          <w:pPr>
            <w:pStyle w:val="22"/>
            <w:numPr>
              <w:ilvl w:val="0"/>
              <w:numId w:val="0"/>
            </w:numPr>
            <w:ind w:firstLine="420" w:firstLineChars="0"/>
          </w:pPr>
        </w:pPrChange>
      </w:pPr>
      <w:ins w:id="3559" w:author="......" w:date="2024-03-26T10:25:15Z">
        <w:r>
          <w:rPr>
            <w:rFonts w:hint="default" w:ascii="Times New Roman" w:hAnsi="Times New Roman" w:eastAsia="宋体" w:cs="Times New Roman"/>
            <w:rPrChange w:id="3560" w:author="......" w:date="2024-05-07T14:48:58Z">
              <w:rPr>
                <w:rFonts w:hint="default" w:ascii="Times New Roman" w:hAnsi="Times New Roman" w:eastAsia="宋体" w:cs="Times New Roman"/>
              </w:rPr>
            </w:rPrChange>
          </w:rPr>
          <w:t>质量管理界面</w:t>
        </w:r>
      </w:ins>
    </w:p>
    <w:p>
      <w:pPr>
        <w:pStyle w:val="22"/>
        <w:numPr>
          <w:ilvl w:val="0"/>
          <w:numId w:val="11"/>
        </w:numPr>
        <w:ind w:left="845" w:hanging="425" w:firstLineChars="0"/>
        <w:rPr>
          <w:ins w:id="3562" w:author="......" w:date="2024-03-26T10:29:01Z"/>
          <w:rFonts w:hint="default" w:ascii="Times New Roman" w:hAnsi="Times New Roman" w:eastAsia="宋体" w:cs="Times New Roman"/>
          <w:rPrChange w:id="3563" w:author="......" w:date="2024-05-07T14:48:58Z">
            <w:rPr>
              <w:ins w:id="3564" w:author="......" w:date="2024-03-26T10:29:01Z"/>
              <w:rFonts w:hint="default" w:ascii="Times New Roman" w:hAnsi="Times New Roman" w:eastAsia="宋体" w:cs="Times New Roman"/>
            </w:rPr>
          </w:rPrChange>
        </w:rPr>
      </w:pPr>
      <w:ins w:id="3565" w:author="......" w:date="2024-03-26T10:29:01Z">
        <w:r>
          <w:rPr>
            <w:rFonts w:hint="default" w:ascii="Times New Roman" w:hAnsi="Times New Roman" w:eastAsia="宋体" w:cs="Times New Roman"/>
            <w:rPrChange w:id="3566" w:author="......" w:date="2024-05-07T14:48:58Z">
              <w:rPr>
                <w:rFonts w:hint="default" w:ascii="Times New Roman" w:hAnsi="Times New Roman" w:eastAsia="宋体" w:cs="Times New Roman"/>
              </w:rPr>
            </w:rPrChange>
          </w:rPr>
          <w:t>主界面应显示项目质量计划和相关质量文件的列表</w:t>
        </w:r>
      </w:ins>
      <w:ins w:id="3568" w:author="......" w:date="2024-03-26T10:29:01Z">
        <w:r>
          <w:rPr>
            <w:rFonts w:hint="default" w:ascii="Times New Roman" w:hAnsi="Times New Roman" w:eastAsia="宋体" w:cs="Times New Roman"/>
            <w:lang w:val="en-US" w:eastAsia="zh-CN"/>
            <w:rPrChange w:id="3569" w:author="......" w:date="2024-05-07T14:48:58Z">
              <w:rPr>
                <w:rFonts w:hint="eastAsia" w:ascii="Times New Roman" w:hAnsi="Times New Roman" w:eastAsia="宋体" w:cs="Times New Roman"/>
                <w:lang w:val="en-US" w:eastAsia="zh-CN"/>
              </w:rPr>
            </w:rPrChange>
          </w:rPr>
          <w:t>;</w:t>
        </w:r>
      </w:ins>
    </w:p>
    <w:p>
      <w:pPr>
        <w:pStyle w:val="22"/>
        <w:numPr>
          <w:ilvl w:val="0"/>
          <w:numId w:val="11"/>
        </w:numPr>
        <w:ind w:left="845" w:hanging="425" w:firstLineChars="0"/>
        <w:rPr>
          <w:ins w:id="3571" w:author="......" w:date="2024-03-26T10:29:01Z"/>
          <w:rFonts w:hint="default" w:ascii="Times New Roman" w:hAnsi="Times New Roman" w:eastAsia="宋体" w:cs="Times New Roman"/>
          <w:rPrChange w:id="3572" w:author="......" w:date="2024-05-07T14:48:58Z">
            <w:rPr>
              <w:ins w:id="3573" w:author="......" w:date="2024-03-26T10:29:01Z"/>
              <w:rFonts w:hint="default" w:ascii="Times New Roman" w:hAnsi="Times New Roman" w:eastAsia="宋体" w:cs="Times New Roman"/>
            </w:rPr>
          </w:rPrChange>
        </w:rPr>
      </w:pPr>
      <w:ins w:id="3574" w:author="......" w:date="2024-03-26T10:29:01Z">
        <w:r>
          <w:rPr>
            <w:rFonts w:hint="default" w:ascii="Times New Roman" w:hAnsi="Times New Roman" w:eastAsia="宋体" w:cs="Times New Roman"/>
            <w:rPrChange w:id="3575" w:author="......" w:date="2024-05-07T14:48:58Z">
              <w:rPr>
                <w:rFonts w:hint="default" w:ascii="Times New Roman" w:hAnsi="Times New Roman" w:eastAsia="宋体" w:cs="Times New Roman"/>
              </w:rPr>
            </w:rPrChange>
          </w:rPr>
          <w:t>提供质量检查和验收功能，让用户记录和跟踪项目的质量检查和验收情况</w:t>
        </w:r>
      </w:ins>
      <w:ins w:id="3577" w:author="......" w:date="2024-03-26T10:29:01Z">
        <w:r>
          <w:rPr>
            <w:rFonts w:hint="default" w:ascii="Times New Roman" w:hAnsi="Times New Roman" w:eastAsia="宋体" w:cs="Times New Roman"/>
            <w:lang w:val="en-US" w:eastAsia="zh-CN"/>
            <w:rPrChange w:id="3578" w:author="......" w:date="2024-05-07T14:48:58Z">
              <w:rPr>
                <w:rFonts w:hint="eastAsia" w:ascii="Times New Roman" w:hAnsi="Times New Roman" w:eastAsia="宋体" w:cs="Times New Roman"/>
                <w:lang w:val="en-US" w:eastAsia="zh-CN"/>
              </w:rPr>
            </w:rPrChange>
          </w:rPr>
          <w:t>;</w:t>
        </w:r>
      </w:ins>
    </w:p>
    <w:p>
      <w:pPr>
        <w:pStyle w:val="22"/>
        <w:numPr>
          <w:ilvl w:val="0"/>
          <w:numId w:val="11"/>
        </w:numPr>
        <w:ind w:left="845" w:hanging="425" w:firstLineChars="0"/>
        <w:rPr>
          <w:ins w:id="3581" w:author="......" w:date="2024-03-26T10:25:20Z"/>
          <w:rFonts w:hint="default" w:ascii="Times New Roman" w:hAnsi="Times New Roman" w:eastAsia="宋体" w:cs="Times New Roman"/>
          <w:rPrChange w:id="3582" w:author="......" w:date="2024-05-07T14:48:58Z">
            <w:rPr>
              <w:ins w:id="3583" w:author="......" w:date="2024-03-26T10:25:20Z"/>
              <w:rFonts w:hint="default" w:ascii="Times New Roman" w:hAnsi="Times New Roman" w:eastAsia="宋体" w:cs="Times New Roman"/>
            </w:rPr>
          </w:rPrChange>
        </w:rPr>
        <w:pPrChange w:id="3580" w:author="......" w:date="2024-03-26T10:29:03Z">
          <w:pPr>
            <w:pStyle w:val="22"/>
            <w:numPr>
              <w:ilvl w:val="0"/>
              <w:numId w:val="0"/>
            </w:numPr>
            <w:ind w:firstLine="420" w:firstLineChars="0"/>
          </w:pPr>
        </w:pPrChange>
      </w:pPr>
      <w:ins w:id="3584" w:author="......" w:date="2024-03-26T10:29:01Z">
        <w:r>
          <w:rPr>
            <w:rFonts w:hint="default" w:ascii="Times New Roman" w:hAnsi="Times New Roman" w:eastAsia="宋体" w:cs="Times New Roman"/>
            <w:rPrChange w:id="3585" w:author="......" w:date="2024-05-07T14:48:58Z">
              <w:rPr>
                <w:rFonts w:hint="default" w:ascii="Times New Roman" w:hAnsi="Times New Roman" w:eastAsia="宋体" w:cs="Times New Roman"/>
              </w:rPr>
            </w:rPrChange>
          </w:rPr>
          <w:t>提供问题跟踪和解决功能，让用户记录和处理项目中发现的质量问题。</w:t>
        </w:r>
      </w:ins>
    </w:p>
    <w:p>
      <w:pPr>
        <w:pStyle w:val="22"/>
        <w:numPr>
          <w:ilvl w:val="0"/>
          <w:numId w:val="4"/>
          <w:ins w:id="3588" w:author="......" w:date="2024-03-26T10:29:12Z"/>
        </w:numPr>
        <w:ind w:left="425" w:hanging="425" w:firstLineChars="0"/>
        <w:rPr>
          <w:ins w:id="3589" w:author="......" w:date="2024-03-26T10:15:46Z"/>
          <w:rFonts w:hint="default" w:ascii="Times New Roman" w:hAnsi="Times New Roman" w:eastAsia="宋体" w:cs="Times New Roman"/>
          <w:rPrChange w:id="3590" w:author="......" w:date="2024-05-07T14:48:58Z">
            <w:rPr>
              <w:ins w:id="3591" w:author="......" w:date="2024-03-26T10:15:46Z"/>
              <w:rFonts w:hint="eastAsia"/>
            </w:rPr>
          </w:rPrChange>
        </w:rPr>
        <w:pPrChange w:id="3587" w:author="......" w:date="2024-03-26T10:29:12Z">
          <w:pPr>
            <w:pStyle w:val="22"/>
            <w:numPr>
              <w:ilvl w:val="0"/>
              <w:numId w:val="0"/>
            </w:numPr>
            <w:ind w:firstLine="420" w:firstLineChars="0"/>
          </w:pPr>
        </w:pPrChange>
      </w:pPr>
      <w:ins w:id="3592" w:author="......" w:date="2024-03-26T10:25:20Z">
        <w:r>
          <w:rPr>
            <w:rFonts w:hint="default" w:ascii="Times New Roman" w:hAnsi="Times New Roman" w:eastAsia="宋体" w:cs="Times New Roman"/>
            <w:rPrChange w:id="3593" w:author="......" w:date="2024-05-07T14:48:58Z">
              <w:rPr>
                <w:rFonts w:hint="default" w:ascii="Times New Roman" w:hAnsi="Times New Roman" w:eastAsia="宋体" w:cs="Times New Roman"/>
              </w:rPr>
            </w:rPrChange>
          </w:rPr>
          <w:t>文件管理界面</w:t>
        </w:r>
      </w:ins>
    </w:p>
    <w:p>
      <w:pPr>
        <w:pStyle w:val="22"/>
        <w:numPr>
          <w:ilvl w:val="0"/>
          <w:numId w:val="12"/>
          <w:ins w:id="3596" w:author="......" w:date="2024-03-26T10:29:33Z"/>
        </w:numPr>
        <w:ind w:left="840" w:hanging="420" w:firstLineChars="0"/>
        <w:rPr>
          <w:ins w:id="3597" w:author="......" w:date="2024-03-26T10:29:36Z"/>
          <w:rFonts w:hint="default" w:ascii="Times New Roman" w:hAnsi="Times New Roman" w:eastAsia="宋体" w:cs="Times New Roman"/>
          <w:rPrChange w:id="3598" w:author="......" w:date="2024-05-07T14:48:58Z">
            <w:rPr>
              <w:ins w:id="3599" w:author="......" w:date="2024-03-26T10:29:36Z"/>
              <w:rFonts w:hint="default" w:ascii="Times New Roman" w:hAnsi="Times New Roman" w:eastAsia="宋体" w:cs="Times New Roman"/>
            </w:rPr>
          </w:rPrChange>
        </w:rPr>
        <w:pPrChange w:id="3595" w:author="......" w:date="2024-03-26T10:29:33Z">
          <w:pPr>
            <w:pStyle w:val="22"/>
            <w:numPr>
              <w:ilvl w:val="0"/>
              <w:numId w:val="0"/>
            </w:numPr>
            <w:ind w:firstLine="420" w:firstLineChars="0"/>
          </w:pPr>
        </w:pPrChange>
      </w:pPr>
      <w:ins w:id="3600" w:author="......" w:date="2024-03-26T10:15:46Z">
        <w:r>
          <w:rPr>
            <w:rFonts w:hint="default" w:ascii="Times New Roman" w:hAnsi="Times New Roman" w:eastAsia="宋体" w:cs="Times New Roman"/>
            <w:rPrChange w:id="3601" w:author="......" w:date="2024-05-07T14:48:58Z">
              <w:rPr>
                <w:rFonts w:hint="eastAsia"/>
              </w:rPr>
            </w:rPrChange>
          </w:rPr>
          <w:t>主界面应显示项目文件夹结构和文件列表，以及文件的上传和下载功能</w:t>
        </w:r>
      </w:ins>
      <w:ins w:id="3603" w:author="......" w:date="2024-03-26T10:29:39Z">
        <w:r>
          <w:rPr>
            <w:rFonts w:hint="default" w:ascii="Times New Roman" w:hAnsi="Times New Roman" w:eastAsia="宋体" w:cs="Times New Roman"/>
            <w:lang w:val="en-US" w:eastAsia="zh-CN"/>
            <w:rPrChange w:id="3604" w:author="......" w:date="2024-05-07T14:48:58Z">
              <w:rPr>
                <w:rFonts w:hint="eastAsia" w:ascii="Times New Roman" w:hAnsi="Times New Roman" w:eastAsia="宋体" w:cs="Times New Roman"/>
                <w:lang w:val="en-US" w:eastAsia="zh-CN"/>
              </w:rPr>
            </w:rPrChange>
          </w:rPr>
          <w:t>;</w:t>
        </w:r>
      </w:ins>
    </w:p>
    <w:p>
      <w:pPr>
        <w:pStyle w:val="22"/>
        <w:numPr>
          <w:ilvl w:val="0"/>
          <w:numId w:val="12"/>
          <w:ins w:id="3607" w:author="......" w:date="2024-03-26T10:29:42Z"/>
        </w:numPr>
        <w:ind w:left="840" w:hanging="420" w:firstLineChars="0"/>
        <w:rPr>
          <w:ins w:id="3608" w:author="......" w:date="2024-03-26T10:29:44Z"/>
          <w:rFonts w:hint="default" w:ascii="Times New Roman" w:hAnsi="Times New Roman" w:eastAsia="宋体" w:cs="Times New Roman"/>
          <w:rPrChange w:id="3609" w:author="......" w:date="2024-05-07T14:48:58Z">
            <w:rPr>
              <w:ins w:id="3610" w:author="......" w:date="2024-03-26T10:29:44Z"/>
              <w:rFonts w:hint="default" w:ascii="Times New Roman" w:hAnsi="Times New Roman" w:eastAsia="宋体" w:cs="Times New Roman"/>
            </w:rPr>
          </w:rPrChange>
        </w:rPr>
        <w:pPrChange w:id="3606" w:author="......" w:date="2024-03-26T10:29:42Z">
          <w:pPr>
            <w:pStyle w:val="22"/>
            <w:numPr>
              <w:ilvl w:val="0"/>
              <w:numId w:val="0"/>
            </w:numPr>
            <w:ind w:firstLine="420" w:firstLineChars="0"/>
          </w:pPr>
        </w:pPrChange>
      </w:pPr>
      <w:ins w:id="3611" w:author="......" w:date="2024-03-26T10:15:46Z">
        <w:r>
          <w:rPr>
            <w:rFonts w:hint="default" w:ascii="Times New Roman" w:hAnsi="Times New Roman" w:eastAsia="宋体" w:cs="Times New Roman"/>
            <w:rPrChange w:id="3612" w:author="......" w:date="2024-05-07T14:48:58Z">
              <w:rPr>
                <w:rFonts w:hint="eastAsia"/>
              </w:rPr>
            </w:rPrChange>
          </w:rPr>
          <w:t>用户可以通过搜索功能或筛选条件查找特定文件</w:t>
        </w:r>
      </w:ins>
      <w:ins w:id="3614" w:author="......" w:date="2024-03-26T10:29:44Z">
        <w:r>
          <w:rPr>
            <w:rFonts w:hint="default" w:ascii="Times New Roman" w:hAnsi="Times New Roman" w:eastAsia="宋体" w:cs="Times New Roman"/>
            <w:lang w:val="en-US" w:eastAsia="zh-CN"/>
            <w:rPrChange w:id="3615" w:author="......" w:date="2024-05-07T14:48:58Z">
              <w:rPr>
                <w:rFonts w:hint="eastAsia" w:ascii="Times New Roman" w:hAnsi="Times New Roman" w:eastAsia="宋体" w:cs="Times New Roman"/>
                <w:lang w:val="en-US" w:eastAsia="zh-CN"/>
              </w:rPr>
            </w:rPrChange>
          </w:rPr>
          <w:t>;</w:t>
        </w:r>
      </w:ins>
    </w:p>
    <w:p>
      <w:pPr>
        <w:pStyle w:val="22"/>
        <w:numPr>
          <w:ilvl w:val="0"/>
          <w:numId w:val="12"/>
          <w:ins w:id="3618" w:author="......" w:date="2024-03-26T10:29:50Z"/>
        </w:numPr>
        <w:ind w:left="840" w:hanging="420" w:firstLineChars="0"/>
        <w:rPr>
          <w:del w:id="3619" w:author="......" w:date="2024-03-26T10:15:28Z"/>
          <w:rFonts w:hint="default" w:ascii="Times New Roman" w:hAnsi="Times New Roman" w:eastAsia="宋体" w:cs="Times New Roman"/>
          <w:sz w:val="24"/>
          <w:szCs w:val="24"/>
          <w:rPrChange w:id="3620" w:author="......" w:date="2024-05-07T14:48:58Z">
            <w:rPr>
              <w:del w:id="3621" w:author="......" w:date="2024-03-26T10:15:28Z"/>
              <w:rFonts w:hint="default" w:ascii="Times New Roman" w:hAnsi="Times New Roman" w:eastAsia="宋体" w:cs="Times New Roman"/>
              <w:sz w:val="24"/>
              <w:szCs w:val="24"/>
            </w:rPr>
          </w:rPrChange>
        </w:rPr>
        <w:pPrChange w:id="3617" w:author="......" w:date="2024-03-26T10:29:50Z">
          <w:pPr>
            <w:pStyle w:val="22"/>
            <w:numPr>
              <w:ilvl w:val="0"/>
              <w:numId w:val="0"/>
            </w:numPr>
            <w:ind w:firstLine="420" w:firstLineChars="0"/>
          </w:pPr>
        </w:pPrChange>
      </w:pPr>
      <w:ins w:id="3622" w:author="......" w:date="2024-03-26T10:15:46Z">
        <w:r>
          <w:rPr>
            <w:rFonts w:hint="default" w:ascii="Times New Roman" w:hAnsi="Times New Roman" w:eastAsia="宋体" w:cs="Times New Roman"/>
            <w:rPrChange w:id="3623" w:author="......" w:date="2024-05-07T14:48:58Z">
              <w:rPr>
                <w:rFonts w:hint="eastAsia"/>
              </w:rPr>
            </w:rPrChange>
          </w:rPr>
          <w:t>提供权限管理功能，让用户设置文件的访问权限。</w:t>
        </w:r>
      </w:ins>
      <w:del w:id="3625" w:author="......" w:date="2024-03-26T10:15:30Z">
        <w:r>
          <w:rPr>
            <w:rFonts w:hint="default" w:ascii="Times New Roman" w:hAnsi="Times New Roman" w:eastAsia="宋体" w:cs="Times New Roman"/>
            <w:sz w:val="24"/>
            <w:szCs w:val="24"/>
            <w:lang w:val="en-US"/>
            <w:rPrChange w:id="3626" w:author="......" w:date="2024-05-07T14:48:58Z">
              <w:rPr>
                <w:rFonts w:hint="default" w:ascii="Times New Roman" w:hAnsi="Times New Roman" w:eastAsia="宋体" w:cs="Times New Roman"/>
                <w:sz w:val="24"/>
                <w:szCs w:val="24"/>
                <w:lang w:val="en-US"/>
              </w:rPr>
            </w:rPrChange>
          </w:rPr>
          <w:delText>初</w:delText>
        </w:r>
      </w:del>
      <w:del w:id="3628" w:author="......" w:date="2024-03-26T10:15:28Z">
        <w:r>
          <w:rPr>
            <w:rFonts w:hint="default" w:ascii="Times New Roman" w:hAnsi="Times New Roman" w:eastAsia="宋体" w:cs="Times New Roman"/>
            <w:sz w:val="24"/>
            <w:szCs w:val="24"/>
            <w:lang w:val="en-US"/>
            <w:rPrChange w:id="3629" w:author="......" w:date="2024-05-07T14:48:58Z">
              <w:rPr>
                <w:rFonts w:hint="default" w:ascii="Times New Roman" w:hAnsi="Times New Roman" w:eastAsia="宋体" w:cs="Times New Roman"/>
                <w:sz w:val="24"/>
                <w:szCs w:val="24"/>
                <w:lang w:val="en-US"/>
              </w:rPr>
            </w:rPrChange>
          </w:rPr>
          <w:delText>始界面为登陆界面，用户登陆后进入的界面包含所有已添加工程项目的列表，用户可新建工程项目，可选择已添加的项目，也可输入某一工程项目的密码将其添加至列表并参与其协作，进行上述三项操作之一后，跳转进入主界面，主界面包括项目计划管理、人力资源管理、成本管理、施工质量管理、安全管理、文档管理六个按键，单击按键可跳转至包含对应内容的子界面，以下是对各子界面的介绍：</w:delText>
        </w:r>
      </w:del>
    </w:p>
    <w:p>
      <w:pPr>
        <w:pStyle w:val="22"/>
        <w:numPr>
          <w:ilvl w:val="0"/>
          <w:numId w:val="12"/>
          <w:ins w:id="3632" w:author="......" w:date="2024-03-26T10:29:50Z"/>
        </w:numPr>
        <w:ind w:left="840" w:leftChars="0" w:hanging="420" w:firstLineChars="0"/>
        <w:rPr>
          <w:del w:id="3633" w:author="......" w:date="2024-03-26T10:15:28Z"/>
          <w:rFonts w:hint="default" w:ascii="Times New Roman" w:hAnsi="Times New Roman" w:eastAsia="宋体" w:cs="Times New Roman"/>
          <w:sz w:val="24"/>
          <w:szCs w:val="24"/>
          <w:rPrChange w:id="3634" w:author="......" w:date="2024-05-07T14:48:58Z">
            <w:rPr>
              <w:del w:id="3635" w:author="......" w:date="2024-03-26T10:15:28Z"/>
              <w:rFonts w:hint="default" w:ascii="Times New Roman" w:hAnsi="Times New Roman" w:eastAsia="宋体" w:cs="Times New Roman"/>
              <w:sz w:val="24"/>
              <w:szCs w:val="24"/>
            </w:rPr>
          </w:rPrChange>
        </w:rPr>
        <w:pPrChange w:id="3631" w:author="......" w:date="2024-03-26T10:29:50Z">
          <w:pPr>
            <w:pStyle w:val="22"/>
            <w:numPr>
              <w:ilvl w:val="3"/>
              <w:numId w:val="13"/>
            </w:numPr>
            <w:ind w:left="1984" w:leftChars="0" w:hanging="708" w:firstLineChars="0"/>
          </w:pPr>
        </w:pPrChange>
      </w:pPr>
      <w:del w:id="3636" w:author="......" w:date="2024-03-26T10:15:28Z">
        <w:r>
          <w:rPr>
            <w:rFonts w:hint="default" w:ascii="Times New Roman" w:hAnsi="Times New Roman" w:eastAsia="宋体" w:cs="Times New Roman"/>
            <w:sz w:val="24"/>
            <w:szCs w:val="24"/>
            <w:lang w:val="en-US"/>
            <w:rPrChange w:id="3637" w:author="......" w:date="2024-05-07T14:48:58Z">
              <w:rPr>
                <w:rFonts w:hint="default" w:ascii="Times New Roman" w:hAnsi="Times New Roman" w:eastAsia="宋体" w:cs="Times New Roman"/>
                <w:sz w:val="24"/>
                <w:szCs w:val="24"/>
                <w:lang w:val="en-US"/>
              </w:rPr>
            </w:rPrChange>
          </w:rPr>
          <w:delText>项目计划管理：界面为一表格，表格中包含项目重要节点、项目任务、计划工期等项目计划相关信息，用户可查看与编辑。</w:delText>
        </w:r>
      </w:del>
    </w:p>
    <w:p>
      <w:pPr>
        <w:pStyle w:val="22"/>
        <w:numPr>
          <w:ilvl w:val="0"/>
          <w:numId w:val="12"/>
          <w:ins w:id="3640" w:author="......" w:date="2024-03-26T10:29:50Z"/>
        </w:numPr>
        <w:ind w:left="840" w:leftChars="0" w:hanging="420" w:firstLineChars="0"/>
        <w:rPr>
          <w:del w:id="3641" w:author="......" w:date="2024-03-26T10:15:28Z"/>
          <w:rFonts w:hint="default" w:ascii="Times New Roman" w:hAnsi="Times New Roman" w:eastAsia="宋体" w:cs="Times New Roman"/>
          <w:sz w:val="24"/>
          <w:szCs w:val="24"/>
          <w:rPrChange w:id="3642" w:author="......" w:date="2024-05-07T14:48:58Z">
            <w:rPr>
              <w:del w:id="3643" w:author="......" w:date="2024-03-26T10:15:28Z"/>
              <w:rFonts w:hint="default" w:ascii="Times New Roman" w:hAnsi="Times New Roman" w:eastAsia="宋体" w:cs="Times New Roman"/>
              <w:sz w:val="24"/>
              <w:szCs w:val="24"/>
            </w:rPr>
          </w:rPrChange>
        </w:rPr>
        <w:pPrChange w:id="3639" w:author="......" w:date="2024-03-26T10:29:50Z">
          <w:pPr>
            <w:pStyle w:val="22"/>
            <w:numPr>
              <w:ilvl w:val="3"/>
              <w:numId w:val="13"/>
            </w:numPr>
            <w:ind w:left="1984" w:leftChars="0" w:hanging="708" w:firstLineChars="0"/>
          </w:pPr>
        </w:pPrChange>
      </w:pPr>
      <w:del w:id="3644" w:author="......" w:date="2024-03-26T10:15:28Z">
        <w:r>
          <w:rPr>
            <w:rFonts w:hint="default" w:ascii="Times New Roman" w:hAnsi="Times New Roman" w:eastAsia="宋体" w:cs="Times New Roman"/>
            <w:sz w:val="24"/>
            <w:szCs w:val="24"/>
            <w:lang w:val="en-US"/>
            <w:rPrChange w:id="3645" w:author="......" w:date="2024-05-07T14:48:58Z">
              <w:rPr>
                <w:rFonts w:hint="default" w:ascii="Times New Roman" w:hAnsi="Times New Roman" w:eastAsia="宋体" w:cs="Times New Roman"/>
                <w:sz w:val="24"/>
                <w:szCs w:val="24"/>
                <w:lang w:val="en-US"/>
              </w:rPr>
            </w:rPrChange>
          </w:rPr>
          <w:delText>人力资源管理：界面包含项目人员和项目任务的列表，用户可将人员与任务相互匹配。</w:delText>
        </w:r>
      </w:del>
    </w:p>
    <w:p>
      <w:pPr>
        <w:pStyle w:val="22"/>
        <w:numPr>
          <w:ilvl w:val="0"/>
          <w:numId w:val="12"/>
          <w:ins w:id="3648" w:author="......" w:date="2024-03-26T10:29:50Z"/>
        </w:numPr>
        <w:ind w:left="840" w:leftChars="0" w:hanging="420" w:firstLineChars="0"/>
        <w:rPr>
          <w:del w:id="3649" w:author="......" w:date="2024-03-26T10:15:28Z"/>
          <w:rFonts w:hint="default" w:ascii="Times New Roman" w:hAnsi="Times New Roman" w:eastAsia="宋体" w:cs="Times New Roman"/>
          <w:sz w:val="24"/>
          <w:szCs w:val="24"/>
          <w:rPrChange w:id="3650" w:author="......" w:date="2024-05-07T14:48:58Z">
            <w:rPr>
              <w:del w:id="3651" w:author="......" w:date="2024-03-26T10:15:28Z"/>
              <w:rFonts w:hint="default" w:ascii="Times New Roman" w:hAnsi="Times New Roman" w:eastAsia="宋体" w:cs="Times New Roman"/>
              <w:sz w:val="24"/>
              <w:szCs w:val="24"/>
            </w:rPr>
          </w:rPrChange>
        </w:rPr>
        <w:pPrChange w:id="3647" w:author="......" w:date="2024-03-26T10:29:50Z">
          <w:pPr>
            <w:pStyle w:val="22"/>
            <w:numPr>
              <w:ilvl w:val="3"/>
              <w:numId w:val="13"/>
            </w:numPr>
            <w:ind w:left="1984" w:leftChars="0" w:hanging="708" w:firstLineChars="0"/>
          </w:pPr>
        </w:pPrChange>
      </w:pPr>
      <w:del w:id="3652" w:author="......" w:date="2024-03-26T10:15:28Z">
        <w:r>
          <w:rPr>
            <w:rFonts w:hint="default" w:ascii="Times New Roman" w:hAnsi="Times New Roman" w:eastAsia="宋体" w:cs="Times New Roman"/>
            <w:sz w:val="24"/>
            <w:szCs w:val="24"/>
            <w:lang w:val="en-US"/>
            <w:rPrChange w:id="3653" w:author="......" w:date="2024-05-07T14:48:58Z">
              <w:rPr>
                <w:rFonts w:hint="default" w:ascii="Times New Roman" w:hAnsi="Times New Roman" w:eastAsia="宋体" w:cs="Times New Roman"/>
                <w:sz w:val="24"/>
                <w:szCs w:val="24"/>
                <w:lang w:val="en-US"/>
              </w:rPr>
            </w:rPrChange>
          </w:rPr>
          <w:delText>成本管理：用户可在其中记录工程内容及对应成本，该界面将显示总成本。</w:delText>
        </w:r>
      </w:del>
    </w:p>
    <w:p>
      <w:pPr>
        <w:pStyle w:val="22"/>
        <w:numPr>
          <w:ilvl w:val="0"/>
          <w:numId w:val="12"/>
          <w:ins w:id="3656" w:author="......" w:date="2024-03-26T10:29:50Z"/>
        </w:numPr>
        <w:ind w:left="840" w:leftChars="0" w:hanging="420" w:firstLineChars="0"/>
        <w:rPr>
          <w:del w:id="3657" w:author="......" w:date="2024-03-26T10:15:28Z"/>
          <w:rFonts w:hint="default" w:ascii="Times New Roman" w:hAnsi="Times New Roman" w:eastAsia="宋体" w:cs="Times New Roman"/>
          <w:sz w:val="24"/>
          <w:szCs w:val="24"/>
          <w:rPrChange w:id="3658" w:author="......" w:date="2024-05-07T14:48:58Z">
            <w:rPr>
              <w:del w:id="3659" w:author="......" w:date="2024-03-26T10:15:28Z"/>
              <w:rFonts w:hint="default" w:ascii="Times New Roman" w:hAnsi="Times New Roman" w:eastAsia="宋体" w:cs="Times New Roman"/>
              <w:sz w:val="24"/>
              <w:szCs w:val="24"/>
            </w:rPr>
          </w:rPrChange>
        </w:rPr>
        <w:pPrChange w:id="3655" w:author="......" w:date="2024-03-26T10:29:50Z">
          <w:pPr>
            <w:pStyle w:val="22"/>
            <w:numPr>
              <w:ilvl w:val="3"/>
              <w:numId w:val="13"/>
            </w:numPr>
            <w:ind w:left="1984" w:leftChars="0" w:hanging="708" w:firstLineChars="0"/>
          </w:pPr>
        </w:pPrChange>
      </w:pPr>
      <w:del w:id="3660" w:author="......" w:date="2024-03-26T10:15:28Z">
        <w:r>
          <w:rPr>
            <w:rFonts w:hint="default" w:ascii="Times New Roman" w:hAnsi="Times New Roman" w:eastAsia="宋体" w:cs="Times New Roman"/>
            <w:sz w:val="24"/>
            <w:szCs w:val="24"/>
            <w:lang w:val="en-US"/>
            <w:rPrChange w:id="3661" w:author="......" w:date="2024-05-07T14:48:58Z">
              <w:rPr>
                <w:rFonts w:hint="default" w:ascii="Times New Roman" w:hAnsi="Times New Roman" w:eastAsia="宋体" w:cs="Times New Roman"/>
                <w:sz w:val="24"/>
                <w:szCs w:val="24"/>
                <w:lang w:val="en-US"/>
              </w:rPr>
            </w:rPrChange>
          </w:rPr>
          <w:delText>施工质量管理：用户可在其中记录施工质量的文字描述并上传图片</w:delText>
        </w:r>
      </w:del>
    </w:p>
    <w:p>
      <w:pPr>
        <w:pStyle w:val="22"/>
        <w:numPr>
          <w:ilvl w:val="0"/>
          <w:numId w:val="12"/>
          <w:ins w:id="3664" w:author="......" w:date="2024-03-26T10:29:50Z"/>
        </w:numPr>
        <w:ind w:left="840" w:leftChars="0" w:hanging="420" w:firstLineChars="0"/>
        <w:rPr>
          <w:del w:id="3665" w:author="......" w:date="2024-03-26T10:15:28Z"/>
          <w:rFonts w:hint="default" w:ascii="Times New Roman" w:hAnsi="Times New Roman" w:eastAsia="宋体" w:cs="Times New Roman"/>
          <w:sz w:val="24"/>
          <w:szCs w:val="24"/>
          <w:rPrChange w:id="3666" w:author="......" w:date="2024-05-07T14:48:58Z">
            <w:rPr>
              <w:del w:id="3667" w:author="......" w:date="2024-03-26T10:15:28Z"/>
              <w:rFonts w:hint="default" w:ascii="Times New Roman" w:hAnsi="Times New Roman" w:eastAsia="宋体" w:cs="Times New Roman"/>
              <w:sz w:val="24"/>
              <w:szCs w:val="24"/>
            </w:rPr>
          </w:rPrChange>
        </w:rPr>
        <w:pPrChange w:id="3663" w:author="......" w:date="2024-03-26T10:29:50Z">
          <w:pPr>
            <w:pStyle w:val="22"/>
            <w:numPr>
              <w:ilvl w:val="3"/>
              <w:numId w:val="13"/>
            </w:numPr>
            <w:ind w:left="1984" w:leftChars="0" w:hanging="708" w:firstLineChars="0"/>
          </w:pPr>
        </w:pPrChange>
      </w:pPr>
      <w:del w:id="3668" w:author="......" w:date="2024-03-26T10:15:28Z">
        <w:r>
          <w:rPr>
            <w:rFonts w:hint="default" w:ascii="Times New Roman" w:hAnsi="Times New Roman" w:eastAsia="宋体" w:cs="Times New Roman"/>
            <w:sz w:val="24"/>
            <w:szCs w:val="24"/>
            <w:lang w:val="en-US"/>
            <w:rPrChange w:id="3669" w:author="......" w:date="2024-05-07T14:48:58Z">
              <w:rPr>
                <w:rFonts w:hint="default" w:ascii="Times New Roman" w:hAnsi="Times New Roman" w:eastAsia="宋体" w:cs="Times New Roman"/>
                <w:sz w:val="24"/>
                <w:szCs w:val="24"/>
                <w:lang w:val="en-US"/>
              </w:rPr>
            </w:rPrChange>
          </w:rPr>
          <w:delText>安全管理：用户可在其中记录安全管理注意事项以及应急预案，以便其他项目协作者查阅。</w:delText>
        </w:r>
      </w:del>
    </w:p>
    <w:p>
      <w:pPr>
        <w:pStyle w:val="22"/>
        <w:numPr>
          <w:ilvl w:val="0"/>
          <w:numId w:val="12"/>
          <w:ins w:id="3672" w:author="......" w:date="2024-03-26T10:29:50Z"/>
        </w:numPr>
        <w:ind w:left="840" w:leftChars="0" w:hanging="420" w:firstLineChars="0"/>
        <w:rPr>
          <w:rFonts w:hint="default" w:ascii="Times New Roman" w:hAnsi="Times New Roman" w:eastAsia="宋体" w:cs="Times New Roman"/>
          <w:sz w:val="24"/>
          <w:szCs w:val="24"/>
          <w:lang w:val="en-US"/>
          <w:rPrChange w:id="3673" w:author="......" w:date="2024-05-07T14:48:58Z">
            <w:rPr>
              <w:rFonts w:hint="default" w:ascii="Times New Roman" w:hAnsi="Times New Roman" w:eastAsia="宋体" w:cs="Times New Roman"/>
              <w:sz w:val="24"/>
              <w:szCs w:val="24"/>
              <w:lang w:val="en-US"/>
            </w:rPr>
          </w:rPrChange>
        </w:rPr>
        <w:pPrChange w:id="3671" w:author="......" w:date="2024-03-26T10:29:50Z">
          <w:pPr>
            <w:pStyle w:val="22"/>
            <w:numPr>
              <w:ilvl w:val="3"/>
              <w:numId w:val="13"/>
            </w:numPr>
            <w:ind w:left="1984" w:leftChars="0" w:hanging="708" w:firstLineChars="0"/>
          </w:pPr>
        </w:pPrChange>
      </w:pPr>
      <w:del w:id="3674" w:author="......" w:date="2024-03-26T10:15:28Z">
        <w:r>
          <w:rPr>
            <w:rFonts w:hint="default" w:ascii="Times New Roman" w:hAnsi="Times New Roman" w:eastAsia="宋体" w:cs="Times New Roman"/>
            <w:sz w:val="24"/>
            <w:szCs w:val="24"/>
            <w:lang w:val="en-US"/>
            <w:rPrChange w:id="3675" w:author="......" w:date="2024-05-07T14:48:58Z">
              <w:rPr>
                <w:rFonts w:hint="default" w:ascii="Times New Roman" w:hAnsi="Times New Roman" w:eastAsia="宋体" w:cs="Times New Roman"/>
                <w:sz w:val="24"/>
                <w:szCs w:val="24"/>
                <w:lang w:val="en-US"/>
              </w:rPr>
            </w:rPrChange>
          </w:rPr>
          <w:delText>文档管理：用户可上传各类文档，包括合同、图纸等，并对文档进行加密保存。</w:delText>
        </w:r>
      </w:del>
    </w:p>
    <w:p>
      <w:pPr>
        <w:pStyle w:val="4"/>
        <w:bidi w:val="0"/>
        <w:outlineLvl w:val="1"/>
        <w:rPr>
          <w:ins w:id="3677" w:author="......" w:date="2024-03-17T16:17:41Z"/>
          <w:rFonts w:hint="default" w:ascii="Times New Roman" w:hAnsi="Times New Roman" w:eastAsia="宋体" w:cs="Times New Roman"/>
          <w:sz w:val="24"/>
          <w:szCs w:val="24"/>
          <w:rPrChange w:id="3678" w:author="......" w:date="2024-05-07T14:48:58Z">
            <w:rPr>
              <w:ins w:id="3679" w:author="......" w:date="2024-03-17T16:17:41Z"/>
              <w:rFonts w:hint="default" w:ascii="Times New Roman" w:hAnsi="Times New Roman" w:eastAsia="宋体" w:cs="Times New Roman"/>
              <w:sz w:val="24"/>
              <w:szCs w:val="24"/>
            </w:rPr>
          </w:rPrChange>
        </w:rPr>
      </w:pPr>
      <w:bookmarkStart w:id="73" w:name="_Toc23951"/>
      <w:bookmarkStart w:id="74" w:name="_Toc23260"/>
      <w:bookmarkStart w:id="75" w:name="_Toc17487"/>
      <w:bookmarkStart w:id="76" w:name="_Toc10627"/>
      <w:bookmarkStart w:id="77" w:name="_Toc14349"/>
      <w:bookmarkStart w:id="78" w:name="_Toc31532"/>
      <w:bookmarkStart w:id="79" w:name="_Toc12561"/>
      <w:r>
        <w:rPr>
          <w:rFonts w:hint="default" w:ascii="Times New Roman" w:hAnsi="Times New Roman" w:eastAsia="宋体" w:cs="Times New Roman"/>
          <w:sz w:val="24"/>
          <w:szCs w:val="24"/>
          <w:lang w:val="en-US"/>
          <w:rPrChange w:id="3680" w:author="......" w:date="2024-05-07T14:48:58Z">
            <w:rPr>
              <w:rFonts w:hint="default" w:ascii="Times New Roman" w:hAnsi="Times New Roman" w:eastAsia="宋体" w:cs="Times New Roman"/>
              <w:sz w:val="24"/>
              <w:szCs w:val="24"/>
              <w:lang w:val="en-US"/>
            </w:rPr>
          </w:rPrChange>
        </w:rPr>
        <w:t>硬件接口</w:t>
      </w:r>
      <w:bookmarkEnd w:id="73"/>
      <w:bookmarkEnd w:id="74"/>
      <w:bookmarkEnd w:id="75"/>
      <w:bookmarkEnd w:id="76"/>
      <w:bookmarkEnd w:id="77"/>
      <w:bookmarkEnd w:id="78"/>
      <w:bookmarkEnd w:id="79"/>
    </w:p>
    <w:p>
      <w:pPr>
        <w:ind w:firstLine="419"/>
        <w:rPr>
          <w:ins w:id="3682" w:author="......" w:date="2024-03-17T16:17:45Z"/>
          <w:rFonts w:hint="default" w:ascii="Times New Roman" w:hAnsi="Times New Roman" w:eastAsia="宋体" w:cs="Times New Roman"/>
          <w:rPrChange w:id="3683" w:author="......" w:date="2024-05-07T14:48:58Z">
            <w:rPr>
              <w:ins w:id="3684" w:author="......" w:date="2024-03-17T16:17:45Z"/>
              <w:rFonts w:hint="default"/>
            </w:rPr>
          </w:rPrChange>
        </w:rPr>
        <w:pPrChange w:id="3681" w:author="......" w:date="2024-03-17T16:17:53Z">
          <w:pPr/>
        </w:pPrChange>
      </w:pPr>
      <w:ins w:id="3685" w:author="......" w:date="2024-03-17T16:17:45Z">
        <w:r>
          <w:rPr>
            <w:rFonts w:hint="default" w:ascii="Times New Roman" w:hAnsi="Times New Roman" w:eastAsia="宋体" w:cs="Times New Roman"/>
            <w:rPrChange w:id="3686" w:author="......" w:date="2024-05-07T14:48:58Z">
              <w:rPr>
                <w:rFonts w:hint="default"/>
              </w:rPr>
            </w:rPrChange>
          </w:rPr>
          <w:t>系统的硬件接口描述了系统与外部硬件设备之间的交互方式和要求。本系统的硬件接口包括但不限于以下内容：</w:t>
        </w:r>
      </w:ins>
    </w:p>
    <w:p>
      <w:pPr>
        <w:numPr>
          <w:ilvl w:val="0"/>
          <w:numId w:val="14"/>
          <w:ins w:id="3689" w:author="......" w:date="2024-03-17T16:18:00Z"/>
        </w:numPr>
        <w:ind w:left="425" w:hanging="425"/>
        <w:rPr>
          <w:ins w:id="3690" w:author="......" w:date="2024-03-17T16:17:45Z"/>
          <w:rFonts w:hint="default" w:ascii="Times New Roman" w:hAnsi="Times New Roman" w:eastAsia="宋体" w:cs="Times New Roman"/>
          <w:rPrChange w:id="3691" w:author="......" w:date="2024-05-07T14:48:58Z">
            <w:rPr>
              <w:ins w:id="3692" w:author="......" w:date="2024-03-17T16:17:45Z"/>
              <w:rFonts w:hint="default"/>
            </w:rPr>
          </w:rPrChange>
        </w:rPr>
        <w:pPrChange w:id="3688" w:author="......" w:date="2024-03-17T16:18:00Z">
          <w:pPr/>
        </w:pPrChange>
      </w:pPr>
      <w:ins w:id="3693" w:author="......" w:date="2024-03-17T16:17:45Z">
        <w:r>
          <w:rPr>
            <w:rFonts w:hint="default" w:ascii="Times New Roman" w:hAnsi="Times New Roman" w:eastAsia="宋体" w:cs="Times New Roman"/>
            <w:rPrChange w:id="3694" w:author="......" w:date="2024-05-07T14:48:58Z">
              <w:rPr>
                <w:rFonts w:hint="default"/>
              </w:rPr>
            </w:rPrChange>
          </w:rPr>
          <w:t>服务器要求：系统可能需要在服务器上部署运行，因此需要满足一定的服务器硬件要求，如处理器、内存、存储等方面的性能和容量。</w:t>
        </w:r>
      </w:ins>
    </w:p>
    <w:p>
      <w:pPr>
        <w:numPr>
          <w:ilvl w:val="0"/>
          <w:numId w:val="14"/>
          <w:ins w:id="3697" w:author="......" w:date="2024-03-17T16:18:11Z"/>
        </w:numPr>
        <w:ind w:left="425" w:hanging="425"/>
        <w:rPr>
          <w:ins w:id="3698" w:author="......" w:date="2024-03-17T16:18:12Z"/>
          <w:rFonts w:hint="default" w:ascii="Times New Roman" w:hAnsi="Times New Roman" w:eastAsia="宋体" w:cs="Times New Roman"/>
          <w:sz w:val="24"/>
          <w:szCs w:val="24"/>
          <w:rPrChange w:id="3699" w:author="......" w:date="2024-05-07T14:48:58Z">
            <w:rPr>
              <w:ins w:id="3700" w:author="......" w:date="2024-03-17T16:18:12Z"/>
              <w:rFonts w:hint="default" w:ascii="Times New Roman" w:hAnsi="Times New Roman" w:eastAsia="宋体" w:cs="Times New Roman"/>
              <w:sz w:val="24"/>
              <w:szCs w:val="24"/>
            </w:rPr>
          </w:rPrChange>
        </w:rPr>
        <w:pPrChange w:id="3696" w:author="......" w:date="2024-03-17T16:18:11Z">
          <w:pPr/>
        </w:pPrChange>
      </w:pPr>
      <w:ins w:id="3701" w:author="......" w:date="2024-03-17T16:17:45Z">
        <w:r>
          <w:rPr>
            <w:rFonts w:hint="default" w:ascii="Times New Roman" w:hAnsi="Times New Roman" w:eastAsia="宋体" w:cs="Times New Roman"/>
            <w:rPrChange w:id="3702" w:author="......" w:date="2024-05-07T14:48:58Z">
              <w:rPr>
                <w:rFonts w:hint="default"/>
              </w:rPr>
            </w:rPrChange>
          </w:rPr>
          <w:t>客户端要求：用户访问系统的客户端设备，例如个人计算机、平板电脑或智能手机，需要满足一定的硬件要求，以确保系统的正常运行和良好的用户体验。</w:t>
        </w:r>
      </w:ins>
    </w:p>
    <w:p>
      <w:pPr>
        <w:numPr>
          <w:ilvl w:val="0"/>
          <w:numId w:val="14"/>
          <w:ins w:id="3705" w:author="......" w:date="2024-03-17T16:18:11Z"/>
        </w:numPr>
        <w:ind w:left="425" w:hanging="425"/>
        <w:rPr>
          <w:rFonts w:hint="default" w:ascii="Times New Roman" w:hAnsi="Times New Roman" w:eastAsia="宋体" w:cs="Times New Roman"/>
          <w:rPrChange w:id="3706" w:author="......" w:date="2024-05-07T14:48:58Z">
            <w:rPr>
              <w:rFonts w:hint="default"/>
            </w:rPr>
          </w:rPrChange>
        </w:rPr>
        <w:pPrChange w:id="3704" w:author="......" w:date="2024-03-17T16:18:11Z">
          <w:pPr/>
        </w:pPrChange>
      </w:pPr>
      <w:ins w:id="3707" w:author="......" w:date="2024-03-17T16:17:45Z">
        <w:r>
          <w:rPr>
            <w:rFonts w:hint="default" w:ascii="Times New Roman" w:hAnsi="Times New Roman" w:eastAsia="宋体" w:cs="Times New Roman"/>
            <w:rPrChange w:id="3708" w:author="......" w:date="2024-05-07T14:48:58Z">
              <w:rPr>
                <w:rFonts w:hint="default"/>
              </w:rPr>
            </w:rPrChange>
          </w:rPr>
          <w:t>传感器和设备接口：如果系统需要与传感器或其他外部设备进行交互，需要确定相应的接口类型和通信协议，以实现数据的采集和控制功能。</w:t>
        </w:r>
      </w:ins>
    </w:p>
    <w:p>
      <w:pPr>
        <w:pStyle w:val="4"/>
        <w:bidi w:val="0"/>
        <w:outlineLvl w:val="1"/>
        <w:rPr>
          <w:ins w:id="3710" w:author="......" w:date="2024-03-17T16:18:29Z"/>
          <w:rFonts w:hint="default" w:ascii="Times New Roman" w:hAnsi="Times New Roman" w:eastAsia="宋体" w:cs="Times New Roman"/>
          <w:sz w:val="24"/>
          <w:szCs w:val="24"/>
          <w:rPrChange w:id="3711" w:author="......" w:date="2024-05-07T14:48:58Z">
            <w:rPr>
              <w:ins w:id="3712" w:author="......" w:date="2024-03-17T16:18:29Z"/>
              <w:rFonts w:hint="default" w:ascii="Times New Roman" w:hAnsi="Times New Roman" w:eastAsia="宋体" w:cs="Times New Roman"/>
              <w:sz w:val="24"/>
              <w:szCs w:val="24"/>
            </w:rPr>
          </w:rPrChange>
        </w:rPr>
      </w:pPr>
      <w:bookmarkStart w:id="80" w:name="_Toc16768"/>
      <w:bookmarkStart w:id="81" w:name="_Toc17945"/>
      <w:bookmarkStart w:id="82" w:name="_Toc18226"/>
      <w:bookmarkStart w:id="83" w:name="_Toc7413"/>
      <w:bookmarkStart w:id="84" w:name="_Toc7932"/>
      <w:bookmarkStart w:id="85" w:name="_Toc12696"/>
      <w:bookmarkStart w:id="86" w:name="_Toc7762"/>
      <w:r>
        <w:rPr>
          <w:rFonts w:hint="default" w:ascii="Times New Roman" w:hAnsi="Times New Roman" w:eastAsia="宋体" w:cs="Times New Roman"/>
          <w:sz w:val="24"/>
          <w:szCs w:val="24"/>
          <w:lang w:val="en-US"/>
          <w:rPrChange w:id="3713" w:author="......" w:date="2024-05-07T14:48:58Z">
            <w:rPr>
              <w:rFonts w:hint="default" w:ascii="Times New Roman" w:hAnsi="Times New Roman" w:eastAsia="宋体" w:cs="Times New Roman"/>
              <w:sz w:val="24"/>
              <w:szCs w:val="24"/>
              <w:lang w:val="en-US"/>
            </w:rPr>
          </w:rPrChange>
        </w:rPr>
        <w:t>软件接口</w:t>
      </w:r>
      <w:bookmarkEnd w:id="80"/>
      <w:bookmarkEnd w:id="81"/>
      <w:bookmarkEnd w:id="82"/>
      <w:bookmarkEnd w:id="83"/>
      <w:bookmarkEnd w:id="84"/>
      <w:bookmarkEnd w:id="85"/>
      <w:bookmarkEnd w:id="86"/>
    </w:p>
    <w:p>
      <w:pPr>
        <w:ind w:firstLine="419"/>
        <w:rPr>
          <w:ins w:id="3715" w:author="......" w:date="2024-03-17T16:18:33Z"/>
          <w:rFonts w:hint="default" w:ascii="Times New Roman" w:hAnsi="Times New Roman" w:eastAsia="宋体" w:cs="Times New Roman"/>
          <w:rPrChange w:id="3716" w:author="......" w:date="2024-05-07T14:48:58Z">
            <w:rPr>
              <w:ins w:id="3717" w:author="......" w:date="2024-03-17T16:18:33Z"/>
              <w:rFonts w:hint="default"/>
            </w:rPr>
          </w:rPrChange>
        </w:rPr>
        <w:pPrChange w:id="3714" w:author="......" w:date="2024-03-17T16:18:45Z">
          <w:pPr/>
        </w:pPrChange>
      </w:pPr>
      <w:ins w:id="3718" w:author="......" w:date="2024-03-17T16:18:33Z">
        <w:r>
          <w:rPr>
            <w:rFonts w:hint="default" w:ascii="Times New Roman" w:hAnsi="Times New Roman" w:eastAsia="宋体" w:cs="Times New Roman"/>
            <w:rPrChange w:id="3719" w:author="......" w:date="2024-05-07T14:48:58Z">
              <w:rPr>
                <w:rFonts w:hint="default"/>
              </w:rPr>
            </w:rPrChange>
          </w:rPr>
          <w:t>系统的软件接口描述了系统与外部软件组件或服务之间的交互方式和要求。本系统的软件接口包括但不限于以下内容：</w:t>
        </w:r>
      </w:ins>
    </w:p>
    <w:p>
      <w:pPr>
        <w:numPr>
          <w:ilvl w:val="0"/>
          <w:numId w:val="15"/>
          <w:ins w:id="3722" w:author="......" w:date="2024-03-17T16:18:59Z"/>
        </w:numPr>
        <w:ind w:left="425" w:hanging="425"/>
        <w:rPr>
          <w:ins w:id="3723" w:author="......" w:date="2024-03-17T16:19:00Z"/>
          <w:rFonts w:hint="default" w:ascii="Times New Roman" w:hAnsi="Times New Roman" w:eastAsia="宋体" w:cs="Times New Roman"/>
          <w:sz w:val="24"/>
          <w:szCs w:val="24"/>
          <w:rPrChange w:id="3724" w:author="......" w:date="2024-05-07T14:48:58Z">
            <w:rPr>
              <w:ins w:id="3725" w:author="......" w:date="2024-03-17T16:19:00Z"/>
              <w:rFonts w:hint="default" w:ascii="Times New Roman" w:hAnsi="Times New Roman" w:eastAsia="宋体" w:cs="Times New Roman"/>
              <w:sz w:val="24"/>
              <w:szCs w:val="24"/>
            </w:rPr>
          </w:rPrChange>
        </w:rPr>
        <w:pPrChange w:id="3721" w:author="......" w:date="2024-03-17T16:18:59Z">
          <w:pPr/>
        </w:pPrChange>
      </w:pPr>
      <w:ins w:id="3726" w:author="......" w:date="2024-03-17T16:18:33Z">
        <w:r>
          <w:rPr>
            <w:rFonts w:hint="default" w:ascii="Times New Roman" w:hAnsi="Times New Roman" w:eastAsia="宋体" w:cs="Times New Roman"/>
            <w:rPrChange w:id="3727" w:author="......" w:date="2024-05-07T14:48:58Z">
              <w:rPr>
                <w:rFonts w:hint="default"/>
              </w:rPr>
            </w:rPrChange>
          </w:rPr>
          <w:t>数据库接口：系统需要与数据库进行交互以存储和检索数据。因此，需要定义与数据库管理系统（如MySQL、Oracle等）之间的接口规范，包括数据表结构、数据格式、访问权限等方面的要求。</w:t>
        </w:r>
      </w:ins>
    </w:p>
    <w:p>
      <w:pPr>
        <w:numPr>
          <w:ilvl w:val="0"/>
          <w:numId w:val="15"/>
          <w:ins w:id="3730" w:author="......" w:date="2024-03-17T16:19:01Z"/>
        </w:numPr>
        <w:ind w:left="425" w:hanging="425"/>
        <w:rPr>
          <w:ins w:id="3731" w:author="......" w:date="2024-03-17T16:19:02Z"/>
          <w:rFonts w:hint="default" w:ascii="Times New Roman" w:hAnsi="Times New Roman" w:eastAsia="宋体" w:cs="Times New Roman"/>
          <w:sz w:val="24"/>
          <w:szCs w:val="24"/>
          <w:rPrChange w:id="3732" w:author="......" w:date="2024-05-07T14:48:58Z">
            <w:rPr>
              <w:ins w:id="3733" w:author="......" w:date="2024-03-17T16:19:02Z"/>
              <w:rFonts w:hint="default" w:ascii="Times New Roman" w:hAnsi="Times New Roman" w:eastAsia="宋体" w:cs="Times New Roman"/>
              <w:sz w:val="24"/>
              <w:szCs w:val="24"/>
            </w:rPr>
          </w:rPrChange>
        </w:rPr>
        <w:pPrChange w:id="3729" w:author="......" w:date="2024-03-17T16:19:01Z">
          <w:pPr/>
        </w:pPrChange>
      </w:pPr>
      <w:ins w:id="3734" w:author="......" w:date="2024-03-17T16:18:33Z">
        <w:r>
          <w:rPr>
            <w:rFonts w:hint="default" w:ascii="Times New Roman" w:hAnsi="Times New Roman" w:eastAsia="宋体" w:cs="Times New Roman"/>
            <w:rPrChange w:id="3735" w:author="......" w:date="2024-05-07T14:48:58Z">
              <w:rPr>
                <w:rFonts w:hint="default"/>
              </w:rPr>
            </w:rPrChange>
          </w:rPr>
          <w:t>操作系统要求：系统可能会在特定的操作系统环境下部署和运行，因此需要明确系统对操作系统的要求和兼容性，包括操作系统版本、补丁更新等方面的要求。</w:t>
        </w:r>
      </w:ins>
    </w:p>
    <w:p>
      <w:pPr>
        <w:numPr>
          <w:ilvl w:val="0"/>
          <w:numId w:val="15"/>
          <w:ins w:id="3738" w:author="......" w:date="2024-03-17T16:19:03Z"/>
        </w:numPr>
        <w:ind w:left="425" w:hanging="425"/>
        <w:rPr>
          <w:ins w:id="3739" w:author="......" w:date="2024-03-17T16:19:04Z"/>
          <w:rFonts w:hint="default" w:ascii="Times New Roman" w:hAnsi="Times New Roman" w:eastAsia="宋体" w:cs="Times New Roman"/>
          <w:sz w:val="24"/>
          <w:szCs w:val="24"/>
          <w:rPrChange w:id="3740" w:author="......" w:date="2024-05-07T14:48:58Z">
            <w:rPr>
              <w:ins w:id="3741" w:author="......" w:date="2024-03-17T16:19:04Z"/>
              <w:rFonts w:hint="default" w:ascii="Times New Roman" w:hAnsi="Times New Roman" w:eastAsia="宋体" w:cs="Times New Roman"/>
              <w:sz w:val="24"/>
              <w:szCs w:val="24"/>
            </w:rPr>
          </w:rPrChange>
        </w:rPr>
        <w:pPrChange w:id="3737" w:author="......" w:date="2024-03-17T16:19:03Z">
          <w:pPr/>
        </w:pPrChange>
      </w:pPr>
      <w:ins w:id="3742" w:author="......" w:date="2024-03-17T16:18:33Z">
        <w:r>
          <w:rPr>
            <w:rFonts w:hint="default" w:ascii="Times New Roman" w:hAnsi="Times New Roman" w:eastAsia="宋体" w:cs="Times New Roman"/>
            <w:rPrChange w:id="3743" w:author="......" w:date="2024-05-07T14:48:58Z">
              <w:rPr>
                <w:rFonts w:hint="default"/>
              </w:rPr>
            </w:rPrChange>
          </w:rPr>
          <w:t>第三方服务接口：如果系统需要与外部的第三方服务进行集成，如地图服务、支付服务等，需要定义与这些服务之间的接口规范和通信协议，以确保数据的正确传输和交换。</w:t>
        </w:r>
      </w:ins>
    </w:p>
    <w:p>
      <w:pPr>
        <w:numPr>
          <w:ilvl w:val="0"/>
          <w:numId w:val="15"/>
          <w:ins w:id="3746" w:author="......" w:date="2024-03-17T16:19:12Z"/>
        </w:numPr>
        <w:ind w:left="425" w:hanging="425"/>
        <w:rPr>
          <w:del w:id="3747" w:author="......" w:date="2024-03-17T16:19:12Z"/>
          <w:rFonts w:hint="default" w:ascii="Times New Roman" w:hAnsi="Times New Roman" w:eastAsia="宋体" w:cs="Times New Roman"/>
          <w:rPrChange w:id="3748" w:author="......" w:date="2024-05-07T14:48:58Z">
            <w:rPr>
              <w:del w:id="3749" w:author="......" w:date="2024-03-17T16:19:12Z"/>
              <w:rFonts w:hint="default"/>
            </w:rPr>
          </w:rPrChange>
        </w:rPr>
        <w:pPrChange w:id="3745" w:author="......" w:date="2024-03-17T16:19:12Z">
          <w:pPr/>
        </w:pPrChange>
      </w:pPr>
      <w:ins w:id="3750" w:author="......" w:date="2024-03-17T16:18:33Z">
        <w:r>
          <w:rPr>
            <w:rFonts w:hint="default" w:ascii="Times New Roman" w:hAnsi="Times New Roman" w:eastAsia="宋体" w:cs="Times New Roman"/>
            <w:rPrChange w:id="3751" w:author="......" w:date="2024-05-07T14:48:58Z">
              <w:rPr>
                <w:rFonts w:hint="default"/>
              </w:rPr>
            </w:rPrChange>
          </w:rPr>
          <w:t>API接口：如果系统提供API供开发人员进行扩展和集成，需要定义API接口的规范和调用方式，以便开发人员能够准确地使用系统提供的功能和数据。</w:t>
        </w:r>
      </w:ins>
    </w:p>
    <w:p>
      <w:pPr>
        <w:numPr>
          <w:ilvl w:val="0"/>
          <w:numId w:val="15"/>
          <w:ins w:id="3754" w:author="......" w:date="2024-03-17T16:19:12Z"/>
        </w:numPr>
        <w:ind w:left="425" w:hanging="425" w:firstLineChars="0"/>
        <w:rPr>
          <w:rFonts w:hint="default" w:ascii="Times New Roman" w:hAnsi="Times New Roman" w:eastAsia="宋体" w:cs="Times New Roman"/>
          <w:szCs w:val="21"/>
          <w:rPrChange w:id="3755" w:author="......" w:date="2024-05-07T14:48:58Z">
            <w:rPr>
              <w:rFonts w:hint="default" w:ascii="Times New Roman" w:hAnsi="Times New Roman" w:eastAsia="宋体" w:cs="Times New Roman"/>
              <w:szCs w:val="21"/>
            </w:rPr>
          </w:rPrChange>
        </w:rPr>
        <w:pPrChange w:id="3753" w:author="......" w:date="2024-03-17T16:19:12Z">
          <w:pPr>
            <w:pStyle w:val="22"/>
            <w:numPr>
              <w:ilvl w:val="0"/>
              <w:numId w:val="0"/>
            </w:numPr>
            <w:ind w:firstLine="420" w:firstLineChars="0"/>
          </w:pPr>
        </w:pPrChange>
      </w:pPr>
    </w:p>
    <w:p>
      <w:pPr>
        <w:pStyle w:val="3"/>
        <w:bidi w:val="0"/>
        <w:outlineLvl w:val="0"/>
        <w:rPr>
          <w:rFonts w:hint="default" w:ascii="Times New Roman" w:hAnsi="Times New Roman" w:eastAsia="宋体" w:cs="Times New Roman"/>
          <w:rPrChange w:id="3756" w:author="......" w:date="2024-05-07T14:48:58Z">
            <w:rPr>
              <w:rFonts w:hint="default" w:ascii="Times New Roman" w:hAnsi="Times New Roman" w:eastAsia="宋体" w:cs="Times New Roman"/>
            </w:rPr>
          </w:rPrChange>
        </w:rPr>
      </w:pPr>
      <w:bookmarkStart w:id="87" w:name="_Toc24237"/>
      <w:bookmarkStart w:id="88" w:name="_Toc16597"/>
      <w:bookmarkStart w:id="89" w:name="_Toc2544"/>
      <w:bookmarkStart w:id="90" w:name="_Toc32053"/>
      <w:bookmarkStart w:id="91" w:name="_Toc17951"/>
      <w:bookmarkStart w:id="92" w:name="_Toc3694"/>
      <w:bookmarkStart w:id="93" w:name="_Toc23602"/>
      <w:r>
        <w:rPr>
          <w:rFonts w:hint="default" w:ascii="Times New Roman" w:hAnsi="Times New Roman" w:eastAsia="宋体" w:cs="Times New Roman"/>
          <w:rPrChange w:id="3757" w:author="......" w:date="2024-05-07T14:48:58Z">
            <w:rPr>
              <w:rFonts w:hint="default" w:ascii="Times New Roman" w:hAnsi="Times New Roman" w:eastAsia="宋体" w:cs="Times New Roman"/>
            </w:rPr>
          </w:rPrChange>
        </w:rPr>
        <w:t>产品功能</w:t>
      </w:r>
      <w:bookmarkEnd w:id="87"/>
      <w:bookmarkEnd w:id="88"/>
      <w:bookmarkEnd w:id="89"/>
      <w:bookmarkEnd w:id="90"/>
      <w:bookmarkEnd w:id="91"/>
      <w:bookmarkEnd w:id="92"/>
      <w:bookmarkEnd w:id="93"/>
    </w:p>
    <w:p>
      <w:pPr>
        <w:pStyle w:val="4"/>
        <w:bidi w:val="0"/>
        <w:outlineLvl w:val="1"/>
        <w:rPr>
          <w:rFonts w:hint="default" w:ascii="Times New Roman" w:hAnsi="Times New Roman" w:eastAsia="宋体" w:cs="Times New Roman"/>
          <w:rPrChange w:id="3758" w:author="......" w:date="2024-05-07T14:48:58Z">
            <w:rPr>
              <w:rFonts w:hint="default" w:ascii="Times New Roman" w:hAnsi="Times New Roman" w:eastAsia="宋体" w:cs="Times New Roman"/>
            </w:rPr>
          </w:rPrChange>
        </w:rPr>
      </w:pPr>
      <w:bookmarkStart w:id="94" w:name="_Toc21391"/>
      <w:bookmarkStart w:id="95" w:name="_Toc12686"/>
      <w:bookmarkStart w:id="96" w:name="_Toc29368"/>
      <w:bookmarkStart w:id="97" w:name="_Toc1593"/>
      <w:bookmarkStart w:id="98" w:name="_Toc26676"/>
      <w:bookmarkStart w:id="99" w:name="_Toc12562"/>
      <w:bookmarkStart w:id="100" w:name="_Toc13963"/>
      <w:r>
        <w:rPr>
          <w:rFonts w:hint="default" w:ascii="Times New Roman" w:hAnsi="Times New Roman" w:eastAsia="宋体" w:cs="Times New Roman"/>
          <w:rPrChange w:id="3759" w:author="......" w:date="2024-05-07T14:48:58Z">
            <w:rPr>
              <w:rFonts w:hint="default" w:ascii="Times New Roman" w:hAnsi="Times New Roman" w:eastAsia="宋体" w:cs="Times New Roman"/>
            </w:rPr>
          </w:rPrChange>
        </w:rPr>
        <w:t>项目计划管理</w:t>
      </w:r>
      <w:bookmarkEnd w:id="94"/>
      <w:bookmarkEnd w:id="95"/>
      <w:bookmarkEnd w:id="96"/>
      <w:bookmarkEnd w:id="97"/>
      <w:bookmarkEnd w:id="98"/>
      <w:bookmarkEnd w:id="99"/>
      <w:bookmarkEnd w:id="100"/>
    </w:p>
    <w:p>
      <w:pPr>
        <w:ind w:firstLine="419" w:firstLineChars="0"/>
        <w:rPr>
          <w:rFonts w:hint="default" w:ascii="Times New Roman" w:hAnsi="Times New Roman" w:eastAsia="宋体" w:cs="Times New Roman"/>
          <w:rPrChange w:id="3760" w:author="......" w:date="2024-05-07T14:48:58Z">
            <w:rPr>
              <w:rFonts w:hint="default" w:ascii="Times New Roman" w:hAnsi="Times New Roman" w:eastAsia="宋体" w:cs="Times New Roman"/>
            </w:rPr>
          </w:rPrChange>
        </w:rPr>
      </w:pPr>
      <w:r>
        <w:rPr>
          <w:rFonts w:hint="default" w:ascii="Times New Roman" w:hAnsi="Times New Roman" w:eastAsia="宋体" w:cs="Times New Roman"/>
          <w:sz w:val="24"/>
          <w:szCs w:val="32"/>
          <w:rPrChange w:id="3761" w:author="......" w:date="2024-05-07T14:48:58Z">
            <w:rPr>
              <w:rFonts w:hint="default" w:ascii="Times New Roman" w:hAnsi="Times New Roman" w:eastAsia="宋体" w:cs="Times New Roman"/>
              <w:sz w:val="24"/>
              <w:szCs w:val="32"/>
            </w:rPr>
          </w:rPrChange>
        </w:rPr>
        <w:t>该模块允许用户创建项目计划、监测项目进度并设定项目节点，以实现对土木工程项目的全面规划和管理。</w:t>
      </w:r>
    </w:p>
    <w:p>
      <w:pPr>
        <w:pStyle w:val="4"/>
        <w:bidi w:val="0"/>
        <w:outlineLvl w:val="1"/>
        <w:rPr>
          <w:rFonts w:hint="default" w:ascii="Times New Roman" w:hAnsi="Times New Roman" w:eastAsia="宋体" w:cs="Times New Roman"/>
          <w:rPrChange w:id="3762" w:author="......" w:date="2024-05-07T14:48:58Z">
            <w:rPr>
              <w:rFonts w:hint="default" w:ascii="Times New Roman" w:hAnsi="Times New Roman" w:eastAsia="宋体" w:cs="Times New Roman"/>
            </w:rPr>
          </w:rPrChange>
        </w:rPr>
      </w:pPr>
      <w:bookmarkStart w:id="101" w:name="_Toc9134"/>
      <w:bookmarkStart w:id="102" w:name="_Toc29003"/>
      <w:bookmarkStart w:id="103" w:name="_Toc12023"/>
      <w:bookmarkStart w:id="104" w:name="_Toc23180"/>
      <w:bookmarkStart w:id="105" w:name="_Toc25952"/>
      <w:bookmarkStart w:id="106" w:name="_Toc4192"/>
      <w:bookmarkStart w:id="107" w:name="_Toc13283"/>
      <w:r>
        <w:rPr>
          <w:rFonts w:hint="default" w:ascii="Times New Roman" w:hAnsi="Times New Roman" w:eastAsia="宋体" w:cs="Times New Roman"/>
          <w:rPrChange w:id="3763" w:author="......" w:date="2024-05-07T14:48:58Z">
            <w:rPr>
              <w:rFonts w:hint="default" w:ascii="Times New Roman" w:hAnsi="Times New Roman" w:eastAsia="宋体" w:cs="Times New Roman"/>
            </w:rPr>
          </w:rPrChange>
        </w:rPr>
        <w:t>人力</w:t>
      </w:r>
      <w:ins w:id="3764" w:author="......" w:date="2024-03-26T10:11:31Z">
        <w:r>
          <w:rPr>
            <w:rFonts w:hint="default" w:ascii="Times New Roman" w:hAnsi="Times New Roman" w:eastAsia="宋体" w:cs="Times New Roman"/>
            <w:lang w:val="en-US" w:eastAsia="zh-CN"/>
            <w:rPrChange w:id="3765" w:author="......" w:date="2024-05-07T14:48:58Z">
              <w:rPr>
                <w:rFonts w:hint="eastAsia" w:ascii="Times New Roman" w:hAnsi="Times New Roman" w:eastAsia="宋体" w:cs="Times New Roman"/>
                <w:lang w:val="en-US" w:eastAsia="zh-CN"/>
              </w:rPr>
            </w:rPrChange>
          </w:rPr>
          <w:t>资源</w:t>
        </w:r>
      </w:ins>
      <w:r>
        <w:rPr>
          <w:rFonts w:hint="default" w:ascii="Times New Roman" w:hAnsi="Times New Roman" w:eastAsia="宋体" w:cs="Times New Roman"/>
          <w:rPrChange w:id="3767" w:author="......" w:date="2024-05-07T14:48:58Z">
            <w:rPr>
              <w:rFonts w:hint="default" w:ascii="Times New Roman" w:hAnsi="Times New Roman" w:eastAsia="宋体" w:cs="Times New Roman"/>
            </w:rPr>
          </w:rPrChange>
        </w:rPr>
        <w:t>管理</w:t>
      </w:r>
      <w:bookmarkEnd w:id="101"/>
      <w:bookmarkEnd w:id="102"/>
      <w:bookmarkEnd w:id="103"/>
      <w:bookmarkEnd w:id="104"/>
      <w:bookmarkEnd w:id="105"/>
      <w:bookmarkEnd w:id="106"/>
      <w:bookmarkEnd w:id="107"/>
    </w:p>
    <w:p>
      <w:pPr>
        <w:ind w:firstLine="419" w:firstLineChars="0"/>
        <w:rPr>
          <w:rFonts w:hint="default" w:ascii="Times New Roman" w:hAnsi="Times New Roman" w:eastAsia="宋体" w:cs="Times New Roman"/>
          <w:sz w:val="24"/>
          <w:szCs w:val="32"/>
          <w:rPrChange w:id="3768" w:author="......" w:date="2024-05-07T14:48:58Z">
            <w:rPr>
              <w:rFonts w:hint="default" w:ascii="Times New Roman" w:hAnsi="Times New Roman" w:eastAsia="宋体" w:cs="Times New Roman"/>
              <w:sz w:val="24"/>
              <w:szCs w:val="32"/>
            </w:rPr>
          </w:rPrChange>
        </w:rPr>
      </w:pPr>
      <w:r>
        <w:rPr>
          <w:rFonts w:hint="default" w:ascii="Times New Roman" w:hAnsi="Times New Roman" w:eastAsia="宋体" w:cs="Times New Roman"/>
          <w:sz w:val="24"/>
          <w:szCs w:val="32"/>
          <w:rPrChange w:id="3769" w:author="......" w:date="2024-05-07T14:48:58Z">
            <w:rPr>
              <w:rFonts w:hint="default" w:ascii="Times New Roman" w:hAnsi="Times New Roman" w:eastAsia="宋体" w:cs="Times New Roman"/>
              <w:sz w:val="24"/>
              <w:szCs w:val="32"/>
            </w:rPr>
          </w:rPrChange>
        </w:rPr>
        <w:t>该模块能根据项目需求，有效分配人力和物资资源，以实现资源的合理利用。</w:t>
      </w:r>
    </w:p>
    <w:p>
      <w:pPr>
        <w:pStyle w:val="4"/>
        <w:bidi w:val="0"/>
        <w:outlineLvl w:val="1"/>
        <w:rPr>
          <w:rFonts w:hint="default" w:ascii="Times New Roman" w:hAnsi="Times New Roman" w:eastAsia="宋体" w:cs="Times New Roman"/>
          <w:sz w:val="24"/>
          <w:szCs w:val="32"/>
          <w:rPrChange w:id="3770" w:author="......" w:date="2024-05-07T14:48:58Z">
            <w:rPr>
              <w:rFonts w:hint="default" w:ascii="Times New Roman" w:hAnsi="Times New Roman" w:eastAsia="宋体" w:cs="Times New Roman"/>
              <w:sz w:val="24"/>
              <w:szCs w:val="32"/>
            </w:rPr>
          </w:rPrChange>
        </w:rPr>
      </w:pPr>
      <w:bookmarkStart w:id="108" w:name="_Toc20785"/>
      <w:bookmarkStart w:id="109" w:name="_Toc27140"/>
      <w:bookmarkStart w:id="110" w:name="_Toc12712"/>
      <w:bookmarkStart w:id="111" w:name="_Toc20148"/>
      <w:bookmarkStart w:id="112" w:name="_Toc23748"/>
      <w:bookmarkStart w:id="113" w:name="_Toc22559"/>
      <w:bookmarkStart w:id="114" w:name="_Toc9333"/>
      <w:r>
        <w:rPr>
          <w:rFonts w:hint="default" w:ascii="Times New Roman" w:hAnsi="Times New Roman" w:eastAsia="宋体" w:cs="Times New Roman"/>
          <w:rPrChange w:id="3771" w:author="......" w:date="2024-05-07T14:48:58Z">
            <w:rPr>
              <w:rFonts w:hint="default" w:ascii="Times New Roman" w:hAnsi="Times New Roman" w:eastAsia="宋体" w:cs="Times New Roman"/>
            </w:rPr>
          </w:rPrChange>
        </w:rPr>
        <w:t>成本控制</w:t>
      </w:r>
      <w:bookmarkEnd w:id="108"/>
      <w:bookmarkEnd w:id="109"/>
      <w:bookmarkEnd w:id="110"/>
      <w:bookmarkEnd w:id="111"/>
      <w:bookmarkEnd w:id="112"/>
      <w:bookmarkEnd w:id="113"/>
      <w:bookmarkEnd w:id="114"/>
    </w:p>
    <w:p>
      <w:pPr>
        <w:ind w:firstLine="419" w:firstLineChars="0"/>
        <w:rPr>
          <w:rFonts w:hint="default" w:ascii="Times New Roman" w:hAnsi="Times New Roman" w:eastAsia="宋体" w:cs="Times New Roman"/>
          <w:sz w:val="24"/>
          <w:szCs w:val="32"/>
          <w:rPrChange w:id="3772" w:author="......" w:date="2024-05-07T14:48:58Z">
            <w:rPr>
              <w:rFonts w:hint="default" w:ascii="Times New Roman" w:hAnsi="Times New Roman" w:eastAsia="宋体" w:cs="Times New Roman"/>
              <w:sz w:val="24"/>
              <w:szCs w:val="32"/>
            </w:rPr>
          </w:rPrChange>
        </w:rPr>
      </w:pPr>
      <w:r>
        <w:rPr>
          <w:rFonts w:hint="default" w:ascii="Times New Roman" w:hAnsi="Times New Roman" w:eastAsia="宋体" w:cs="Times New Roman"/>
          <w:sz w:val="24"/>
          <w:szCs w:val="32"/>
          <w:rPrChange w:id="3773" w:author="......" w:date="2024-05-07T14:48:58Z">
            <w:rPr>
              <w:rFonts w:hint="default" w:ascii="Times New Roman" w:hAnsi="Times New Roman" w:eastAsia="宋体" w:cs="Times New Roman"/>
              <w:sz w:val="24"/>
              <w:szCs w:val="32"/>
            </w:rPr>
          </w:rPrChange>
        </w:rPr>
        <w:t>该模块提供对土木工程项目成本的预算、跟踪和分析功能，协助项目团队控制成本并优化项目预算。</w:t>
      </w:r>
    </w:p>
    <w:p>
      <w:pPr>
        <w:pStyle w:val="4"/>
        <w:bidi w:val="0"/>
        <w:outlineLvl w:val="1"/>
        <w:rPr>
          <w:rFonts w:hint="default" w:ascii="Times New Roman" w:hAnsi="Times New Roman" w:eastAsia="宋体" w:cs="Times New Roman"/>
          <w:rPrChange w:id="3774" w:author="......" w:date="2024-05-07T14:48:58Z">
            <w:rPr>
              <w:rFonts w:hint="default" w:ascii="Times New Roman" w:hAnsi="Times New Roman" w:eastAsia="宋体" w:cs="Times New Roman"/>
            </w:rPr>
          </w:rPrChange>
        </w:rPr>
      </w:pPr>
      <w:bookmarkStart w:id="115" w:name="_Toc2759"/>
      <w:bookmarkStart w:id="116" w:name="_Toc1650"/>
      <w:bookmarkStart w:id="117" w:name="_Toc17733"/>
      <w:bookmarkStart w:id="118" w:name="_Toc7851"/>
      <w:bookmarkStart w:id="119" w:name="_Toc17756"/>
      <w:bookmarkStart w:id="120" w:name="_Toc10922"/>
      <w:bookmarkStart w:id="121" w:name="_Toc22790"/>
      <w:r>
        <w:rPr>
          <w:rFonts w:hint="default" w:ascii="Times New Roman" w:hAnsi="Times New Roman" w:eastAsia="宋体" w:cs="Times New Roman"/>
          <w:rPrChange w:id="3775" w:author="......" w:date="2024-05-07T14:48:58Z">
            <w:rPr>
              <w:rFonts w:hint="default" w:ascii="Times New Roman" w:hAnsi="Times New Roman" w:eastAsia="宋体" w:cs="Times New Roman"/>
            </w:rPr>
          </w:rPrChange>
        </w:rPr>
        <w:t>施工质量管理</w:t>
      </w:r>
      <w:bookmarkEnd w:id="115"/>
      <w:bookmarkEnd w:id="116"/>
      <w:bookmarkEnd w:id="117"/>
      <w:bookmarkEnd w:id="118"/>
      <w:bookmarkEnd w:id="119"/>
      <w:bookmarkEnd w:id="120"/>
      <w:bookmarkEnd w:id="121"/>
    </w:p>
    <w:p>
      <w:pPr>
        <w:ind w:firstLine="419" w:firstLineChars="0"/>
        <w:rPr>
          <w:rFonts w:hint="default" w:ascii="Times New Roman" w:hAnsi="Times New Roman" w:eastAsia="宋体" w:cs="Times New Roman"/>
          <w:sz w:val="24"/>
          <w:szCs w:val="32"/>
          <w:rPrChange w:id="3776" w:author="......" w:date="2024-05-07T14:48:58Z">
            <w:rPr>
              <w:rFonts w:hint="default" w:ascii="Times New Roman" w:hAnsi="Times New Roman" w:eastAsia="宋体" w:cs="Times New Roman"/>
              <w:sz w:val="24"/>
              <w:szCs w:val="32"/>
            </w:rPr>
          </w:rPrChange>
        </w:rPr>
      </w:pPr>
      <w:r>
        <w:rPr>
          <w:rFonts w:hint="default" w:ascii="Times New Roman" w:hAnsi="Times New Roman" w:eastAsia="宋体" w:cs="Times New Roman"/>
          <w:sz w:val="24"/>
          <w:szCs w:val="32"/>
          <w:rPrChange w:id="3777" w:author="......" w:date="2024-05-07T14:48:58Z">
            <w:rPr>
              <w:rFonts w:hint="default" w:ascii="Times New Roman" w:hAnsi="Times New Roman" w:eastAsia="宋体" w:cs="Times New Roman"/>
              <w:sz w:val="24"/>
              <w:szCs w:val="32"/>
            </w:rPr>
          </w:rPrChange>
        </w:rPr>
        <w:t>该模块记录施工过程中的质量检查和问题整改情况，以确保土木工程项目的施工质量。</w:t>
      </w:r>
    </w:p>
    <w:p>
      <w:pPr>
        <w:pStyle w:val="4"/>
        <w:bidi w:val="0"/>
        <w:outlineLvl w:val="1"/>
        <w:rPr>
          <w:rFonts w:hint="default" w:ascii="Times New Roman" w:hAnsi="Times New Roman" w:eastAsia="宋体" w:cs="Times New Roman"/>
          <w:sz w:val="24"/>
          <w:szCs w:val="32"/>
          <w:rPrChange w:id="3778" w:author="......" w:date="2024-05-07T14:48:58Z">
            <w:rPr>
              <w:rFonts w:hint="default" w:ascii="Times New Roman" w:hAnsi="Times New Roman" w:eastAsia="宋体" w:cs="Times New Roman"/>
              <w:sz w:val="24"/>
              <w:szCs w:val="32"/>
            </w:rPr>
          </w:rPrChange>
        </w:rPr>
      </w:pPr>
      <w:bookmarkStart w:id="122" w:name="_Toc6946"/>
      <w:bookmarkStart w:id="123" w:name="_Toc12755"/>
      <w:bookmarkStart w:id="124" w:name="_Toc15420"/>
      <w:bookmarkStart w:id="125" w:name="_Toc5191"/>
      <w:bookmarkStart w:id="126" w:name="_Toc16172"/>
      <w:bookmarkStart w:id="127" w:name="_Toc28607"/>
      <w:bookmarkStart w:id="128" w:name="_Toc16381"/>
      <w:r>
        <w:rPr>
          <w:rFonts w:hint="default" w:ascii="Times New Roman" w:hAnsi="Times New Roman" w:eastAsia="宋体" w:cs="Times New Roman"/>
          <w:rPrChange w:id="3779" w:author="......" w:date="2024-05-07T14:48:58Z">
            <w:rPr>
              <w:rFonts w:hint="default" w:ascii="Times New Roman" w:hAnsi="Times New Roman" w:eastAsia="宋体" w:cs="Times New Roman"/>
            </w:rPr>
          </w:rPrChange>
        </w:rPr>
        <w:t>安全管理</w:t>
      </w:r>
      <w:bookmarkEnd w:id="122"/>
      <w:bookmarkEnd w:id="123"/>
      <w:bookmarkEnd w:id="124"/>
      <w:bookmarkEnd w:id="125"/>
      <w:bookmarkEnd w:id="126"/>
      <w:bookmarkEnd w:id="127"/>
      <w:bookmarkEnd w:id="128"/>
    </w:p>
    <w:p>
      <w:pPr>
        <w:ind w:firstLine="419" w:firstLineChars="0"/>
        <w:rPr>
          <w:rFonts w:hint="default" w:ascii="Times New Roman" w:hAnsi="Times New Roman" w:eastAsia="宋体" w:cs="Times New Roman"/>
          <w:sz w:val="24"/>
          <w:szCs w:val="32"/>
          <w:rPrChange w:id="3780" w:author="......" w:date="2024-05-07T14:48:58Z">
            <w:rPr>
              <w:rFonts w:hint="default" w:ascii="Times New Roman" w:hAnsi="Times New Roman" w:eastAsia="宋体" w:cs="Times New Roman"/>
              <w:sz w:val="24"/>
              <w:szCs w:val="32"/>
            </w:rPr>
          </w:rPrChange>
        </w:rPr>
      </w:pPr>
      <w:r>
        <w:rPr>
          <w:rFonts w:hint="default" w:ascii="Times New Roman" w:hAnsi="Times New Roman" w:eastAsia="宋体" w:cs="Times New Roman"/>
          <w:sz w:val="24"/>
          <w:szCs w:val="32"/>
          <w:rPrChange w:id="3781" w:author="......" w:date="2024-05-07T14:48:58Z">
            <w:rPr>
              <w:rFonts w:hint="default" w:ascii="Times New Roman" w:hAnsi="Times New Roman" w:eastAsia="宋体" w:cs="Times New Roman"/>
              <w:sz w:val="24"/>
              <w:szCs w:val="32"/>
            </w:rPr>
          </w:rPrChange>
        </w:rPr>
        <w:t>该模块记录施工现场的安全情况，制定相应的安全措施和应急预案，保障施工人员的安全。</w:t>
      </w:r>
    </w:p>
    <w:p>
      <w:pPr>
        <w:pStyle w:val="4"/>
        <w:bidi w:val="0"/>
        <w:outlineLvl w:val="1"/>
        <w:rPr>
          <w:rFonts w:hint="default" w:ascii="Times New Roman" w:hAnsi="Times New Roman" w:eastAsia="宋体" w:cs="Times New Roman"/>
          <w:rPrChange w:id="3782" w:author="......" w:date="2024-05-07T14:48:58Z">
            <w:rPr>
              <w:rFonts w:hint="default" w:ascii="Times New Roman" w:hAnsi="Times New Roman" w:eastAsia="宋体" w:cs="Times New Roman"/>
            </w:rPr>
          </w:rPrChange>
        </w:rPr>
      </w:pPr>
      <w:bookmarkStart w:id="129" w:name="_Toc3610"/>
      <w:bookmarkStart w:id="130" w:name="_Toc7006"/>
      <w:bookmarkStart w:id="131" w:name="_Toc32024"/>
      <w:bookmarkStart w:id="132" w:name="_Toc13960"/>
      <w:bookmarkStart w:id="133" w:name="_Toc12983"/>
      <w:bookmarkStart w:id="134" w:name="_Toc11986"/>
      <w:bookmarkStart w:id="135" w:name="_Toc23012"/>
      <w:r>
        <w:rPr>
          <w:rFonts w:hint="default" w:ascii="Times New Roman" w:hAnsi="Times New Roman" w:eastAsia="宋体" w:cs="Times New Roman"/>
          <w:rPrChange w:id="3783" w:author="......" w:date="2024-05-07T14:48:58Z">
            <w:rPr>
              <w:rFonts w:hint="default" w:ascii="Times New Roman" w:hAnsi="Times New Roman" w:eastAsia="宋体" w:cs="Times New Roman"/>
            </w:rPr>
          </w:rPrChange>
        </w:rPr>
        <w:t>文档管理</w:t>
      </w:r>
      <w:bookmarkEnd w:id="129"/>
      <w:bookmarkEnd w:id="130"/>
      <w:bookmarkEnd w:id="131"/>
      <w:bookmarkEnd w:id="132"/>
      <w:bookmarkEnd w:id="133"/>
      <w:bookmarkEnd w:id="134"/>
      <w:bookmarkEnd w:id="135"/>
    </w:p>
    <w:p>
      <w:pPr>
        <w:ind w:firstLine="419" w:firstLineChars="0"/>
        <w:rPr>
          <w:rFonts w:hint="default" w:ascii="Times New Roman" w:hAnsi="Times New Roman" w:eastAsia="宋体" w:cs="Times New Roman"/>
          <w:sz w:val="24"/>
          <w:szCs w:val="32"/>
          <w:rPrChange w:id="3784" w:author="......" w:date="2024-05-07T14:48:58Z">
            <w:rPr>
              <w:rFonts w:hint="default" w:ascii="Times New Roman" w:hAnsi="Times New Roman" w:eastAsia="宋体" w:cs="Times New Roman"/>
              <w:sz w:val="24"/>
              <w:szCs w:val="32"/>
            </w:rPr>
          </w:rPrChange>
        </w:rPr>
      </w:pPr>
      <w:r>
        <w:rPr>
          <w:rFonts w:hint="default" w:ascii="Times New Roman" w:hAnsi="Times New Roman" w:eastAsia="宋体" w:cs="Times New Roman"/>
          <w:sz w:val="24"/>
          <w:szCs w:val="32"/>
          <w:rPrChange w:id="3785" w:author="......" w:date="2024-05-07T14:48:58Z">
            <w:rPr>
              <w:rFonts w:hint="default" w:ascii="Times New Roman" w:hAnsi="Times New Roman" w:eastAsia="宋体" w:cs="Times New Roman"/>
              <w:sz w:val="24"/>
              <w:szCs w:val="32"/>
            </w:rPr>
          </w:rPrChange>
        </w:rPr>
        <w:t>该模块负责集中管理土木工程项目相关的文件和资料，包括设计图纸、合同文书、施工记录等。</w:t>
      </w:r>
    </w:p>
    <w:p>
      <w:pPr>
        <w:ind w:firstLine="419"/>
        <w:outlineLvl w:val="3"/>
        <w:rPr>
          <w:del w:id="3786" w:author="......" w:date="2024-03-17T16:02:12Z"/>
          <w:rFonts w:hint="default" w:ascii="Times New Roman" w:hAnsi="Times New Roman" w:eastAsia="宋体" w:cs="Times New Roman"/>
          <w:rPrChange w:id="3787" w:author="......" w:date="2024-05-07T14:48:58Z">
            <w:rPr>
              <w:del w:id="3788" w:author="......" w:date="2024-03-17T16:02:12Z"/>
              <w:rFonts w:hint="default" w:ascii="Times New Roman" w:hAnsi="Times New Roman" w:eastAsia="宋体" w:cs="Times New Roman"/>
            </w:rPr>
          </w:rPrChange>
        </w:rPr>
      </w:pPr>
      <w:del w:id="3789" w:author="......" w:date="2024-03-17T16:02:12Z">
        <w:r>
          <w:rPr>
            <w:rFonts w:hint="default" w:ascii="Times New Roman" w:hAnsi="Times New Roman" w:eastAsia="宋体" w:cs="Times New Roman"/>
            <w:rPrChange w:id="3790" w:author="......" w:date="2024-05-07T14:48:58Z">
              <w:rPr>
                <w:rFonts w:hint="default" w:ascii="Times New Roman" w:hAnsi="Times New Roman" w:eastAsia="宋体" w:cs="Times New Roman"/>
              </w:rPr>
            </w:rPrChange>
          </w:rPr>
          <w:delText>项目计划管理支持创建项目计划、监测项目进度和设置项目节点，实现对土木工程项目的全面规划和管理。</w:delText>
        </w:r>
      </w:del>
    </w:p>
    <w:p>
      <w:pPr>
        <w:numPr>
          <w:ilvl w:val="2"/>
          <w:numId w:val="13"/>
        </w:numPr>
        <w:ind w:left="1418" w:leftChars="0" w:firstLine="419" w:firstLineChars="0"/>
        <w:outlineLvl w:val="3"/>
        <w:rPr>
          <w:del w:id="3793" w:author="......" w:date="2024-03-17T16:02:12Z"/>
          <w:rFonts w:hint="default" w:ascii="Times New Roman" w:hAnsi="Times New Roman" w:eastAsia="宋体" w:cs="Times New Roman"/>
          <w:rPrChange w:id="3794" w:author="......" w:date="2024-05-07T14:48:58Z">
            <w:rPr>
              <w:del w:id="3795" w:author="......" w:date="2024-03-17T16:02:12Z"/>
              <w:rFonts w:hint="default" w:ascii="Times New Roman" w:hAnsi="Times New Roman" w:eastAsia="宋体" w:cs="Times New Roman"/>
            </w:rPr>
          </w:rPrChange>
        </w:rPr>
        <w:pPrChange w:id="3792" w:author="......" w:date="2024-03-17T15:59:17Z">
          <w:pPr>
            <w:pStyle w:val="22"/>
            <w:numPr>
              <w:ilvl w:val="2"/>
              <w:numId w:val="13"/>
            </w:numPr>
            <w:ind w:left="1418" w:leftChars="0" w:hanging="567" w:firstLineChars="0"/>
          </w:pPr>
        </w:pPrChange>
      </w:pPr>
      <w:del w:id="3796" w:author="......" w:date="2024-03-17T16:02:12Z">
        <w:r>
          <w:rPr>
            <w:rFonts w:hint="default" w:ascii="Times New Roman" w:hAnsi="Times New Roman" w:eastAsia="宋体" w:cs="Times New Roman"/>
            <w:rPrChange w:id="3797" w:author="......" w:date="2024-05-07T14:48:58Z">
              <w:rPr>
                <w:rFonts w:hint="default" w:ascii="Times New Roman" w:hAnsi="Times New Roman" w:eastAsia="宋体" w:cs="Times New Roman"/>
              </w:rPr>
            </w:rPrChange>
          </w:rPr>
          <w:delText>人力管理：根据项目需求，分配人力资源和物资资源，实现资源的合理利用。</w:delText>
        </w:r>
      </w:del>
    </w:p>
    <w:p>
      <w:pPr>
        <w:pStyle w:val="22"/>
        <w:numPr>
          <w:ilvl w:val="2"/>
          <w:numId w:val="13"/>
        </w:numPr>
        <w:ind w:left="1418" w:leftChars="0" w:hanging="567" w:firstLineChars="0"/>
        <w:outlineLvl w:val="3"/>
        <w:rPr>
          <w:del w:id="3799" w:author="......" w:date="2024-03-17T16:02:12Z"/>
          <w:rFonts w:hint="default" w:ascii="Times New Roman" w:hAnsi="Times New Roman" w:eastAsia="宋体" w:cs="Times New Roman"/>
          <w:szCs w:val="21"/>
          <w:rPrChange w:id="3800" w:author="......" w:date="2024-05-07T14:48:58Z">
            <w:rPr>
              <w:del w:id="3801" w:author="......" w:date="2024-03-17T16:02:12Z"/>
              <w:rFonts w:hint="default" w:ascii="Times New Roman" w:hAnsi="Times New Roman" w:eastAsia="宋体" w:cs="Times New Roman"/>
              <w:szCs w:val="21"/>
            </w:rPr>
          </w:rPrChange>
        </w:rPr>
      </w:pPr>
      <w:del w:id="3802" w:author="......" w:date="2024-03-17T16:02:12Z">
        <w:r>
          <w:rPr>
            <w:rFonts w:hint="default" w:ascii="Times New Roman" w:hAnsi="Times New Roman" w:eastAsia="宋体" w:cs="Times New Roman"/>
            <w:szCs w:val="21"/>
            <w:rPrChange w:id="3803" w:author="......" w:date="2024-05-07T14:48:58Z">
              <w:rPr>
                <w:rFonts w:hint="default" w:ascii="Times New Roman" w:hAnsi="Times New Roman" w:eastAsia="宋体" w:cs="Times New Roman"/>
                <w:szCs w:val="21"/>
              </w:rPr>
            </w:rPrChange>
          </w:rPr>
          <w:delText>成本控制</w:delText>
        </w:r>
      </w:del>
    </w:p>
    <w:p>
      <w:pPr>
        <w:pStyle w:val="22"/>
        <w:numPr>
          <w:ilvl w:val="0"/>
          <w:numId w:val="0"/>
        </w:numPr>
        <w:ind w:firstLine="419" w:firstLineChars="0"/>
        <w:outlineLvl w:val="3"/>
        <w:rPr>
          <w:del w:id="3805" w:author="......" w:date="2024-03-17T16:02:12Z"/>
          <w:rFonts w:hint="default" w:ascii="Times New Roman" w:hAnsi="Times New Roman" w:eastAsia="宋体" w:cs="Times New Roman"/>
          <w:szCs w:val="21"/>
          <w:rPrChange w:id="3806" w:author="......" w:date="2024-05-07T14:48:58Z">
            <w:rPr>
              <w:del w:id="3807" w:author="......" w:date="2024-03-17T16:02:12Z"/>
              <w:rFonts w:hint="default" w:ascii="Times New Roman" w:hAnsi="Times New Roman" w:eastAsia="宋体" w:cs="Times New Roman"/>
              <w:szCs w:val="21"/>
            </w:rPr>
          </w:rPrChange>
        </w:rPr>
      </w:pPr>
      <w:del w:id="3808" w:author="......" w:date="2024-03-17T16:02:12Z">
        <w:r>
          <w:rPr>
            <w:rFonts w:hint="default" w:ascii="Times New Roman" w:hAnsi="Times New Roman" w:eastAsia="宋体" w:cs="Times New Roman"/>
            <w:szCs w:val="21"/>
            <w:rPrChange w:id="3809" w:author="......" w:date="2024-05-07T14:48:58Z">
              <w:rPr>
                <w:rFonts w:hint="default" w:ascii="Times New Roman" w:hAnsi="Times New Roman" w:eastAsia="宋体" w:cs="Times New Roman"/>
                <w:szCs w:val="21"/>
              </w:rPr>
            </w:rPrChange>
          </w:rPr>
          <w:delText>对土木工程项目的成本进行预算、跟踪和分析，帮助项目团队控制成本并优化项目预算。</w:delText>
        </w:r>
      </w:del>
    </w:p>
    <w:p>
      <w:pPr>
        <w:pStyle w:val="22"/>
        <w:numPr>
          <w:ilvl w:val="2"/>
          <w:numId w:val="13"/>
        </w:numPr>
        <w:ind w:left="1418" w:leftChars="0" w:hanging="567" w:firstLineChars="0"/>
        <w:outlineLvl w:val="3"/>
        <w:rPr>
          <w:del w:id="3811" w:author="......" w:date="2024-03-17T16:02:12Z"/>
          <w:rFonts w:hint="default" w:ascii="Times New Roman" w:hAnsi="Times New Roman" w:eastAsia="宋体" w:cs="Times New Roman"/>
          <w:szCs w:val="21"/>
          <w:rPrChange w:id="3812" w:author="......" w:date="2024-05-07T14:48:58Z">
            <w:rPr>
              <w:del w:id="3813" w:author="......" w:date="2024-03-17T16:02:12Z"/>
              <w:rFonts w:hint="default" w:ascii="Times New Roman" w:hAnsi="Times New Roman" w:eastAsia="宋体" w:cs="Times New Roman"/>
              <w:szCs w:val="21"/>
            </w:rPr>
          </w:rPrChange>
        </w:rPr>
      </w:pPr>
      <w:del w:id="3814" w:author="......" w:date="2024-03-17T16:02:12Z">
        <w:r>
          <w:rPr>
            <w:rFonts w:hint="default" w:ascii="Times New Roman" w:hAnsi="Times New Roman" w:eastAsia="宋体" w:cs="Times New Roman"/>
            <w:szCs w:val="21"/>
            <w:rPrChange w:id="3815" w:author="......" w:date="2024-05-07T14:48:58Z">
              <w:rPr>
                <w:rFonts w:hint="default" w:ascii="Times New Roman" w:hAnsi="Times New Roman" w:eastAsia="宋体" w:cs="Times New Roman"/>
                <w:szCs w:val="21"/>
              </w:rPr>
            </w:rPrChange>
          </w:rPr>
          <w:delText>施工质量管理：记录施工过程中的质量检查和问题整改情况，保障土木工程项目的施工质量。</w:delText>
        </w:r>
      </w:del>
    </w:p>
    <w:p>
      <w:pPr>
        <w:pStyle w:val="22"/>
        <w:numPr>
          <w:ilvl w:val="2"/>
          <w:numId w:val="13"/>
        </w:numPr>
        <w:ind w:left="1418" w:leftChars="0" w:hanging="567" w:firstLineChars="0"/>
        <w:outlineLvl w:val="3"/>
        <w:rPr>
          <w:del w:id="3817" w:author="......" w:date="2024-03-17T16:02:12Z"/>
          <w:rFonts w:hint="default" w:ascii="Times New Roman" w:hAnsi="Times New Roman" w:eastAsia="宋体" w:cs="Times New Roman"/>
          <w:szCs w:val="21"/>
          <w:rPrChange w:id="3818" w:author="......" w:date="2024-05-07T14:48:58Z">
            <w:rPr>
              <w:del w:id="3819" w:author="......" w:date="2024-03-17T16:02:12Z"/>
              <w:rFonts w:hint="default" w:ascii="Times New Roman" w:hAnsi="Times New Roman" w:eastAsia="宋体" w:cs="Times New Roman"/>
              <w:szCs w:val="21"/>
            </w:rPr>
          </w:rPrChange>
        </w:rPr>
      </w:pPr>
      <w:del w:id="3820" w:author="......" w:date="2024-03-17T16:02:12Z">
        <w:r>
          <w:rPr>
            <w:rFonts w:hint="default" w:ascii="Times New Roman" w:hAnsi="Times New Roman" w:eastAsia="宋体" w:cs="Times New Roman"/>
            <w:szCs w:val="21"/>
            <w:rPrChange w:id="3821" w:author="......" w:date="2024-05-07T14:48:58Z">
              <w:rPr>
                <w:rFonts w:hint="default" w:ascii="Times New Roman" w:hAnsi="Times New Roman" w:eastAsia="宋体" w:cs="Times New Roman"/>
                <w:szCs w:val="21"/>
              </w:rPr>
            </w:rPrChange>
          </w:rPr>
          <w:delText>安全管理：记录施工现场安全情况，制定安全措施和应急预案，保障施工人员的安全。</w:delText>
        </w:r>
      </w:del>
    </w:p>
    <w:p>
      <w:pPr>
        <w:pStyle w:val="22"/>
        <w:numPr>
          <w:ilvl w:val="2"/>
          <w:numId w:val="13"/>
        </w:numPr>
        <w:ind w:left="1418" w:leftChars="0" w:hanging="567" w:firstLineChars="0"/>
        <w:outlineLvl w:val="3"/>
        <w:rPr>
          <w:del w:id="3823" w:author="......" w:date="2024-03-17T16:02:12Z"/>
          <w:rFonts w:hint="default" w:ascii="Times New Roman" w:hAnsi="Times New Roman" w:eastAsia="宋体" w:cs="Times New Roman"/>
          <w:szCs w:val="21"/>
          <w:rPrChange w:id="3824" w:author="......" w:date="2024-05-07T14:48:58Z">
            <w:rPr>
              <w:del w:id="3825" w:author="......" w:date="2024-03-17T16:02:12Z"/>
              <w:rFonts w:hint="default" w:ascii="Times New Roman" w:hAnsi="Times New Roman" w:eastAsia="宋体" w:cs="Times New Roman"/>
              <w:szCs w:val="21"/>
            </w:rPr>
          </w:rPrChange>
        </w:rPr>
      </w:pPr>
      <w:del w:id="3826" w:author="......" w:date="2024-03-17T16:02:12Z">
        <w:r>
          <w:rPr>
            <w:rFonts w:hint="default" w:ascii="Times New Roman" w:hAnsi="Times New Roman" w:eastAsia="宋体" w:cs="Times New Roman"/>
            <w:szCs w:val="21"/>
            <w:rPrChange w:id="3827" w:author="......" w:date="2024-05-07T14:48:58Z">
              <w:rPr>
                <w:rFonts w:hint="default" w:ascii="Times New Roman" w:hAnsi="Times New Roman" w:eastAsia="宋体" w:cs="Times New Roman"/>
                <w:szCs w:val="21"/>
              </w:rPr>
            </w:rPrChange>
          </w:rPr>
          <w:delText>文档管理：集中管理土木工程项目相关的文件和资料，包括设计图纸、合同</w:delText>
        </w:r>
      </w:del>
    </w:p>
    <w:p>
      <w:pPr>
        <w:pStyle w:val="22"/>
        <w:numPr>
          <w:ilvl w:val="0"/>
          <w:numId w:val="0"/>
        </w:numPr>
        <w:ind w:left="425" w:leftChars="0"/>
        <w:outlineLvl w:val="3"/>
        <w:rPr>
          <w:del w:id="3829" w:author="......" w:date="2024-03-17T16:02:12Z"/>
          <w:rFonts w:hint="default" w:ascii="Times New Roman" w:hAnsi="Times New Roman" w:eastAsia="宋体" w:cs="Times New Roman"/>
          <w:szCs w:val="21"/>
          <w:rPrChange w:id="3830" w:author="......" w:date="2024-05-07T14:48:58Z">
            <w:rPr>
              <w:del w:id="3831" w:author="......" w:date="2024-03-17T16:02:12Z"/>
              <w:rFonts w:hint="default" w:ascii="Times New Roman" w:hAnsi="Times New Roman" w:eastAsia="宋体" w:cs="Times New Roman"/>
              <w:szCs w:val="21"/>
            </w:rPr>
          </w:rPrChange>
        </w:rPr>
      </w:pPr>
      <w:del w:id="3832" w:author="......" w:date="2024-03-17T16:02:12Z">
        <w:r>
          <w:rPr>
            <w:rFonts w:hint="default" w:ascii="Times New Roman" w:hAnsi="Times New Roman" w:eastAsia="宋体" w:cs="Times New Roman"/>
            <w:szCs w:val="21"/>
            <w:rPrChange w:id="3833" w:author="......" w:date="2024-05-07T14:48:58Z">
              <w:rPr>
                <w:rFonts w:hint="default" w:ascii="Times New Roman" w:hAnsi="Times New Roman" w:eastAsia="宋体" w:cs="Times New Roman"/>
                <w:szCs w:val="21"/>
              </w:rPr>
            </w:rPrChange>
          </w:rPr>
          <w:delText>文书、施工记录等。</w:delText>
        </w:r>
      </w:del>
    </w:p>
    <w:p>
      <w:pPr>
        <w:pStyle w:val="22"/>
        <w:numPr>
          <w:ilvl w:val="2"/>
          <w:numId w:val="13"/>
        </w:numPr>
        <w:ind w:left="1418" w:leftChars="0" w:hanging="567" w:firstLineChars="0"/>
        <w:outlineLvl w:val="3"/>
        <w:rPr>
          <w:del w:id="3835" w:author="......" w:date="2024-03-17T16:02:12Z"/>
          <w:rFonts w:hint="default" w:ascii="Times New Roman" w:hAnsi="Times New Roman" w:eastAsia="宋体" w:cs="Times New Roman"/>
          <w:szCs w:val="21"/>
          <w:rPrChange w:id="3836" w:author="......" w:date="2024-05-07T14:48:58Z">
            <w:rPr>
              <w:del w:id="3837" w:author="......" w:date="2024-03-17T16:02:12Z"/>
              <w:rFonts w:hint="default" w:ascii="Times New Roman" w:hAnsi="Times New Roman" w:eastAsia="宋体" w:cs="Times New Roman"/>
              <w:szCs w:val="21"/>
            </w:rPr>
          </w:rPrChange>
        </w:rPr>
      </w:pPr>
      <w:del w:id="3838" w:author="......" w:date="2024-03-17T16:02:12Z">
        <w:r>
          <w:rPr>
            <w:rFonts w:hint="default" w:ascii="Times New Roman" w:hAnsi="Times New Roman" w:eastAsia="宋体" w:cs="Times New Roman"/>
            <w:szCs w:val="21"/>
            <w:rPrChange w:id="3839" w:author="......" w:date="2024-05-07T14:48:58Z">
              <w:rPr>
                <w:rFonts w:hint="default" w:ascii="Times New Roman" w:hAnsi="Times New Roman" w:eastAsia="宋体" w:cs="Times New Roman"/>
                <w:szCs w:val="21"/>
              </w:rPr>
            </w:rPrChange>
          </w:rPr>
          <w:delText>协同合作：同一工程项目的各相关人员可通过本产品实现信息共享、协同合作。</w:delText>
        </w:r>
      </w:del>
    </w:p>
    <w:p>
      <w:pPr>
        <w:pStyle w:val="3"/>
        <w:bidi w:val="0"/>
        <w:outlineLvl w:val="3"/>
        <w:rPr>
          <w:rFonts w:hint="default" w:ascii="Times New Roman" w:hAnsi="Times New Roman" w:eastAsia="宋体" w:cs="Times New Roman"/>
          <w:rPrChange w:id="3841" w:author="......" w:date="2024-05-07T14:48:58Z">
            <w:rPr>
              <w:rFonts w:hint="default" w:ascii="Times New Roman" w:hAnsi="Times New Roman" w:eastAsia="宋体" w:cs="Times New Roman"/>
            </w:rPr>
          </w:rPrChange>
        </w:rPr>
      </w:pPr>
      <w:bookmarkStart w:id="136" w:name="_Toc4382"/>
      <w:bookmarkStart w:id="137" w:name="_Toc18644"/>
      <w:bookmarkStart w:id="138" w:name="_Toc24786"/>
      <w:bookmarkStart w:id="139" w:name="_Toc8754"/>
      <w:bookmarkStart w:id="140" w:name="_Toc21982"/>
      <w:bookmarkStart w:id="141" w:name="_Toc13104"/>
      <w:bookmarkStart w:id="142" w:name="_Toc14757"/>
      <w:r>
        <w:rPr>
          <w:rFonts w:hint="default" w:ascii="Times New Roman" w:hAnsi="Times New Roman" w:eastAsia="宋体" w:cs="Times New Roman"/>
          <w:rPrChange w:id="3842" w:author="......" w:date="2024-05-07T14:48:58Z">
            <w:rPr>
              <w:rFonts w:hint="default" w:ascii="Times New Roman" w:hAnsi="Times New Roman" w:eastAsia="宋体" w:cs="Times New Roman"/>
            </w:rPr>
          </w:rPrChange>
        </w:rPr>
        <w:t>用户特点</w:t>
      </w:r>
      <w:bookmarkEnd w:id="136"/>
      <w:bookmarkEnd w:id="137"/>
      <w:bookmarkEnd w:id="138"/>
      <w:bookmarkEnd w:id="139"/>
      <w:bookmarkEnd w:id="140"/>
      <w:bookmarkEnd w:id="141"/>
      <w:bookmarkEnd w:id="142"/>
    </w:p>
    <w:p>
      <w:pPr>
        <w:pStyle w:val="4"/>
        <w:bidi w:val="0"/>
        <w:outlineLvl w:val="1"/>
        <w:rPr>
          <w:rFonts w:hint="default" w:ascii="Times New Roman" w:hAnsi="Times New Roman" w:eastAsia="宋体" w:cs="Times New Roman"/>
          <w:sz w:val="24"/>
          <w:szCs w:val="24"/>
          <w:rPrChange w:id="3843" w:author="......" w:date="2024-05-07T14:48:58Z">
            <w:rPr>
              <w:rFonts w:hint="default" w:ascii="Times New Roman" w:hAnsi="Times New Roman" w:eastAsia="宋体" w:cs="Times New Roman"/>
              <w:sz w:val="24"/>
              <w:szCs w:val="24"/>
            </w:rPr>
          </w:rPrChange>
        </w:rPr>
      </w:pPr>
      <w:bookmarkStart w:id="143" w:name="_Toc1276"/>
      <w:bookmarkStart w:id="144" w:name="_Toc5891"/>
      <w:bookmarkStart w:id="145" w:name="_Toc26457"/>
      <w:bookmarkStart w:id="146" w:name="_Toc15998"/>
      <w:bookmarkStart w:id="147" w:name="_Toc27810"/>
      <w:bookmarkStart w:id="148" w:name="_Toc4463"/>
      <w:bookmarkStart w:id="149" w:name="_Toc10677"/>
      <w:r>
        <w:rPr>
          <w:rFonts w:hint="default" w:ascii="Times New Roman" w:hAnsi="Times New Roman" w:eastAsia="宋体" w:cs="Times New Roman"/>
          <w:sz w:val="24"/>
          <w:szCs w:val="24"/>
          <w:rPrChange w:id="3844" w:author="......" w:date="2024-05-07T14:48:58Z">
            <w:rPr>
              <w:rFonts w:hint="default" w:ascii="Times New Roman" w:hAnsi="Times New Roman" w:eastAsia="宋体" w:cs="Times New Roman"/>
              <w:sz w:val="24"/>
              <w:szCs w:val="24"/>
            </w:rPr>
          </w:rPrChange>
        </w:rPr>
        <w:t>基本属性</w:t>
      </w:r>
      <w:bookmarkEnd w:id="143"/>
      <w:bookmarkEnd w:id="144"/>
      <w:bookmarkEnd w:id="145"/>
      <w:bookmarkEnd w:id="146"/>
      <w:bookmarkEnd w:id="147"/>
      <w:bookmarkEnd w:id="148"/>
      <w:bookmarkEnd w:id="149"/>
    </w:p>
    <w:p>
      <w:pPr>
        <w:pStyle w:val="22"/>
        <w:numPr>
          <w:ilvl w:val="0"/>
          <w:numId w:val="0"/>
        </w:numPr>
        <w:ind w:firstLine="420" w:firstLineChars="0"/>
        <w:rPr>
          <w:rFonts w:hint="default" w:ascii="Times New Roman" w:hAnsi="Times New Roman" w:eastAsia="宋体" w:cs="Times New Roman"/>
          <w:sz w:val="24"/>
          <w:szCs w:val="24"/>
          <w:rPrChange w:id="3845" w:author="......" w:date="2024-05-07T14:48:58Z">
            <w:rPr>
              <w:rFonts w:hint="default" w:ascii="Times New Roman" w:hAnsi="Times New Roman" w:eastAsia="宋体" w:cs="Times New Roman"/>
              <w:sz w:val="24"/>
              <w:szCs w:val="24"/>
            </w:rPr>
          </w:rPrChange>
        </w:rPr>
      </w:pPr>
      <w:r>
        <w:rPr>
          <w:rFonts w:hint="default" w:ascii="Times New Roman" w:hAnsi="Times New Roman" w:eastAsia="宋体" w:cs="Times New Roman"/>
          <w:sz w:val="24"/>
          <w:szCs w:val="24"/>
          <w:rPrChange w:id="3846" w:author="......" w:date="2024-05-07T14:48:58Z">
            <w:rPr>
              <w:rFonts w:hint="default" w:ascii="Times New Roman" w:hAnsi="Times New Roman" w:eastAsia="宋体" w:cs="Times New Roman"/>
              <w:sz w:val="24"/>
              <w:szCs w:val="24"/>
            </w:rPr>
          </w:rPrChange>
        </w:rPr>
        <w:t>项目负责人、工程师、质量控制人员、进度管理人员、安全管理人员、成本控制人员。以上人员应具有一定的工程经验和专业技术，教育程度应为本科以上。</w:t>
      </w:r>
    </w:p>
    <w:p>
      <w:pPr>
        <w:pStyle w:val="4"/>
        <w:bidi w:val="0"/>
        <w:outlineLvl w:val="1"/>
        <w:rPr>
          <w:rFonts w:hint="default" w:ascii="Times New Roman" w:hAnsi="Times New Roman" w:eastAsia="宋体" w:cs="Times New Roman"/>
          <w:sz w:val="24"/>
          <w:szCs w:val="24"/>
          <w:rPrChange w:id="3847" w:author="......" w:date="2024-05-07T14:48:58Z">
            <w:rPr>
              <w:rFonts w:hint="default" w:ascii="Times New Roman" w:hAnsi="Times New Roman" w:eastAsia="宋体" w:cs="Times New Roman"/>
              <w:sz w:val="24"/>
              <w:szCs w:val="24"/>
            </w:rPr>
          </w:rPrChange>
        </w:rPr>
      </w:pPr>
      <w:bookmarkStart w:id="150" w:name="_Toc19395"/>
      <w:bookmarkStart w:id="151" w:name="_Toc4862"/>
      <w:bookmarkStart w:id="152" w:name="_Toc23614"/>
      <w:bookmarkStart w:id="153" w:name="_Toc22697"/>
      <w:bookmarkStart w:id="154" w:name="_Toc15509"/>
      <w:bookmarkStart w:id="155" w:name="_Toc5059"/>
      <w:bookmarkStart w:id="156" w:name="_Toc25420"/>
      <w:r>
        <w:rPr>
          <w:rFonts w:hint="default" w:ascii="Times New Roman" w:hAnsi="Times New Roman" w:eastAsia="宋体" w:cs="Times New Roman"/>
          <w:sz w:val="24"/>
          <w:szCs w:val="24"/>
          <w:rPrChange w:id="3848" w:author="......" w:date="2024-05-07T14:48:58Z">
            <w:rPr>
              <w:rFonts w:hint="default" w:ascii="Times New Roman" w:hAnsi="Times New Roman" w:eastAsia="宋体" w:cs="Times New Roman"/>
              <w:sz w:val="24"/>
              <w:szCs w:val="24"/>
            </w:rPr>
          </w:rPrChange>
        </w:rPr>
        <w:t>用户需求</w:t>
      </w:r>
      <w:bookmarkEnd w:id="150"/>
      <w:bookmarkEnd w:id="151"/>
      <w:bookmarkEnd w:id="152"/>
      <w:bookmarkEnd w:id="153"/>
      <w:bookmarkEnd w:id="154"/>
      <w:bookmarkEnd w:id="155"/>
      <w:bookmarkEnd w:id="156"/>
    </w:p>
    <w:p>
      <w:pPr>
        <w:pStyle w:val="22"/>
        <w:numPr>
          <w:ilvl w:val="0"/>
          <w:numId w:val="0"/>
        </w:numPr>
        <w:ind w:firstLine="420" w:firstLineChars="0"/>
        <w:rPr>
          <w:rFonts w:hint="default" w:ascii="Times New Roman" w:hAnsi="Times New Roman" w:eastAsia="宋体" w:cs="Times New Roman"/>
          <w:sz w:val="24"/>
          <w:szCs w:val="24"/>
          <w:rPrChange w:id="3849" w:author="......" w:date="2024-05-07T14:48:58Z">
            <w:rPr>
              <w:rFonts w:hint="default" w:ascii="Times New Roman" w:hAnsi="Times New Roman" w:eastAsia="宋体" w:cs="Times New Roman"/>
              <w:sz w:val="24"/>
              <w:szCs w:val="24"/>
            </w:rPr>
          </w:rPrChange>
        </w:rPr>
      </w:pPr>
      <w:r>
        <w:rPr>
          <w:rFonts w:hint="default" w:ascii="Times New Roman" w:hAnsi="Times New Roman" w:eastAsia="宋体" w:cs="Times New Roman"/>
          <w:sz w:val="24"/>
          <w:szCs w:val="24"/>
          <w:rPrChange w:id="3850" w:author="......" w:date="2024-05-07T14:48:58Z">
            <w:rPr>
              <w:rFonts w:hint="default" w:ascii="Times New Roman" w:hAnsi="Times New Roman" w:eastAsia="宋体" w:cs="Times New Roman"/>
              <w:sz w:val="24"/>
              <w:szCs w:val="24"/>
            </w:rPr>
          </w:rPrChange>
        </w:rPr>
        <w:t>能通过界面简洁直观、操作流程顺畅的软件，实现对土木工程项目全过程的规划和管理，如人力和物资的分配、成本的跟踪和控制、施工质量的记录、工程项目相关的文件和资料的管理等，并能与其他项目相关人员实现协作共享。</w:t>
      </w:r>
    </w:p>
    <w:p>
      <w:pPr>
        <w:pStyle w:val="3"/>
        <w:bidi w:val="0"/>
        <w:outlineLvl w:val="0"/>
        <w:rPr>
          <w:rFonts w:hint="default" w:ascii="Times New Roman" w:hAnsi="Times New Roman" w:eastAsia="宋体" w:cs="Times New Roman"/>
          <w:rPrChange w:id="3851" w:author="......" w:date="2024-05-07T14:48:58Z">
            <w:rPr>
              <w:rFonts w:hint="default" w:ascii="Times New Roman" w:hAnsi="Times New Roman" w:eastAsia="宋体" w:cs="Times New Roman"/>
            </w:rPr>
          </w:rPrChange>
        </w:rPr>
      </w:pPr>
      <w:bookmarkStart w:id="157" w:name="_Toc13480"/>
      <w:bookmarkStart w:id="158" w:name="_Toc24567"/>
      <w:bookmarkStart w:id="159" w:name="_Toc24277"/>
      <w:bookmarkStart w:id="160" w:name="_Toc24947"/>
      <w:bookmarkStart w:id="161" w:name="_Toc19626"/>
      <w:bookmarkStart w:id="162" w:name="_Toc10930"/>
      <w:bookmarkStart w:id="163" w:name="_Toc948"/>
      <w:r>
        <w:rPr>
          <w:rFonts w:hint="default" w:ascii="Times New Roman" w:hAnsi="Times New Roman" w:eastAsia="宋体" w:cs="Times New Roman"/>
          <w:rPrChange w:id="3852" w:author="......" w:date="2024-05-07T14:48:58Z">
            <w:rPr>
              <w:rFonts w:hint="default" w:ascii="Times New Roman" w:hAnsi="Times New Roman" w:eastAsia="宋体" w:cs="Times New Roman"/>
            </w:rPr>
          </w:rPrChange>
        </w:rPr>
        <w:t>约束</w:t>
      </w:r>
      <w:bookmarkEnd w:id="157"/>
      <w:bookmarkEnd w:id="158"/>
      <w:bookmarkEnd w:id="159"/>
      <w:bookmarkEnd w:id="160"/>
      <w:bookmarkEnd w:id="161"/>
      <w:bookmarkEnd w:id="162"/>
      <w:bookmarkEnd w:id="163"/>
    </w:p>
    <w:p>
      <w:pPr>
        <w:pStyle w:val="22"/>
        <w:numPr>
          <w:ilvl w:val="0"/>
          <w:numId w:val="0"/>
        </w:numPr>
        <w:ind w:firstLine="420" w:firstLineChars="0"/>
        <w:rPr>
          <w:rFonts w:hint="default" w:ascii="Times New Roman" w:hAnsi="Times New Roman" w:eastAsia="宋体" w:cs="Times New Roman"/>
          <w:sz w:val="24"/>
          <w:szCs w:val="24"/>
          <w:rPrChange w:id="3853" w:author="......" w:date="2024-05-07T14:48:58Z">
            <w:rPr>
              <w:rFonts w:hint="default" w:ascii="Times New Roman" w:hAnsi="Times New Roman" w:eastAsia="宋体" w:cs="Times New Roman"/>
              <w:sz w:val="24"/>
              <w:szCs w:val="24"/>
            </w:rPr>
          </w:rPrChange>
        </w:rPr>
      </w:pPr>
      <w:r>
        <w:rPr>
          <w:rFonts w:hint="default" w:ascii="Times New Roman" w:hAnsi="Times New Roman" w:eastAsia="宋体" w:cs="Times New Roman"/>
          <w:sz w:val="24"/>
          <w:szCs w:val="32"/>
          <w:lang w:val="en-US"/>
          <w:rPrChange w:id="3854" w:author="......" w:date="2024-05-07T14:48:58Z">
            <w:rPr>
              <w:rFonts w:hint="default" w:ascii="Times New Roman" w:hAnsi="Times New Roman" w:eastAsia="宋体" w:cs="Times New Roman"/>
              <w:sz w:val="24"/>
              <w:szCs w:val="32"/>
              <w:lang w:val="en-US"/>
            </w:rPr>
          </w:rPrChange>
        </w:rPr>
        <w:t>出于工程内容的保密安全考虑，工程项目的相关信息应只有项目相关人员才能查阅，工程项目创建之后应有加密方法，如产生一串专属密码，参与协作的人员应在输入密码后才能共享项目信息。</w:t>
      </w:r>
    </w:p>
    <w:p>
      <w:pPr>
        <w:pStyle w:val="3"/>
        <w:bidi w:val="0"/>
        <w:outlineLvl w:val="0"/>
        <w:rPr>
          <w:ins w:id="3855" w:author="......" w:date="2024-03-17T16:12:59Z"/>
          <w:rFonts w:hint="default" w:ascii="Times New Roman" w:hAnsi="Times New Roman" w:eastAsia="宋体" w:cs="Times New Roman"/>
          <w:rPrChange w:id="3856" w:author="......" w:date="2024-05-07T14:48:58Z">
            <w:rPr>
              <w:ins w:id="3857" w:author="......" w:date="2024-03-17T16:12:59Z"/>
              <w:rFonts w:hint="default" w:ascii="Times New Roman" w:hAnsi="Times New Roman" w:eastAsia="宋体" w:cs="Times New Roman"/>
            </w:rPr>
          </w:rPrChange>
        </w:rPr>
      </w:pPr>
      <w:bookmarkStart w:id="164" w:name="_Toc29957"/>
      <w:bookmarkStart w:id="165" w:name="_Toc29598"/>
      <w:bookmarkStart w:id="166" w:name="_Toc30005"/>
      <w:bookmarkStart w:id="167" w:name="_Toc11581"/>
      <w:bookmarkStart w:id="168" w:name="_Toc10667"/>
      <w:bookmarkStart w:id="169" w:name="_Toc2806"/>
      <w:bookmarkStart w:id="170" w:name="_Toc21551"/>
      <w:r>
        <w:rPr>
          <w:rFonts w:hint="default" w:ascii="Times New Roman" w:hAnsi="Times New Roman" w:eastAsia="宋体" w:cs="Times New Roman"/>
          <w:rPrChange w:id="3858" w:author="......" w:date="2024-05-07T14:48:58Z">
            <w:rPr>
              <w:rFonts w:hint="default" w:ascii="Times New Roman" w:hAnsi="Times New Roman" w:eastAsia="宋体" w:cs="Times New Roman"/>
            </w:rPr>
          </w:rPrChange>
        </w:rPr>
        <w:t>假设</w:t>
      </w:r>
      <w:r>
        <w:rPr>
          <w:rFonts w:hint="default" w:ascii="Times New Roman" w:hAnsi="Times New Roman" w:eastAsia="宋体" w:cs="Times New Roman"/>
          <w:rPrChange w:id="3859" w:author="......" w:date="2024-05-07T14:48:58Z">
            <w:rPr>
              <w:rFonts w:hint="default" w:ascii="Times New Roman" w:hAnsi="Times New Roman" w:eastAsia="宋体" w:cs="Times New Roman"/>
            </w:rPr>
          </w:rPrChange>
        </w:rPr>
        <w:commentReference w:id="0"/>
      </w:r>
      <w:r>
        <w:rPr>
          <w:rFonts w:hint="default" w:ascii="Times New Roman" w:hAnsi="Times New Roman" w:eastAsia="宋体" w:cs="Times New Roman"/>
          <w:rPrChange w:id="3860" w:author="......" w:date="2024-05-07T14:48:58Z">
            <w:rPr>
              <w:rFonts w:hint="default" w:ascii="Times New Roman" w:hAnsi="Times New Roman" w:eastAsia="宋体" w:cs="Times New Roman"/>
            </w:rPr>
          </w:rPrChange>
        </w:rPr>
        <w:t>和依赖关系</w:t>
      </w:r>
      <w:bookmarkEnd w:id="164"/>
      <w:bookmarkEnd w:id="165"/>
      <w:bookmarkEnd w:id="166"/>
      <w:bookmarkEnd w:id="167"/>
      <w:bookmarkEnd w:id="168"/>
      <w:bookmarkEnd w:id="169"/>
      <w:bookmarkEnd w:id="170"/>
    </w:p>
    <w:p>
      <w:pPr>
        <w:ind w:firstLine="419"/>
        <w:rPr>
          <w:ins w:id="3862" w:author="......" w:date="2024-03-17T16:10:02Z"/>
          <w:rFonts w:hint="default" w:ascii="Times New Roman" w:hAnsi="Times New Roman" w:eastAsia="宋体" w:cs="Times New Roman"/>
          <w:sz w:val="24"/>
          <w:szCs w:val="24"/>
          <w:rPrChange w:id="3863" w:author="......" w:date="2024-05-07T14:48:58Z">
            <w:rPr>
              <w:ins w:id="3864" w:author="......" w:date="2024-03-17T16:10:02Z"/>
              <w:rFonts w:hint="default" w:ascii="Times New Roman" w:hAnsi="Times New Roman" w:eastAsia="宋体" w:cs="Times New Roman"/>
              <w:sz w:val="24"/>
              <w:szCs w:val="24"/>
            </w:rPr>
          </w:rPrChange>
        </w:rPr>
        <w:pPrChange w:id="3861" w:author="......" w:date="2024-03-17T16:13:16Z">
          <w:pPr/>
        </w:pPrChange>
      </w:pPr>
      <w:ins w:id="3865" w:author="......" w:date="2024-03-17T16:13:08Z">
        <w:r>
          <w:rPr>
            <w:rFonts w:hint="default" w:ascii="Times New Roman" w:hAnsi="Times New Roman" w:eastAsia="宋体" w:cs="Times New Roman"/>
            <w:rPrChange w:id="3866" w:author="......" w:date="2024-05-07T14:48:58Z">
              <w:rPr>
                <w:rFonts w:hint="eastAsia"/>
              </w:rPr>
            </w:rPrChange>
          </w:rPr>
          <w:t>在考虑</w:t>
        </w:r>
      </w:ins>
      <w:ins w:id="3868" w:author="......" w:date="2024-03-17T16:13:22Z">
        <w:r>
          <w:rPr>
            <w:rFonts w:hint="default" w:ascii="Times New Roman" w:hAnsi="Times New Roman" w:eastAsia="宋体" w:cs="Times New Roman"/>
            <w:sz w:val="24"/>
            <w:szCs w:val="24"/>
            <w:lang w:val="en-US" w:eastAsia="zh-CN"/>
            <w:rPrChange w:id="3869" w:author="......" w:date="2024-05-07T14:48:58Z">
              <w:rPr>
                <w:rFonts w:hint="default" w:ascii="Times New Roman" w:hAnsi="Times New Roman" w:eastAsia="宋体" w:cs="Times New Roman"/>
                <w:sz w:val="24"/>
                <w:szCs w:val="24"/>
                <w:lang w:val="en-US" w:eastAsia="zh-CN"/>
              </w:rPr>
            </w:rPrChange>
          </w:rPr>
          <w:t>以下</w:t>
        </w:r>
      </w:ins>
      <w:ins w:id="3871" w:author="......" w:date="2024-03-17T16:13:08Z">
        <w:r>
          <w:rPr>
            <w:rFonts w:hint="default" w:ascii="Times New Roman" w:hAnsi="Times New Roman" w:eastAsia="宋体" w:cs="Times New Roman"/>
            <w:rPrChange w:id="3872" w:author="......" w:date="2024-05-07T14:48:58Z">
              <w:rPr>
                <w:rFonts w:hint="eastAsia"/>
              </w:rPr>
            </w:rPrChange>
          </w:rPr>
          <w:t>假设和依赖关系的基础上，本文档旨在为系统的设计、开发和实施提供准确的指导和规范。</w:t>
        </w:r>
      </w:ins>
    </w:p>
    <w:p>
      <w:pPr>
        <w:pStyle w:val="4"/>
        <w:numPr>
          <w:ins w:id="3875" w:author="......" w:date="2024-03-17T16:10:08Z"/>
        </w:numPr>
        <w:outlineLvl w:val="1"/>
        <w:rPr>
          <w:ins w:id="3876" w:author="......" w:date="2024-03-17T16:10:11Z"/>
          <w:rFonts w:hint="default" w:ascii="Times New Roman" w:hAnsi="Times New Roman" w:eastAsia="宋体" w:cs="Times New Roman"/>
          <w:sz w:val="24"/>
          <w:szCs w:val="24"/>
          <w:lang w:val="en-US" w:eastAsia="zh-CN"/>
          <w:rPrChange w:id="3877" w:author="......" w:date="2024-05-07T14:48:58Z">
            <w:rPr>
              <w:ins w:id="3878" w:author="......" w:date="2024-03-17T16:10:11Z"/>
              <w:rFonts w:hint="default" w:ascii="Times New Roman" w:hAnsi="Times New Roman" w:eastAsia="宋体" w:cs="Times New Roman"/>
              <w:sz w:val="24"/>
              <w:szCs w:val="24"/>
              <w:lang w:val="en-US" w:eastAsia="zh-CN"/>
            </w:rPr>
          </w:rPrChange>
        </w:rPr>
        <w:pPrChange w:id="3874" w:author="......" w:date="2024-03-17T16:10:08Z">
          <w:pPr/>
        </w:pPrChange>
      </w:pPr>
      <w:ins w:id="3879" w:author="......" w:date="2024-03-17T16:10:04Z">
        <w:bookmarkStart w:id="171" w:name="_Toc24430"/>
        <w:bookmarkStart w:id="172" w:name="_Toc3860"/>
        <w:bookmarkStart w:id="173" w:name="_Toc11783"/>
        <w:bookmarkStart w:id="174" w:name="_Toc10874"/>
        <w:bookmarkStart w:id="175" w:name="_Toc25695"/>
        <w:bookmarkStart w:id="176" w:name="_Toc17500"/>
        <w:bookmarkStart w:id="177" w:name="_Toc13659"/>
        <w:r>
          <w:rPr>
            <w:rFonts w:hint="default" w:ascii="Times New Roman" w:hAnsi="Times New Roman" w:eastAsia="宋体" w:cs="Times New Roman"/>
            <w:sz w:val="24"/>
            <w:szCs w:val="24"/>
            <w:lang w:val="en-US" w:eastAsia="zh-CN"/>
            <w:rPrChange w:id="3880" w:author="......" w:date="2024-05-07T14:48:58Z">
              <w:rPr>
                <w:rFonts w:hint="default" w:ascii="Times New Roman" w:hAnsi="Times New Roman" w:eastAsia="宋体" w:cs="Times New Roman"/>
                <w:sz w:val="24"/>
                <w:szCs w:val="24"/>
                <w:lang w:val="en-US" w:eastAsia="zh-CN"/>
              </w:rPr>
            </w:rPrChange>
          </w:rPr>
          <w:t>假设</w:t>
        </w:r>
        <w:bookmarkEnd w:id="171"/>
        <w:bookmarkEnd w:id="172"/>
        <w:bookmarkEnd w:id="173"/>
        <w:bookmarkEnd w:id="174"/>
        <w:bookmarkEnd w:id="175"/>
        <w:bookmarkEnd w:id="176"/>
        <w:bookmarkEnd w:id="177"/>
      </w:ins>
    </w:p>
    <w:p>
      <w:pPr>
        <w:numPr>
          <w:ilvl w:val="0"/>
          <w:numId w:val="16"/>
          <w:ins w:id="3883" w:author="......" w:date="2024-03-17T16:11:29Z"/>
        </w:numPr>
        <w:ind w:left="425" w:hanging="425"/>
        <w:rPr>
          <w:ins w:id="3884" w:author="......" w:date="2024-03-17T16:10:30Z"/>
          <w:rFonts w:hint="default" w:ascii="Times New Roman" w:hAnsi="Times New Roman" w:eastAsia="宋体" w:cs="Times New Roman"/>
          <w:sz w:val="24"/>
          <w:szCs w:val="24"/>
          <w:rPrChange w:id="3885" w:author="......" w:date="2024-05-07T14:48:58Z">
            <w:rPr>
              <w:ins w:id="3886" w:author="......" w:date="2024-03-17T16:10:30Z"/>
              <w:rFonts w:hint="default" w:ascii="Times New Roman" w:hAnsi="Times New Roman" w:eastAsia="宋体" w:cs="Times New Roman"/>
              <w:sz w:val="24"/>
              <w:szCs w:val="24"/>
            </w:rPr>
          </w:rPrChange>
        </w:rPr>
        <w:pPrChange w:id="3882" w:author="......" w:date="2024-03-17T16:11:29Z">
          <w:pPr/>
        </w:pPrChange>
      </w:pPr>
      <w:ins w:id="3887" w:author="......" w:date="2024-03-17T16:10:30Z">
        <w:r>
          <w:rPr>
            <w:rFonts w:hint="default" w:ascii="Times New Roman" w:hAnsi="Times New Roman" w:eastAsia="宋体" w:cs="Times New Roman"/>
            <w:sz w:val="24"/>
            <w:szCs w:val="24"/>
            <w:rPrChange w:id="3888" w:author="......" w:date="2024-05-07T14:48:58Z">
              <w:rPr>
                <w:rFonts w:hint="default" w:ascii="Times New Roman" w:hAnsi="Times New Roman" w:eastAsia="宋体" w:cs="Times New Roman"/>
                <w:sz w:val="24"/>
                <w:szCs w:val="24"/>
              </w:rPr>
            </w:rPrChange>
          </w:rPr>
          <w:t>用户访问权限：假设系统将按照用户角色分配相应的权限，以保证数据安全和隐私。</w:t>
        </w:r>
      </w:ins>
    </w:p>
    <w:p>
      <w:pPr>
        <w:numPr>
          <w:ilvl w:val="0"/>
          <w:numId w:val="16"/>
          <w:ins w:id="3891" w:author="......" w:date="2024-03-17T16:11:29Z"/>
        </w:numPr>
        <w:ind w:left="425" w:hanging="425"/>
        <w:rPr>
          <w:ins w:id="3892" w:author="......" w:date="2024-03-17T16:10:30Z"/>
          <w:rFonts w:hint="default" w:ascii="Times New Roman" w:hAnsi="Times New Roman" w:eastAsia="宋体" w:cs="Times New Roman"/>
          <w:sz w:val="24"/>
          <w:szCs w:val="24"/>
          <w:rPrChange w:id="3893" w:author="......" w:date="2024-05-07T14:48:58Z">
            <w:rPr>
              <w:ins w:id="3894" w:author="......" w:date="2024-03-17T16:10:30Z"/>
              <w:rFonts w:hint="default" w:ascii="Times New Roman" w:hAnsi="Times New Roman" w:eastAsia="宋体" w:cs="Times New Roman"/>
              <w:sz w:val="24"/>
              <w:szCs w:val="24"/>
            </w:rPr>
          </w:rPrChange>
        </w:rPr>
        <w:pPrChange w:id="3890" w:author="......" w:date="2024-03-17T16:11:29Z">
          <w:pPr/>
        </w:pPrChange>
      </w:pPr>
      <w:ins w:id="3895" w:author="......" w:date="2024-03-17T16:10:30Z">
        <w:r>
          <w:rPr>
            <w:rFonts w:hint="default" w:ascii="Times New Roman" w:hAnsi="Times New Roman" w:eastAsia="宋体" w:cs="Times New Roman"/>
            <w:sz w:val="24"/>
            <w:szCs w:val="24"/>
            <w:rPrChange w:id="3896" w:author="......" w:date="2024-05-07T14:48:58Z">
              <w:rPr>
                <w:rFonts w:hint="default" w:ascii="Times New Roman" w:hAnsi="Times New Roman" w:eastAsia="宋体" w:cs="Times New Roman"/>
                <w:sz w:val="24"/>
                <w:szCs w:val="24"/>
              </w:rPr>
            </w:rPrChange>
          </w:rPr>
          <w:t>网络连接：假设用户将能够通过可靠的网络连接访问系统，以便实时更新和分享信息。</w:t>
        </w:r>
      </w:ins>
    </w:p>
    <w:p>
      <w:pPr>
        <w:numPr>
          <w:ilvl w:val="0"/>
          <w:numId w:val="16"/>
          <w:ins w:id="3899" w:author="......" w:date="2024-03-17T16:11:35Z"/>
        </w:numPr>
        <w:ind w:left="425" w:hanging="425"/>
        <w:rPr>
          <w:ins w:id="3900" w:author="......" w:date="2024-03-17T16:10:30Z"/>
          <w:rFonts w:hint="default" w:ascii="Times New Roman" w:hAnsi="Times New Roman" w:eastAsia="宋体" w:cs="Times New Roman"/>
          <w:sz w:val="24"/>
          <w:szCs w:val="24"/>
          <w:rPrChange w:id="3901" w:author="......" w:date="2024-05-07T14:48:58Z">
            <w:rPr>
              <w:ins w:id="3902" w:author="......" w:date="2024-03-17T16:10:30Z"/>
              <w:rFonts w:hint="default" w:ascii="Times New Roman" w:hAnsi="Times New Roman" w:eastAsia="宋体" w:cs="Times New Roman"/>
              <w:sz w:val="24"/>
              <w:szCs w:val="24"/>
            </w:rPr>
          </w:rPrChange>
        </w:rPr>
        <w:pPrChange w:id="3898" w:author="......" w:date="2024-03-17T16:11:35Z">
          <w:pPr/>
        </w:pPrChange>
      </w:pPr>
      <w:ins w:id="3903" w:author="......" w:date="2024-03-17T16:10:30Z">
        <w:r>
          <w:rPr>
            <w:rFonts w:hint="default" w:ascii="Times New Roman" w:hAnsi="Times New Roman" w:eastAsia="宋体" w:cs="Times New Roman"/>
            <w:sz w:val="24"/>
            <w:szCs w:val="24"/>
            <w:rPrChange w:id="3904" w:author="......" w:date="2024-05-07T14:48:58Z">
              <w:rPr>
                <w:rFonts w:hint="default" w:ascii="Times New Roman" w:hAnsi="Times New Roman" w:eastAsia="宋体" w:cs="Times New Roman"/>
                <w:sz w:val="24"/>
                <w:szCs w:val="24"/>
              </w:rPr>
            </w:rPrChange>
          </w:rPr>
          <w:t>系统硬件要求：假设用户的计算机设备符合系统最低硬件要求，能够支持系统的正常运行和使用。</w:t>
        </w:r>
      </w:ins>
    </w:p>
    <w:p>
      <w:pPr>
        <w:numPr>
          <w:ilvl w:val="0"/>
          <w:numId w:val="16"/>
          <w:ins w:id="3907" w:author="......" w:date="2024-03-17T16:11:38Z"/>
        </w:numPr>
        <w:ind w:left="425" w:hanging="425"/>
        <w:rPr>
          <w:ins w:id="3908" w:author="......" w:date="2024-03-17T16:13:28Z"/>
          <w:rFonts w:hint="default" w:ascii="Times New Roman" w:hAnsi="Times New Roman" w:eastAsia="宋体" w:cs="Times New Roman"/>
          <w:sz w:val="24"/>
          <w:szCs w:val="24"/>
          <w:lang w:val="en-US" w:eastAsia="zh-CN"/>
          <w:rPrChange w:id="3909" w:author="......" w:date="2024-05-07T14:48:58Z">
            <w:rPr>
              <w:ins w:id="3910" w:author="......" w:date="2024-03-17T16:13:28Z"/>
              <w:rFonts w:hint="default" w:ascii="Times New Roman" w:hAnsi="Times New Roman" w:eastAsia="宋体" w:cs="Times New Roman"/>
              <w:sz w:val="24"/>
              <w:szCs w:val="24"/>
              <w:lang w:val="en-US" w:eastAsia="zh-CN"/>
            </w:rPr>
          </w:rPrChange>
        </w:rPr>
        <w:pPrChange w:id="3906" w:author="......" w:date="2024-03-17T16:11:38Z">
          <w:pPr/>
        </w:pPrChange>
      </w:pPr>
      <w:ins w:id="3911" w:author="......" w:date="2024-03-17T16:10:30Z">
        <w:r>
          <w:rPr>
            <w:rFonts w:hint="default" w:ascii="Times New Roman" w:hAnsi="Times New Roman" w:eastAsia="宋体" w:cs="Times New Roman"/>
            <w:sz w:val="24"/>
            <w:szCs w:val="24"/>
            <w:rPrChange w:id="3912" w:author="......" w:date="2024-05-07T14:48:58Z">
              <w:rPr>
                <w:rFonts w:hint="default" w:ascii="Times New Roman" w:hAnsi="Times New Roman" w:eastAsia="宋体" w:cs="Times New Roman"/>
                <w:sz w:val="24"/>
                <w:szCs w:val="24"/>
              </w:rPr>
            </w:rPrChange>
          </w:rPr>
          <w:t>数据完整性：假设系统中的数据将受到有效的备份和保护，以防止数据丢失或损坏。</w:t>
        </w:r>
      </w:ins>
    </w:p>
    <w:p>
      <w:pPr>
        <w:pStyle w:val="4"/>
        <w:numPr>
          <w:ins w:id="3915" w:author="......" w:date="2024-03-17T16:13:45Z"/>
        </w:numPr>
        <w:outlineLvl w:val="1"/>
        <w:rPr>
          <w:ins w:id="3916" w:author="......" w:date="2024-03-17T16:13:47Z"/>
          <w:rFonts w:hint="default" w:ascii="Times New Roman" w:hAnsi="Times New Roman" w:eastAsia="宋体" w:cs="Times New Roman"/>
          <w:sz w:val="24"/>
          <w:szCs w:val="24"/>
          <w:lang w:val="en-US" w:eastAsia="zh-CN"/>
          <w:rPrChange w:id="3917" w:author="......" w:date="2024-05-07T14:48:58Z">
            <w:rPr>
              <w:ins w:id="3918" w:author="......" w:date="2024-03-17T16:13:47Z"/>
              <w:rFonts w:hint="default" w:ascii="Times New Roman" w:hAnsi="Times New Roman" w:eastAsia="宋体" w:cs="Times New Roman"/>
              <w:sz w:val="24"/>
              <w:szCs w:val="24"/>
              <w:lang w:val="en-US" w:eastAsia="zh-CN"/>
            </w:rPr>
          </w:rPrChange>
        </w:rPr>
        <w:pPrChange w:id="3914" w:author="......" w:date="2024-03-17T16:13:45Z">
          <w:pPr/>
        </w:pPrChange>
      </w:pPr>
      <w:ins w:id="3919" w:author="......" w:date="2024-03-17T16:13:32Z">
        <w:bookmarkStart w:id="178" w:name="_Toc25692"/>
        <w:bookmarkStart w:id="179" w:name="_Toc10113"/>
        <w:bookmarkStart w:id="180" w:name="_Toc25225"/>
        <w:bookmarkStart w:id="181" w:name="_Toc6040"/>
        <w:bookmarkStart w:id="182" w:name="_Toc24673"/>
        <w:bookmarkStart w:id="183" w:name="_Toc28680"/>
        <w:bookmarkStart w:id="184" w:name="_Toc24483"/>
        <w:r>
          <w:rPr>
            <w:rFonts w:hint="default" w:ascii="Times New Roman" w:hAnsi="Times New Roman" w:eastAsia="宋体" w:cs="Times New Roman"/>
            <w:sz w:val="24"/>
            <w:szCs w:val="24"/>
            <w:lang w:val="en-US" w:eastAsia="zh-CN"/>
            <w:rPrChange w:id="3920" w:author="......" w:date="2024-05-07T14:48:58Z">
              <w:rPr>
                <w:rFonts w:hint="default" w:ascii="Times New Roman" w:hAnsi="Times New Roman" w:eastAsia="宋体" w:cs="Times New Roman"/>
                <w:sz w:val="24"/>
                <w:szCs w:val="24"/>
                <w:lang w:val="en-US" w:eastAsia="zh-CN"/>
              </w:rPr>
            </w:rPrChange>
          </w:rPr>
          <w:t>依赖关系</w:t>
        </w:r>
        <w:bookmarkEnd w:id="178"/>
        <w:bookmarkEnd w:id="179"/>
        <w:bookmarkEnd w:id="180"/>
        <w:bookmarkEnd w:id="181"/>
        <w:bookmarkEnd w:id="182"/>
        <w:bookmarkEnd w:id="183"/>
        <w:bookmarkEnd w:id="184"/>
      </w:ins>
    </w:p>
    <w:p>
      <w:pPr>
        <w:numPr>
          <w:ilvl w:val="0"/>
          <w:numId w:val="17"/>
          <w:ins w:id="3923" w:author="......" w:date="2024-03-17T16:14:08Z"/>
        </w:numPr>
        <w:ind w:left="425" w:hanging="425"/>
        <w:rPr>
          <w:ins w:id="3924" w:author="......" w:date="2024-03-17T16:14:09Z"/>
          <w:rFonts w:hint="default" w:ascii="Times New Roman" w:hAnsi="Times New Roman" w:eastAsia="宋体" w:cs="Times New Roman"/>
          <w:sz w:val="24"/>
          <w:szCs w:val="24"/>
          <w:rPrChange w:id="3925" w:author="......" w:date="2024-05-07T14:48:58Z">
            <w:rPr>
              <w:ins w:id="3926" w:author="......" w:date="2024-03-17T16:14:09Z"/>
              <w:rFonts w:hint="default" w:ascii="Times New Roman" w:hAnsi="Times New Roman" w:eastAsia="宋体" w:cs="Times New Roman"/>
              <w:sz w:val="24"/>
              <w:szCs w:val="24"/>
            </w:rPr>
          </w:rPrChange>
        </w:rPr>
        <w:pPrChange w:id="3922" w:author="......" w:date="2024-03-17T16:14:08Z">
          <w:pPr/>
        </w:pPrChange>
      </w:pPr>
      <w:ins w:id="3927" w:author="......" w:date="2024-03-17T16:13:54Z">
        <w:r>
          <w:rPr>
            <w:rFonts w:hint="default" w:ascii="Times New Roman" w:hAnsi="Times New Roman" w:eastAsia="宋体" w:cs="Times New Roman"/>
            <w:sz w:val="24"/>
            <w:szCs w:val="24"/>
            <w:rPrChange w:id="3928" w:author="......" w:date="2024-05-07T14:48:58Z">
              <w:rPr>
                <w:rFonts w:hint="default" w:ascii="Times New Roman" w:hAnsi="Times New Roman" w:eastAsia="宋体" w:cs="Times New Roman"/>
                <w:sz w:val="24"/>
                <w:szCs w:val="24"/>
              </w:rPr>
            </w:rPrChange>
          </w:rPr>
          <w:t>第三方软件和服务：本系统可能依赖于第三方提供的软件或服务，如数据库管理系统、网络服务提供商等。</w:t>
        </w:r>
      </w:ins>
    </w:p>
    <w:p>
      <w:pPr>
        <w:numPr>
          <w:ilvl w:val="0"/>
          <w:numId w:val="17"/>
          <w:ins w:id="3931" w:author="......" w:date="2024-03-17T16:15:40Z"/>
        </w:numPr>
        <w:ind w:left="425" w:hanging="425"/>
        <w:rPr>
          <w:ins w:id="3932" w:author="......" w:date="2024-03-17T16:15:40Z"/>
          <w:rFonts w:hint="default" w:ascii="Times New Roman" w:hAnsi="Times New Roman" w:eastAsia="宋体" w:cs="Times New Roman"/>
          <w:sz w:val="24"/>
          <w:szCs w:val="24"/>
          <w:rPrChange w:id="3933" w:author="......" w:date="2024-05-07T14:48:58Z">
            <w:rPr>
              <w:ins w:id="3934" w:author="......" w:date="2024-03-17T16:15:40Z"/>
              <w:rFonts w:hint="default" w:ascii="Times New Roman" w:hAnsi="Times New Roman" w:eastAsia="宋体" w:cs="Times New Roman"/>
              <w:sz w:val="24"/>
              <w:szCs w:val="24"/>
            </w:rPr>
          </w:rPrChange>
        </w:rPr>
        <w:pPrChange w:id="3930" w:author="......" w:date="2024-03-17T16:15:40Z">
          <w:pPr/>
        </w:pPrChange>
      </w:pPr>
      <w:ins w:id="3935" w:author="......" w:date="2024-03-17T16:13:54Z">
        <w:r>
          <w:rPr>
            <w:rFonts w:hint="default" w:ascii="Times New Roman" w:hAnsi="Times New Roman" w:eastAsia="宋体" w:cs="Times New Roman"/>
            <w:sz w:val="24"/>
            <w:szCs w:val="24"/>
            <w:rPrChange w:id="3936" w:author="......" w:date="2024-05-07T14:48:58Z">
              <w:rPr>
                <w:rFonts w:hint="default" w:ascii="Times New Roman" w:hAnsi="Times New Roman" w:eastAsia="宋体" w:cs="Times New Roman"/>
                <w:sz w:val="24"/>
                <w:szCs w:val="24"/>
              </w:rPr>
            </w:rPrChange>
          </w:rPr>
          <w:t>技术标准：系统的开发和实施可能依赖于特定的技术标准或协议，以确保系统与其他系统的兼容性和互操作性。</w:t>
        </w:r>
      </w:ins>
    </w:p>
    <w:p>
      <w:pPr>
        <w:numPr>
          <w:ilvl w:val="0"/>
          <w:numId w:val="17"/>
          <w:ins w:id="3939" w:author="......" w:date="2024-03-17T16:15:44Z"/>
        </w:numPr>
        <w:ind w:left="425" w:hanging="425"/>
        <w:rPr>
          <w:ins w:id="3940" w:author="......" w:date="2024-03-17T16:15:45Z"/>
          <w:rFonts w:hint="default" w:ascii="Times New Roman" w:hAnsi="Times New Roman" w:eastAsia="宋体" w:cs="Times New Roman"/>
          <w:sz w:val="24"/>
          <w:szCs w:val="24"/>
          <w:lang w:val="en-US" w:eastAsia="zh-CN"/>
          <w:rPrChange w:id="3941" w:author="......" w:date="2024-05-07T14:48:58Z">
            <w:rPr>
              <w:ins w:id="3942" w:author="......" w:date="2024-03-17T16:15:45Z"/>
              <w:rFonts w:hint="default" w:ascii="Times New Roman" w:hAnsi="Times New Roman" w:eastAsia="宋体" w:cs="Times New Roman"/>
              <w:sz w:val="24"/>
              <w:szCs w:val="24"/>
              <w:lang w:val="en-US" w:eastAsia="zh-CN"/>
            </w:rPr>
          </w:rPrChange>
        </w:rPr>
        <w:pPrChange w:id="3938" w:author="......" w:date="2024-03-17T16:15:44Z">
          <w:pPr/>
        </w:pPrChange>
      </w:pPr>
      <w:ins w:id="3943" w:author="......" w:date="2024-03-17T16:13:54Z">
        <w:r>
          <w:rPr>
            <w:rFonts w:hint="default" w:ascii="Times New Roman" w:hAnsi="Times New Roman" w:eastAsia="宋体" w:cs="Times New Roman"/>
            <w:sz w:val="24"/>
            <w:szCs w:val="24"/>
            <w:rPrChange w:id="3944" w:author="......" w:date="2024-05-07T14:48:58Z">
              <w:rPr>
                <w:rFonts w:hint="default" w:ascii="Times New Roman" w:hAnsi="Times New Roman" w:eastAsia="宋体" w:cs="Times New Roman"/>
                <w:sz w:val="24"/>
                <w:szCs w:val="24"/>
              </w:rPr>
            </w:rPrChange>
          </w:rPr>
          <w:t>法律法规：系统开发过程中需遵守相关法律法规，包括但不限于数据保护法律、安全标准等。</w:t>
        </w:r>
      </w:ins>
    </w:p>
    <w:p>
      <w:pPr>
        <w:numPr>
          <w:ilvl w:val="0"/>
          <w:numId w:val="17"/>
          <w:ins w:id="3947" w:author="......" w:date="2024-03-17T16:15:44Z"/>
        </w:numPr>
        <w:ind w:left="425" w:hanging="425"/>
        <w:rPr>
          <w:rFonts w:hint="default" w:ascii="Times New Roman" w:hAnsi="Times New Roman" w:eastAsia="宋体" w:cs="Times New Roman"/>
          <w:sz w:val="24"/>
          <w:szCs w:val="24"/>
          <w:lang w:val="en-US" w:eastAsia="zh-CN"/>
          <w:rPrChange w:id="3948" w:author="......" w:date="2024-05-07T14:48:58Z">
            <w:rPr>
              <w:rFonts w:hint="default" w:ascii="Times New Roman" w:hAnsi="Times New Roman" w:eastAsia="宋体" w:cs="Times New Roman"/>
              <w:sz w:val="24"/>
              <w:szCs w:val="24"/>
              <w:lang w:val="en-US" w:eastAsia="zh-CN"/>
            </w:rPr>
          </w:rPrChange>
        </w:rPr>
        <w:pPrChange w:id="3946" w:author="......" w:date="2024-03-17T16:15:44Z">
          <w:pPr/>
        </w:pPrChange>
      </w:pPr>
      <w:ins w:id="3949" w:author="......" w:date="2024-03-17T16:13:54Z">
        <w:r>
          <w:rPr>
            <w:rFonts w:hint="default" w:ascii="Times New Roman" w:hAnsi="Times New Roman" w:eastAsia="宋体" w:cs="Times New Roman"/>
            <w:sz w:val="24"/>
            <w:szCs w:val="24"/>
            <w:rPrChange w:id="3950" w:author="......" w:date="2024-05-07T14:48:58Z">
              <w:rPr>
                <w:rFonts w:hint="default" w:ascii="Times New Roman" w:hAnsi="Times New Roman" w:eastAsia="宋体" w:cs="Times New Roman"/>
                <w:sz w:val="24"/>
                <w:szCs w:val="24"/>
              </w:rPr>
            </w:rPrChange>
          </w:rPr>
          <w:t>用户培训：用户可能需要接受系统使用培训，以充分理解系统的功能和操作流程，保证系统的有效使用。</w:t>
        </w:r>
      </w:ins>
    </w:p>
    <w:p>
      <w:pPr>
        <w:outlineLvl w:val="9"/>
        <w:rPr>
          <w:del w:id="3952" w:author="......" w:date="2024-03-17T16:09:57Z"/>
          <w:rFonts w:hint="default" w:ascii="Times New Roman" w:hAnsi="Times New Roman" w:eastAsia="宋体" w:cs="Times New Roman"/>
          <w:rPrChange w:id="3953" w:author="......" w:date="2024-05-07T14:48:58Z">
            <w:rPr>
              <w:del w:id="3954" w:author="......" w:date="2024-03-17T16:09:57Z"/>
              <w:rFonts w:hint="default"/>
            </w:rPr>
          </w:rPrChange>
        </w:rPr>
      </w:pPr>
    </w:p>
    <w:p>
      <w:pPr>
        <w:pStyle w:val="3"/>
        <w:bidi w:val="0"/>
        <w:outlineLvl w:val="0"/>
        <w:rPr>
          <w:rFonts w:hint="default" w:ascii="Times New Roman" w:hAnsi="Times New Roman" w:eastAsia="宋体" w:cs="Times New Roman"/>
          <w:rPrChange w:id="3955" w:author="......" w:date="2024-05-07T14:48:58Z">
            <w:rPr>
              <w:rFonts w:hint="default" w:ascii="Times New Roman" w:hAnsi="Times New Roman" w:eastAsia="宋体" w:cs="Times New Roman"/>
            </w:rPr>
          </w:rPrChange>
        </w:rPr>
      </w:pPr>
      <w:bookmarkStart w:id="185" w:name="_Toc16880"/>
      <w:bookmarkStart w:id="186" w:name="_Toc28596"/>
      <w:bookmarkStart w:id="187" w:name="_Toc8167"/>
      <w:bookmarkStart w:id="188" w:name="_Toc27481"/>
      <w:bookmarkStart w:id="189" w:name="_Toc13729"/>
      <w:bookmarkStart w:id="190" w:name="_Toc23934"/>
      <w:bookmarkStart w:id="191" w:name="_Toc4834"/>
      <w:r>
        <w:rPr>
          <w:rFonts w:hint="default" w:ascii="Times New Roman" w:hAnsi="Times New Roman" w:eastAsia="宋体" w:cs="Times New Roman"/>
          <w:rPrChange w:id="3956" w:author="......" w:date="2024-05-07T14:48:58Z">
            <w:rPr>
              <w:rFonts w:hint="default" w:ascii="Times New Roman" w:hAnsi="Times New Roman" w:eastAsia="宋体" w:cs="Times New Roman"/>
            </w:rPr>
          </w:rPrChange>
        </w:rPr>
        <w:t>需求分配</w:t>
      </w:r>
      <w:bookmarkEnd w:id="185"/>
      <w:bookmarkEnd w:id="186"/>
      <w:bookmarkEnd w:id="187"/>
      <w:bookmarkEnd w:id="188"/>
      <w:bookmarkEnd w:id="189"/>
      <w:bookmarkEnd w:id="190"/>
      <w:bookmarkEnd w:id="191"/>
    </w:p>
    <w:p>
      <w:pPr>
        <w:pStyle w:val="22"/>
        <w:numPr>
          <w:ilvl w:val="0"/>
          <w:numId w:val="0"/>
        </w:numPr>
        <w:ind w:firstLine="420" w:firstLineChars="0"/>
        <w:rPr>
          <w:rFonts w:hint="default" w:ascii="Times New Roman" w:hAnsi="Times New Roman" w:eastAsia="宋体" w:cs="Times New Roman"/>
          <w:sz w:val="24"/>
          <w:szCs w:val="32"/>
          <w:rPrChange w:id="3957" w:author="......" w:date="2024-05-07T14:48:58Z">
            <w:rPr>
              <w:rFonts w:hint="default" w:ascii="Times New Roman" w:hAnsi="Times New Roman" w:eastAsia="宋体" w:cs="Times New Roman"/>
              <w:sz w:val="24"/>
              <w:szCs w:val="32"/>
            </w:rPr>
          </w:rPrChange>
        </w:rPr>
      </w:pPr>
      <w:r>
        <w:rPr>
          <w:rFonts w:hint="default" w:ascii="Times New Roman" w:hAnsi="Times New Roman" w:eastAsia="宋体" w:cs="Times New Roman"/>
          <w:sz w:val="24"/>
          <w:szCs w:val="32"/>
          <w:lang w:val="en-US"/>
          <w:rPrChange w:id="3958" w:author="......" w:date="2024-05-07T14:48:58Z">
            <w:rPr>
              <w:rFonts w:hint="default" w:ascii="Times New Roman" w:hAnsi="Times New Roman" w:eastAsia="宋体" w:cs="Times New Roman"/>
              <w:sz w:val="24"/>
              <w:szCs w:val="32"/>
              <w:lang w:val="en-US"/>
            </w:rPr>
          </w:rPrChange>
        </w:rPr>
        <w:t>在本产品将来版本中，可优化UI界面。</w:t>
      </w:r>
    </w:p>
    <w:p>
      <w:pPr>
        <w:pStyle w:val="22"/>
        <w:numPr>
          <w:ilvl w:val="0"/>
          <w:numId w:val="0"/>
        </w:numPr>
        <w:rPr>
          <w:rFonts w:hint="default" w:ascii="Times New Roman" w:hAnsi="Times New Roman" w:eastAsia="宋体" w:cs="Times New Roman"/>
          <w:szCs w:val="21"/>
          <w:rPrChange w:id="3959" w:author="......" w:date="2024-05-07T14:48:58Z">
            <w:rPr>
              <w:rFonts w:hint="default" w:ascii="Times New Roman" w:hAnsi="Times New Roman" w:eastAsia="宋体" w:cs="Times New Roman"/>
              <w:szCs w:val="21"/>
            </w:rPr>
          </w:rPrChange>
        </w:rPr>
      </w:pPr>
    </w:p>
    <w:p>
      <w:pPr>
        <w:pStyle w:val="2"/>
        <w:bidi w:val="0"/>
        <w:outlineLvl w:val="0"/>
        <w:rPr>
          <w:rFonts w:hint="default" w:ascii="Times New Roman" w:hAnsi="Times New Roman" w:eastAsia="宋体" w:cs="Times New Roman"/>
          <w:rPrChange w:id="3960" w:author="......" w:date="2024-05-07T14:48:58Z">
            <w:rPr>
              <w:rFonts w:hint="default" w:ascii="Times New Roman" w:hAnsi="Times New Roman" w:eastAsia="宋体" w:cs="Times New Roman"/>
            </w:rPr>
          </w:rPrChange>
        </w:rPr>
      </w:pPr>
      <w:bookmarkStart w:id="192" w:name="_Toc9653"/>
      <w:bookmarkStart w:id="193" w:name="_Toc9880"/>
      <w:bookmarkStart w:id="194" w:name="_Toc9125"/>
      <w:bookmarkStart w:id="195" w:name="_Toc31412"/>
      <w:bookmarkStart w:id="196" w:name="_Toc14800"/>
      <w:bookmarkStart w:id="197" w:name="_Toc10292"/>
      <w:bookmarkStart w:id="198" w:name="_Toc10413"/>
      <w:r>
        <w:rPr>
          <w:rFonts w:hint="default" w:ascii="Times New Roman" w:hAnsi="Times New Roman" w:eastAsia="宋体" w:cs="Times New Roman"/>
          <w:rPrChange w:id="3961" w:author="......" w:date="2024-05-07T14:48:58Z">
            <w:rPr>
              <w:rFonts w:hint="default" w:ascii="Times New Roman" w:hAnsi="Times New Roman" w:eastAsia="宋体" w:cs="Times New Roman"/>
            </w:rPr>
          </w:rPrChange>
        </w:rPr>
        <w:t>具体需求</w:t>
      </w:r>
      <w:bookmarkEnd w:id="192"/>
      <w:bookmarkEnd w:id="193"/>
      <w:bookmarkEnd w:id="194"/>
      <w:bookmarkEnd w:id="195"/>
      <w:bookmarkEnd w:id="196"/>
      <w:bookmarkEnd w:id="197"/>
      <w:bookmarkEnd w:id="198"/>
      <w:r>
        <w:rPr>
          <w:rFonts w:hint="default" w:ascii="Times New Roman" w:hAnsi="Times New Roman" w:eastAsia="宋体" w:cs="Times New Roman"/>
          <w:rPrChange w:id="3961" w:author="......" w:date="2024-05-07T14:48:58Z">
            <w:rPr>
              <w:rFonts w:hint="default" w:ascii="Times New Roman" w:hAnsi="Times New Roman" w:eastAsia="宋体" w:cs="Times New Roman"/>
            </w:rPr>
          </w:rPrChange>
        </w:rPr>
        <w:t xml:space="preserve"> </w:t>
      </w:r>
    </w:p>
    <w:p>
      <w:pPr>
        <w:pStyle w:val="3"/>
        <w:bidi w:val="0"/>
        <w:outlineLvl w:val="0"/>
        <w:rPr>
          <w:rFonts w:hint="default" w:ascii="Times New Roman" w:hAnsi="Times New Roman" w:eastAsia="宋体" w:cs="Times New Roman"/>
          <w:rPrChange w:id="3962" w:author="......" w:date="2024-05-07T14:48:58Z">
            <w:rPr>
              <w:rFonts w:hint="default" w:ascii="Times New Roman" w:hAnsi="Times New Roman" w:eastAsia="宋体" w:cs="Times New Roman"/>
            </w:rPr>
          </w:rPrChange>
        </w:rPr>
      </w:pPr>
      <w:bookmarkStart w:id="199" w:name="_Toc29075"/>
      <w:bookmarkStart w:id="200" w:name="_Toc4927"/>
      <w:bookmarkStart w:id="201" w:name="_Toc25784"/>
      <w:bookmarkStart w:id="202" w:name="_Toc22765"/>
      <w:bookmarkStart w:id="203" w:name="_Toc6390"/>
      <w:bookmarkStart w:id="204" w:name="_Toc16801"/>
      <w:bookmarkStart w:id="205" w:name="_Toc28093"/>
      <w:r>
        <w:rPr>
          <w:rFonts w:hint="default" w:ascii="Times New Roman" w:hAnsi="Times New Roman" w:eastAsia="宋体" w:cs="Times New Roman"/>
          <w:rPrChange w:id="3963" w:author="......" w:date="2024-05-07T14:48:58Z">
            <w:rPr>
              <w:rFonts w:hint="default" w:ascii="Times New Roman" w:hAnsi="Times New Roman" w:eastAsia="宋体" w:cs="Times New Roman"/>
            </w:rPr>
          </w:rPrChange>
        </w:rPr>
        <w:t>功能需求</w:t>
      </w:r>
      <w:bookmarkEnd w:id="199"/>
      <w:bookmarkEnd w:id="200"/>
      <w:bookmarkEnd w:id="201"/>
      <w:bookmarkEnd w:id="202"/>
      <w:bookmarkEnd w:id="203"/>
      <w:bookmarkEnd w:id="204"/>
      <w:bookmarkEnd w:id="205"/>
    </w:p>
    <w:p>
      <w:pPr>
        <w:pStyle w:val="3"/>
        <w:numPr>
          <w:ins w:id="3965" w:author="......" w:date="2024-03-26T00:25:57Z"/>
        </w:numPr>
        <w:bidi w:val="0"/>
        <w:outlineLvl w:val="1"/>
        <w:rPr>
          <w:del w:id="3966" w:author="......" w:date="2024-03-26T00:25:53Z"/>
          <w:rFonts w:hint="default" w:ascii="Times New Roman" w:hAnsi="Times New Roman" w:cs="Times New Roman"/>
          <w:rPrChange w:id="3967" w:author="......" w:date="2024-05-07T14:48:58Z">
            <w:rPr>
              <w:del w:id="3968" w:author="......" w:date="2024-03-26T00:25:53Z"/>
              <w:rFonts w:hint="default"/>
            </w:rPr>
          </w:rPrChange>
        </w:rPr>
        <w:pPrChange w:id="3964" w:author="......" w:date="2024-03-26T00:25:57Z">
          <w:pPr>
            <w:pStyle w:val="4"/>
            <w:bidi w:val="0"/>
            <w:outlineLvl w:val="1"/>
          </w:pPr>
        </w:pPrChange>
      </w:pPr>
      <w:del w:id="3969" w:author="......" w:date="2024-03-26T00:25:53Z">
        <w:bookmarkStart w:id="206" w:name="_Toc20147"/>
        <w:r>
          <w:rPr>
            <w:rFonts w:hint="default" w:ascii="Times New Roman" w:hAnsi="Times New Roman" w:cs="Times New Roman"/>
            <w:lang w:val="en-US" w:eastAsia="zh-CN"/>
            <w:rPrChange w:id="3970" w:author="......" w:date="2024-05-07T14:48:58Z">
              <w:rPr>
                <w:rFonts w:hint="default"/>
                <w:lang w:val="en-US" w:eastAsia="zh-CN"/>
              </w:rPr>
            </w:rPrChange>
          </w:rPr>
          <w:delText>具体功能</w:delText>
        </w:r>
        <w:bookmarkEnd w:id="206"/>
      </w:del>
    </w:p>
    <w:p>
      <w:pPr>
        <w:pStyle w:val="4"/>
        <w:numPr>
          <w:ins w:id="3973" w:author="......" w:date="2024-03-26T00:26:02Z"/>
        </w:numPr>
        <w:bidi w:val="0"/>
        <w:outlineLvl w:val="1"/>
        <w:rPr>
          <w:ins w:id="3974" w:author="......" w:date="2024-05-06T22:00:32Z"/>
          <w:rFonts w:hint="default" w:ascii="Times New Roman" w:hAnsi="Times New Roman" w:eastAsia="宋体" w:cs="Times New Roman"/>
          <w:lang w:val="en-US"/>
          <w:rPrChange w:id="3975" w:author="......" w:date="2024-05-07T14:48:58Z">
            <w:rPr>
              <w:ins w:id="3976" w:author="......" w:date="2024-05-06T22:00:32Z"/>
              <w:rFonts w:hint="default" w:ascii="Times New Roman" w:hAnsi="Times New Roman" w:eastAsia="宋体" w:cs="Times New Roman"/>
              <w:lang w:val="en-US"/>
            </w:rPr>
          </w:rPrChange>
        </w:rPr>
        <w:pPrChange w:id="3972" w:author="......" w:date="2024-03-26T00:26:02Z">
          <w:pPr>
            <w:pStyle w:val="5"/>
            <w:bidi w:val="0"/>
          </w:pPr>
        </w:pPrChange>
      </w:pPr>
      <w:bookmarkStart w:id="207" w:name="_Toc17503"/>
      <w:bookmarkStart w:id="208" w:name="_Toc3109"/>
      <w:bookmarkStart w:id="209" w:name="_Toc22343"/>
      <w:bookmarkStart w:id="210" w:name="_Toc1847"/>
      <w:r>
        <w:rPr>
          <w:rFonts w:hint="default" w:ascii="Times New Roman" w:hAnsi="Times New Roman" w:eastAsia="宋体" w:cs="Times New Roman"/>
          <w:lang w:val="en-US" w:eastAsia="zh-CN"/>
          <w:rPrChange w:id="3977" w:author="......" w:date="2024-05-07T14:48:58Z">
            <w:rPr>
              <w:rFonts w:hint="default"/>
              <w:lang w:val="en-US" w:eastAsia="zh-CN"/>
            </w:rPr>
          </w:rPrChange>
        </w:rPr>
        <w:t>项目计划管理</w:t>
      </w:r>
      <w:bookmarkEnd w:id="207"/>
      <w:bookmarkEnd w:id="208"/>
      <w:bookmarkEnd w:id="209"/>
      <w:bookmarkEnd w:id="210"/>
    </w:p>
    <w:p>
      <w:pPr>
        <w:bidi w:val="0"/>
        <w:ind w:firstLine="419"/>
        <w:rPr>
          <w:ins w:id="3978" w:author="......" w:date="2024-05-06T22:00:32Z"/>
          <w:rFonts w:hint="default" w:ascii="Times New Roman" w:hAnsi="Times New Roman" w:eastAsia="宋体" w:cs="Times New Roman"/>
          <w:lang w:val="en-US" w:eastAsia="zh-CN"/>
          <w:rPrChange w:id="3979" w:author="......" w:date="2024-05-07T14:48:58Z">
            <w:rPr>
              <w:ins w:id="3980" w:author="......" w:date="2024-05-06T22:00:32Z"/>
              <w:rFonts w:hint="default" w:eastAsiaTheme="minorEastAsia"/>
              <w:lang w:val="en-US" w:eastAsia="zh-CN"/>
            </w:rPr>
          </w:rPrChange>
        </w:rPr>
      </w:pPr>
      <w:ins w:id="3981" w:author="......" w:date="2024-05-06T22:00:42Z">
        <w:r>
          <w:rPr>
            <w:rFonts w:hint="default" w:ascii="Times New Roman" w:hAnsi="Times New Roman" w:eastAsia="宋体" w:cs="Times New Roman"/>
            <w:lang w:val="en-US" w:eastAsia="zh-CN"/>
            <w:rPrChange w:id="3982" w:author="......" w:date="2024-05-07T14:48:58Z">
              <w:rPr>
                <w:rFonts w:hint="eastAsia"/>
                <w:lang w:val="en-US" w:eastAsia="zh-CN"/>
              </w:rPr>
            </w:rPrChange>
          </w:rPr>
          <w:t>项目计划</w:t>
        </w:r>
      </w:ins>
      <w:ins w:id="3984" w:author="......" w:date="2024-05-06T22:00:32Z">
        <w:r>
          <w:rPr>
            <w:rFonts w:hint="default" w:ascii="Times New Roman" w:hAnsi="Times New Roman" w:eastAsia="宋体" w:cs="Times New Roman"/>
            <w:lang w:val="en-US" w:eastAsia="zh-CN"/>
            <w:rPrChange w:id="3985" w:author="......" w:date="2024-05-07T14:48:58Z">
              <w:rPr>
                <w:rFonts w:hint="eastAsia"/>
                <w:lang w:val="en-US" w:eastAsia="zh-CN"/>
              </w:rPr>
            </w:rPrChange>
          </w:rPr>
          <w:t>模块用例图如图3-</w:t>
        </w:r>
      </w:ins>
      <w:ins w:id="3987" w:author="......" w:date="2024-05-06T22:00:37Z">
        <w:r>
          <w:rPr>
            <w:rFonts w:hint="default" w:ascii="Times New Roman" w:hAnsi="Times New Roman" w:eastAsia="宋体" w:cs="Times New Roman"/>
            <w:lang w:val="en-US" w:eastAsia="zh-CN"/>
            <w:rPrChange w:id="3988" w:author="......" w:date="2024-05-07T14:48:58Z">
              <w:rPr>
                <w:rFonts w:hint="eastAsia"/>
                <w:lang w:val="en-US" w:eastAsia="zh-CN"/>
              </w:rPr>
            </w:rPrChange>
          </w:rPr>
          <w:t>1</w:t>
        </w:r>
      </w:ins>
      <w:ins w:id="3990" w:author="......" w:date="2024-05-06T22:00:32Z">
        <w:r>
          <w:rPr>
            <w:rFonts w:hint="default" w:ascii="Times New Roman" w:hAnsi="Times New Roman" w:eastAsia="宋体" w:cs="Times New Roman"/>
            <w:lang w:val="en-US" w:eastAsia="zh-CN"/>
            <w:rPrChange w:id="3991" w:author="......" w:date="2024-05-07T14:48:58Z">
              <w:rPr>
                <w:rFonts w:hint="eastAsia"/>
                <w:lang w:val="en-US" w:eastAsia="zh-CN"/>
              </w:rPr>
            </w:rPrChange>
          </w:rPr>
          <w:t>-1所示：</w:t>
        </w:r>
      </w:ins>
    </w:p>
    <w:p>
      <w:pPr>
        <w:bidi w:val="0"/>
        <w:jc w:val="center"/>
        <w:rPr>
          <w:ins w:id="3994" w:author="......" w:date="2024-05-06T22:55:51Z"/>
          <w:rFonts w:hint="default" w:ascii="Times New Roman" w:hAnsi="Times New Roman" w:eastAsia="宋体" w:cs="Times New Roman"/>
          <w:lang w:val="en-US"/>
          <w:rPrChange w:id="3995" w:author="......" w:date="2024-05-07T14:48:58Z">
            <w:rPr>
              <w:ins w:id="3996" w:author="......" w:date="2024-05-06T22:55:51Z"/>
              <w:rFonts w:hint="eastAsia" w:ascii="Times New Roman" w:hAnsi="Times New Roman" w:cs="Times New Roman"/>
              <w:lang w:val="en-US"/>
            </w:rPr>
          </w:rPrChange>
        </w:rPr>
        <w:pPrChange w:id="3993" w:author="......" w:date="2024-05-06T22:54:57Z">
          <w:pPr>
            <w:pStyle w:val="5"/>
            <w:bidi w:val="0"/>
          </w:pPr>
        </w:pPrChange>
      </w:pPr>
      <w:ins w:id="3997" w:author="......" w:date="2024-05-07T14:34:26Z">
        <w:r>
          <w:rPr>
            <w:rFonts w:hint="default" w:ascii="Times New Roman" w:hAnsi="Times New Roman" w:eastAsia="宋体" w:cs="Times New Roman"/>
            <w:lang w:val="en-US"/>
            <w:rPrChange w:id="4001" w:author="......" w:date="2024-05-07T14:48:58Z">
              <w:rPr>
                <w:rFonts w:hint="eastAsia" w:ascii="Times New Roman" w:hAnsi="Times New Roman" w:eastAsia="宋体" w:cs="Times New Roman"/>
                <w:lang w:val="en-US"/>
              </w:rPr>
            </w:rPrChange>
          </w:rPr>
          <w:drawing>
            <wp:inline distT="0" distB="0" distL="114300" distR="114300">
              <wp:extent cx="3269615" cy="3843655"/>
              <wp:effectExtent l="0" t="0" r="6985" b="4445"/>
              <wp:docPr id="15" name="图片 15" descr="bd5902e8a3694e108cdc84f7a290006b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bd5902e8a3694e108cdc84f7a290006b_"/>
                      <pic:cNvPicPr>
                        <a:picLocks noChangeAspect="1"/>
                      </pic:cNvPicPr>
                    </pic:nvPicPr>
                    <pic:blipFill>
                      <a:blip r:embed="rId8"/>
                      <a:stretch>
                        <a:fillRect/>
                      </a:stretch>
                    </pic:blipFill>
                    <pic:spPr>
                      <a:xfrm>
                        <a:off x="0" y="0"/>
                        <a:ext cx="3269615" cy="3843655"/>
                      </a:xfrm>
                      <a:prstGeom prst="rect">
                        <a:avLst/>
                      </a:prstGeom>
                    </pic:spPr>
                  </pic:pic>
                </a:graphicData>
              </a:graphic>
            </wp:inline>
          </w:drawing>
        </w:r>
      </w:ins>
    </w:p>
    <w:p>
      <w:pPr>
        <w:bidi w:val="0"/>
        <w:jc w:val="center"/>
        <w:rPr>
          <w:ins w:id="4004" w:author="......" w:date="2024-03-25T23:55:18Z"/>
          <w:rFonts w:hint="default" w:ascii="Times New Roman" w:hAnsi="Times New Roman" w:eastAsia="宋体" w:cs="Times New Roman"/>
          <w:lang w:val="en-US"/>
          <w:rPrChange w:id="4005" w:author="......" w:date="2024-05-07T14:48:58Z">
            <w:rPr>
              <w:ins w:id="4006" w:author="......" w:date="2024-03-25T23:55:18Z"/>
              <w:rFonts w:hint="default"/>
              <w:lang w:val="en-US"/>
            </w:rPr>
          </w:rPrChange>
        </w:rPr>
        <w:pPrChange w:id="4003" w:author="......" w:date="2024-05-06T22:55:54Z">
          <w:pPr>
            <w:pStyle w:val="5"/>
            <w:bidi w:val="0"/>
          </w:pPr>
        </w:pPrChange>
      </w:pPr>
      <w:ins w:id="4007" w:author="......" w:date="2024-05-06T22:55:52Z">
        <w:r>
          <w:rPr>
            <w:rFonts w:hint="default" w:ascii="Times New Roman" w:hAnsi="Times New Roman" w:eastAsia="宋体" w:cs="Times New Roman"/>
            <w:sz w:val="21"/>
            <w:szCs w:val="21"/>
            <w:lang w:val="en-US" w:eastAsia="zh-CN"/>
            <w:rPrChange w:id="4008" w:author="......" w:date="2024-05-07T14:48:58Z">
              <w:rPr>
                <w:rFonts w:hint="default" w:ascii="Times New Roman" w:hAnsi="Times New Roman" w:cs="Times New Roman"/>
                <w:sz w:val="21"/>
                <w:szCs w:val="21"/>
                <w:lang w:val="en-US" w:eastAsia="zh-CN"/>
              </w:rPr>
            </w:rPrChange>
          </w:rPr>
          <w:t>图3-</w:t>
        </w:r>
      </w:ins>
      <w:ins w:id="4010" w:author="......" w:date="2024-05-06T22:55:56Z">
        <w:r>
          <w:rPr>
            <w:rFonts w:hint="default" w:ascii="Times New Roman" w:hAnsi="Times New Roman" w:eastAsia="宋体" w:cs="Times New Roman"/>
            <w:sz w:val="21"/>
            <w:szCs w:val="21"/>
            <w:lang w:val="en-US" w:eastAsia="zh-CN"/>
            <w:rPrChange w:id="4011" w:author="......" w:date="2024-05-07T14:48:58Z">
              <w:rPr>
                <w:rFonts w:hint="eastAsia" w:ascii="Times New Roman" w:hAnsi="Times New Roman" w:cs="Times New Roman"/>
                <w:sz w:val="21"/>
                <w:szCs w:val="21"/>
                <w:lang w:val="en-US" w:eastAsia="zh-CN"/>
              </w:rPr>
            </w:rPrChange>
          </w:rPr>
          <w:t>1</w:t>
        </w:r>
      </w:ins>
      <w:ins w:id="4013" w:author="......" w:date="2024-05-06T22:55:52Z">
        <w:r>
          <w:rPr>
            <w:rFonts w:hint="default" w:ascii="Times New Roman" w:hAnsi="Times New Roman" w:eastAsia="宋体" w:cs="Times New Roman"/>
            <w:sz w:val="21"/>
            <w:szCs w:val="21"/>
            <w:lang w:val="en-US" w:eastAsia="zh-CN"/>
            <w:rPrChange w:id="4014" w:author="......" w:date="2024-05-07T14:48:58Z">
              <w:rPr>
                <w:rFonts w:hint="default" w:ascii="Times New Roman" w:hAnsi="Times New Roman" w:cs="Times New Roman"/>
                <w:sz w:val="21"/>
                <w:szCs w:val="21"/>
                <w:lang w:val="en-US" w:eastAsia="zh-CN"/>
              </w:rPr>
            </w:rPrChange>
          </w:rPr>
          <w:t>-1</w:t>
        </w:r>
      </w:ins>
    </w:p>
    <w:p>
      <w:pPr>
        <w:numPr>
          <w:ilvl w:val="0"/>
          <w:numId w:val="18"/>
          <w:ins w:id="4017" w:author="......" w:date="2024-05-06T20:33:39Z"/>
        </w:numPr>
        <w:ind w:left="425" w:hanging="425"/>
        <w:rPr>
          <w:ins w:id="4018" w:author="......" w:date="2024-05-06T20:33:40Z"/>
          <w:rFonts w:hint="default" w:ascii="Times New Roman" w:hAnsi="Times New Roman" w:eastAsia="宋体" w:cs="Times New Roman"/>
          <w:szCs w:val="32"/>
          <w:rPrChange w:id="4019" w:author="......" w:date="2024-05-07T14:48:58Z">
            <w:rPr>
              <w:ins w:id="4020" w:author="......" w:date="2024-05-06T20:33:40Z"/>
              <w:rFonts w:hint="default" w:ascii="Times New Roman" w:hAnsi="Times New Roman" w:eastAsia="宋体" w:cs="Times New Roman"/>
              <w:szCs w:val="32"/>
            </w:rPr>
          </w:rPrChange>
        </w:rPr>
        <w:pPrChange w:id="4016" w:author="......" w:date="2024-05-06T20:33:39Z">
          <w:pPr/>
        </w:pPrChange>
      </w:pPr>
      <w:ins w:id="4021" w:author="......" w:date="2024-03-25T23:55:27Z">
        <w:r>
          <w:rPr>
            <w:rFonts w:hint="default" w:ascii="Times New Roman" w:hAnsi="Times New Roman" w:eastAsia="宋体" w:cs="Times New Roman"/>
            <w:szCs w:val="32"/>
            <w:rPrChange w:id="4022" w:author="......" w:date="2024-05-07T14:48:58Z">
              <w:rPr>
                <w:rFonts w:hint="eastAsia"/>
              </w:rPr>
            </w:rPrChange>
          </w:rPr>
          <w:t>项目创建：允许用户创建新项目并输入项目的基本信息，如项目名称、描述、起止日期、负责人等</w:t>
        </w:r>
      </w:ins>
      <w:ins w:id="4024" w:author="......" w:date="2024-05-06T20:31:50Z">
        <w:r>
          <w:rPr>
            <w:rFonts w:hint="default" w:ascii="Times New Roman" w:hAnsi="Times New Roman" w:eastAsia="宋体" w:cs="Times New Roman"/>
            <w:szCs w:val="32"/>
            <w:lang w:eastAsia="zh-CN"/>
            <w:rPrChange w:id="4025" w:author="......" w:date="2024-05-07T14:48:58Z">
              <w:rPr>
                <w:rFonts w:hint="eastAsia" w:ascii="Times New Roman" w:hAnsi="Times New Roman" w:eastAsia="宋体" w:cs="Times New Roman"/>
                <w:szCs w:val="32"/>
                <w:lang w:eastAsia="zh-CN"/>
              </w:rPr>
            </w:rPrChange>
          </w:rPr>
          <w:t>，</w:t>
        </w:r>
      </w:ins>
      <w:ins w:id="4027" w:author="......" w:date="2024-05-06T20:31:52Z">
        <w:r>
          <w:rPr>
            <w:rFonts w:hint="default" w:ascii="Times New Roman" w:hAnsi="Times New Roman" w:eastAsia="宋体" w:cs="Times New Roman"/>
            <w:szCs w:val="32"/>
            <w:lang w:val="en-US" w:eastAsia="zh-CN"/>
            <w:rPrChange w:id="4028" w:author="......" w:date="2024-05-07T14:48:58Z">
              <w:rPr>
                <w:rFonts w:hint="eastAsia" w:ascii="Times New Roman" w:hAnsi="Times New Roman" w:eastAsia="宋体" w:cs="Times New Roman"/>
                <w:szCs w:val="32"/>
                <w:lang w:val="en-US" w:eastAsia="zh-CN"/>
              </w:rPr>
            </w:rPrChange>
          </w:rPr>
          <w:t>如</w:t>
        </w:r>
      </w:ins>
      <w:ins w:id="4030" w:author="......" w:date="2024-05-06T20:31:54Z">
        <w:r>
          <w:rPr>
            <w:rFonts w:hint="default" w:ascii="Times New Roman" w:hAnsi="Times New Roman" w:eastAsia="宋体" w:cs="Times New Roman"/>
            <w:szCs w:val="32"/>
            <w:lang w:val="en-US" w:eastAsia="zh-CN"/>
            <w:rPrChange w:id="4031" w:author="......" w:date="2024-05-07T14:48:58Z">
              <w:rPr>
                <w:rFonts w:hint="eastAsia" w:ascii="Times New Roman" w:hAnsi="Times New Roman" w:eastAsia="宋体" w:cs="Times New Roman"/>
                <w:szCs w:val="32"/>
                <w:lang w:val="en-US" w:eastAsia="zh-CN"/>
              </w:rPr>
            </w:rPrChange>
          </w:rPr>
          <w:t>下表</w:t>
        </w:r>
      </w:ins>
      <w:ins w:id="4033" w:author="......" w:date="2024-05-06T20:33:13Z">
        <w:r>
          <w:rPr>
            <w:rFonts w:hint="default" w:ascii="Times New Roman" w:hAnsi="Times New Roman" w:eastAsia="宋体" w:cs="Times New Roman"/>
            <w:szCs w:val="32"/>
            <w:lang w:val="en-US" w:eastAsia="zh-CN"/>
            <w:rPrChange w:id="4034" w:author="......" w:date="2024-05-07T14:48:58Z">
              <w:rPr>
                <w:rFonts w:hint="eastAsia" w:ascii="Times New Roman" w:hAnsi="Times New Roman" w:eastAsia="宋体" w:cs="Times New Roman"/>
                <w:szCs w:val="32"/>
                <w:lang w:val="en-US" w:eastAsia="zh-CN"/>
              </w:rPr>
            </w:rPrChange>
          </w:rPr>
          <w:t>3</w:t>
        </w:r>
      </w:ins>
      <w:ins w:id="4036" w:author="......" w:date="2024-05-06T20:47:49Z">
        <w:r>
          <w:rPr>
            <w:rFonts w:hint="default" w:ascii="Times New Roman" w:hAnsi="Times New Roman" w:eastAsia="宋体" w:cs="Times New Roman"/>
            <w:szCs w:val="32"/>
            <w:lang w:val="en-US" w:eastAsia="zh-CN"/>
            <w:rPrChange w:id="4037" w:author="......" w:date="2024-05-07T14:48:58Z">
              <w:rPr>
                <w:rFonts w:hint="eastAsia" w:ascii="Times New Roman" w:hAnsi="Times New Roman" w:eastAsia="宋体" w:cs="Times New Roman"/>
                <w:szCs w:val="32"/>
                <w:lang w:val="en-US" w:eastAsia="zh-CN"/>
              </w:rPr>
            </w:rPrChange>
          </w:rPr>
          <w:t>-</w:t>
        </w:r>
      </w:ins>
      <w:ins w:id="4039" w:author="......" w:date="2024-05-06T20:47:42Z">
        <w:r>
          <w:rPr>
            <w:rFonts w:hint="default" w:ascii="Times New Roman" w:hAnsi="Times New Roman" w:eastAsia="宋体" w:cs="Times New Roman"/>
            <w:szCs w:val="32"/>
            <w:lang w:val="en-US" w:eastAsia="zh-CN"/>
            <w:rPrChange w:id="4040" w:author="......" w:date="2024-05-07T14:48:58Z">
              <w:rPr>
                <w:rFonts w:hint="eastAsia" w:ascii="Times New Roman" w:hAnsi="Times New Roman" w:eastAsia="宋体" w:cs="Times New Roman"/>
                <w:szCs w:val="32"/>
                <w:lang w:val="en-US" w:eastAsia="zh-CN"/>
              </w:rPr>
            </w:rPrChange>
          </w:rPr>
          <w:t>1</w:t>
        </w:r>
      </w:ins>
      <w:ins w:id="4042" w:author="......" w:date="2024-05-06T20:48:00Z">
        <w:r>
          <w:rPr>
            <w:rFonts w:hint="default" w:ascii="Times New Roman" w:hAnsi="Times New Roman" w:eastAsia="宋体" w:cs="Times New Roman"/>
            <w:szCs w:val="32"/>
            <w:lang w:val="en-US" w:eastAsia="zh-CN"/>
            <w:rPrChange w:id="4043" w:author="......" w:date="2024-05-07T14:48:58Z">
              <w:rPr>
                <w:rFonts w:hint="eastAsia" w:ascii="Times New Roman" w:hAnsi="Times New Roman" w:eastAsia="宋体" w:cs="Times New Roman"/>
                <w:szCs w:val="32"/>
                <w:lang w:val="en-US" w:eastAsia="zh-CN"/>
              </w:rPr>
            </w:rPrChange>
          </w:rPr>
          <w:t>-1</w:t>
        </w:r>
      </w:ins>
      <w:ins w:id="4045" w:author="......" w:date="2024-05-06T20:31:54Z">
        <w:r>
          <w:rPr>
            <w:rFonts w:hint="default" w:ascii="Times New Roman" w:hAnsi="Times New Roman" w:eastAsia="宋体" w:cs="Times New Roman"/>
            <w:szCs w:val="32"/>
            <w:lang w:val="en-US" w:eastAsia="zh-CN"/>
            <w:rPrChange w:id="4046" w:author="......" w:date="2024-05-07T14:48:58Z">
              <w:rPr>
                <w:rFonts w:hint="eastAsia" w:ascii="Times New Roman" w:hAnsi="Times New Roman" w:eastAsia="宋体" w:cs="Times New Roman"/>
                <w:szCs w:val="32"/>
                <w:lang w:val="en-US" w:eastAsia="zh-CN"/>
              </w:rPr>
            </w:rPrChange>
          </w:rPr>
          <w:t>所示</w:t>
        </w:r>
      </w:ins>
      <w:ins w:id="4048" w:author="......" w:date="2024-05-06T20:38:57Z">
        <w:r>
          <w:rPr>
            <w:rFonts w:hint="default" w:ascii="Times New Roman" w:hAnsi="Times New Roman" w:eastAsia="宋体" w:cs="Times New Roman"/>
            <w:szCs w:val="32"/>
            <w:lang w:val="en-US" w:eastAsia="zh-CN"/>
            <w:rPrChange w:id="4049" w:author="......" w:date="2024-05-07T14:48:58Z">
              <w:rPr>
                <w:rFonts w:hint="eastAsia" w:ascii="Times New Roman" w:hAnsi="Times New Roman" w:eastAsia="宋体" w:cs="Times New Roman"/>
                <w:szCs w:val="32"/>
                <w:lang w:val="en-US" w:eastAsia="zh-CN"/>
              </w:rPr>
            </w:rPrChange>
          </w:rPr>
          <w:t>：</w:t>
        </w:r>
      </w:ins>
    </w:p>
    <w:p>
      <w:pPr>
        <w:numPr>
          <w:ilvl w:val="-1"/>
          <w:numId w:val="0"/>
        </w:numPr>
        <w:ind w:left="0" w:firstLine="0"/>
        <w:jc w:val="right"/>
        <w:rPr>
          <w:ins w:id="4052" w:author="......" w:date="2024-05-06T20:32:00Z"/>
          <w:rFonts w:hint="default" w:ascii="Times New Roman" w:hAnsi="Times New Roman" w:eastAsia="宋体" w:cs="Times New Roman"/>
          <w:sz w:val="21"/>
          <w:szCs w:val="24"/>
          <w:lang w:val="en-US" w:eastAsia="zh-CN"/>
          <w:rPrChange w:id="4053" w:author="......" w:date="2024-05-07T14:48:58Z">
            <w:rPr>
              <w:ins w:id="4054" w:author="......" w:date="2024-05-06T20:32:00Z"/>
              <w:rFonts w:hint="eastAsia" w:ascii="Times New Roman" w:hAnsi="Times New Roman" w:eastAsia="宋体" w:cs="Times New Roman"/>
              <w:szCs w:val="32"/>
              <w:lang w:val="en-US" w:eastAsia="zh-CN"/>
            </w:rPr>
          </w:rPrChange>
        </w:rPr>
        <w:pPrChange w:id="4051" w:author="......" w:date="2024-05-06T20:34:02Z">
          <w:pPr/>
        </w:pPrChange>
      </w:pPr>
      <w:ins w:id="4055" w:author="......" w:date="2024-05-06T20:33:44Z">
        <w:r>
          <w:rPr>
            <w:rFonts w:hint="default" w:ascii="Times New Roman" w:hAnsi="Times New Roman" w:eastAsia="宋体" w:cs="Times New Roman"/>
            <w:sz w:val="21"/>
            <w:szCs w:val="24"/>
            <w:lang w:val="en-US" w:eastAsia="zh-CN"/>
            <w:rPrChange w:id="4056" w:author="......" w:date="2024-05-07T14:48:58Z">
              <w:rPr>
                <w:rFonts w:hint="eastAsia" w:ascii="Times New Roman" w:hAnsi="Times New Roman" w:eastAsia="宋体" w:cs="Times New Roman"/>
                <w:szCs w:val="32"/>
                <w:lang w:val="en-US" w:eastAsia="zh-CN"/>
              </w:rPr>
            </w:rPrChange>
          </w:rPr>
          <w:t>表</w:t>
        </w:r>
      </w:ins>
      <w:ins w:id="4058" w:author="......" w:date="2024-05-06T20:33:52Z">
        <w:r>
          <w:rPr>
            <w:rFonts w:hint="default" w:ascii="Times New Roman" w:hAnsi="Times New Roman" w:eastAsia="宋体" w:cs="Times New Roman"/>
            <w:sz w:val="21"/>
            <w:szCs w:val="24"/>
            <w:lang w:val="en-US" w:eastAsia="zh-CN"/>
            <w:rPrChange w:id="4059" w:author="......" w:date="2024-05-07T14:48:58Z">
              <w:rPr>
                <w:rFonts w:hint="eastAsia" w:ascii="Times New Roman" w:hAnsi="Times New Roman" w:eastAsia="宋体" w:cs="Times New Roman"/>
                <w:szCs w:val="32"/>
                <w:lang w:val="en-US" w:eastAsia="zh-CN"/>
              </w:rPr>
            </w:rPrChange>
          </w:rPr>
          <w:t>3</w:t>
        </w:r>
      </w:ins>
      <w:ins w:id="4061" w:author="......" w:date="2024-05-06T20:47:53Z">
        <w:r>
          <w:rPr>
            <w:rFonts w:hint="default" w:ascii="Times New Roman" w:hAnsi="Times New Roman" w:eastAsia="宋体" w:cs="Times New Roman"/>
            <w:sz w:val="21"/>
            <w:szCs w:val="24"/>
            <w:lang w:val="en-US" w:eastAsia="zh-CN"/>
            <w:rPrChange w:id="4062" w:author="......" w:date="2024-05-07T14:48:58Z">
              <w:rPr>
                <w:rFonts w:hint="eastAsia" w:ascii="Times New Roman" w:hAnsi="Times New Roman" w:eastAsia="宋体" w:cs="Times New Roman"/>
                <w:sz w:val="21"/>
                <w:szCs w:val="24"/>
                <w:lang w:val="en-US" w:eastAsia="zh-CN"/>
              </w:rPr>
            </w:rPrChange>
          </w:rPr>
          <w:t>-</w:t>
        </w:r>
      </w:ins>
      <w:ins w:id="4064" w:author="......" w:date="2024-05-06T20:47:38Z">
        <w:r>
          <w:rPr>
            <w:rFonts w:hint="default" w:ascii="Times New Roman" w:hAnsi="Times New Roman" w:eastAsia="宋体" w:cs="Times New Roman"/>
            <w:sz w:val="21"/>
            <w:szCs w:val="24"/>
            <w:lang w:val="en-US" w:eastAsia="zh-CN"/>
            <w:rPrChange w:id="4065" w:author="......" w:date="2024-05-07T14:48:58Z">
              <w:rPr>
                <w:rFonts w:hint="eastAsia" w:ascii="Times New Roman" w:hAnsi="Times New Roman" w:eastAsia="宋体" w:cs="Times New Roman"/>
                <w:sz w:val="21"/>
                <w:szCs w:val="24"/>
                <w:lang w:val="en-US" w:eastAsia="zh-CN"/>
              </w:rPr>
            </w:rPrChange>
          </w:rPr>
          <w:t>1</w:t>
        </w:r>
      </w:ins>
      <w:ins w:id="4067" w:author="......" w:date="2024-05-06T20:48:05Z">
        <w:r>
          <w:rPr>
            <w:rFonts w:hint="default" w:ascii="Times New Roman" w:hAnsi="Times New Roman" w:eastAsia="宋体" w:cs="Times New Roman"/>
            <w:sz w:val="21"/>
            <w:szCs w:val="24"/>
            <w:lang w:val="en-US" w:eastAsia="zh-CN"/>
            <w:rPrChange w:id="4068" w:author="......" w:date="2024-05-07T14:48:58Z">
              <w:rPr>
                <w:rFonts w:hint="eastAsia" w:ascii="Times New Roman" w:hAnsi="Times New Roman" w:eastAsia="宋体" w:cs="Times New Roman"/>
                <w:sz w:val="21"/>
                <w:szCs w:val="24"/>
                <w:lang w:val="en-US" w:eastAsia="zh-CN"/>
              </w:rPr>
            </w:rPrChange>
          </w:rPr>
          <w:t>-1</w:t>
        </w:r>
      </w:ins>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2"/>
        <w:gridCol w:w="6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070" w:author="......" w:date="2024-05-06T20:32:01Z"/>
        </w:trPr>
        <w:tc>
          <w:tcPr>
            <w:tcW w:w="1692" w:type="dxa"/>
          </w:tcPr>
          <w:p>
            <w:pPr>
              <w:numPr>
                <w:ilvl w:val="0"/>
                <w:numId w:val="0"/>
              </w:numPr>
              <w:rPr>
                <w:ins w:id="4071" w:author="......" w:date="2024-05-06T20:32:01Z"/>
                <w:rFonts w:hint="default" w:ascii="Times New Roman" w:hAnsi="Times New Roman" w:eastAsia="宋体" w:cs="Times New Roman"/>
                <w:sz w:val="24"/>
                <w:szCs w:val="32"/>
                <w:vertAlign w:val="baseline"/>
                <w:lang w:val="en-US" w:eastAsia="zh-CN"/>
                <w:rPrChange w:id="4072" w:author="......" w:date="2024-05-07T14:48:58Z">
                  <w:rPr>
                    <w:ins w:id="4073" w:author="......" w:date="2024-05-06T20:32:01Z"/>
                    <w:rFonts w:hint="default"/>
                    <w:sz w:val="24"/>
                    <w:szCs w:val="32"/>
                    <w:vertAlign w:val="baseline"/>
                    <w:lang w:val="en-US" w:eastAsia="zh-CN"/>
                  </w:rPr>
                </w:rPrChange>
              </w:rPr>
            </w:pPr>
            <w:ins w:id="4074" w:author="......" w:date="2024-05-06T20:32:01Z">
              <w:r>
                <w:rPr>
                  <w:rFonts w:hint="default" w:ascii="Times New Roman" w:hAnsi="Times New Roman" w:eastAsia="宋体" w:cs="Times New Roman"/>
                  <w:sz w:val="24"/>
                  <w:szCs w:val="32"/>
                  <w:lang w:val="en-US" w:eastAsia="zh-CN"/>
                  <w:rPrChange w:id="4075" w:author="......" w:date="2024-05-07T14:48:58Z">
                    <w:rPr>
                      <w:rFonts w:hint="eastAsia"/>
                      <w:sz w:val="24"/>
                      <w:szCs w:val="32"/>
                      <w:lang w:val="en-US" w:eastAsia="zh-CN"/>
                    </w:rPr>
                  </w:rPrChange>
                </w:rPr>
                <w:t>用例</w:t>
              </w:r>
            </w:ins>
          </w:p>
        </w:tc>
        <w:tc>
          <w:tcPr>
            <w:tcW w:w="6830" w:type="dxa"/>
          </w:tcPr>
          <w:p>
            <w:pPr>
              <w:numPr>
                <w:ilvl w:val="0"/>
                <w:numId w:val="0"/>
              </w:numPr>
              <w:rPr>
                <w:ins w:id="4077" w:author="......" w:date="2024-05-06T20:32:01Z"/>
                <w:rFonts w:hint="default" w:ascii="Times New Roman" w:hAnsi="Times New Roman" w:eastAsia="宋体" w:cs="Times New Roman"/>
                <w:sz w:val="24"/>
                <w:szCs w:val="32"/>
                <w:vertAlign w:val="baseline"/>
                <w:lang w:val="en-US" w:eastAsia="zh-CN"/>
                <w:rPrChange w:id="4078" w:author="......" w:date="2024-05-07T14:48:58Z">
                  <w:rPr>
                    <w:ins w:id="4079" w:author="......" w:date="2024-05-06T20:32:01Z"/>
                    <w:rFonts w:hint="default"/>
                    <w:sz w:val="24"/>
                    <w:szCs w:val="32"/>
                    <w:vertAlign w:val="baseline"/>
                    <w:lang w:val="en-US" w:eastAsia="zh-CN"/>
                  </w:rPr>
                </w:rPrChange>
              </w:rPr>
            </w:pPr>
            <w:ins w:id="4080" w:author="......" w:date="2024-05-06T20:32:01Z">
              <w:r>
                <w:rPr>
                  <w:rFonts w:hint="default" w:ascii="Times New Roman" w:hAnsi="Times New Roman" w:eastAsia="宋体" w:cs="Times New Roman"/>
                  <w:sz w:val="24"/>
                  <w:szCs w:val="32"/>
                  <w:vertAlign w:val="baseline"/>
                  <w:lang w:val="en-US" w:eastAsia="zh-CN"/>
                  <w:rPrChange w:id="4081" w:author="......" w:date="2024-05-07T14:48:58Z">
                    <w:rPr>
                      <w:rFonts w:hint="eastAsia"/>
                      <w:sz w:val="24"/>
                      <w:szCs w:val="32"/>
                      <w:vertAlign w:val="baseline"/>
                      <w:lang w:val="en-US" w:eastAsia="zh-CN"/>
                    </w:rPr>
                  </w:rPrChange>
                </w:rPr>
                <w:t>创建项目</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083" w:author="......" w:date="2024-05-06T20:32:32Z"/>
        </w:trPr>
        <w:tc>
          <w:tcPr>
            <w:tcW w:w="1692" w:type="dxa"/>
          </w:tcPr>
          <w:p>
            <w:pPr>
              <w:numPr>
                <w:ilvl w:val="0"/>
                <w:numId w:val="0"/>
              </w:numPr>
              <w:rPr>
                <w:ins w:id="4084" w:author="......" w:date="2024-05-06T20:32:32Z"/>
                <w:rFonts w:hint="default" w:ascii="Times New Roman" w:hAnsi="Times New Roman" w:eastAsia="宋体" w:cs="Times New Roman"/>
                <w:sz w:val="24"/>
                <w:szCs w:val="32"/>
                <w:vertAlign w:val="baseline"/>
                <w:lang w:val="en-US" w:eastAsia="zh-CN"/>
                <w:rPrChange w:id="4085" w:author="......" w:date="2024-05-07T14:48:58Z">
                  <w:rPr>
                    <w:ins w:id="4086" w:author="......" w:date="2024-05-06T20:32:32Z"/>
                    <w:rFonts w:hint="default"/>
                    <w:sz w:val="24"/>
                    <w:szCs w:val="32"/>
                    <w:vertAlign w:val="baseline"/>
                    <w:lang w:val="en-US" w:eastAsia="zh-CN"/>
                  </w:rPr>
                </w:rPrChange>
              </w:rPr>
            </w:pPr>
            <w:ins w:id="4087" w:author="......" w:date="2024-05-06T20:32:38Z">
              <w:r>
                <w:rPr>
                  <w:rFonts w:hint="default" w:ascii="Times New Roman" w:hAnsi="Times New Roman" w:eastAsia="宋体" w:cs="Times New Roman"/>
                  <w:sz w:val="24"/>
                  <w:szCs w:val="32"/>
                  <w:vertAlign w:val="baseline"/>
                  <w:lang w:val="en-US" w:eastAsia="zh-CN"/>
                  <w:rPrChange w:id="4088" w:author="......" w:date="2024-05-07T14:48:58Z">
                    <w:rPr>
                      <w:rFonts w:hint="eastAsia"/>
                      <w:sz w:val="24"/>
                      <w:szCs w:val="32"/>
                      <w:vertAlign w:val="baseline"/>
                      <w:lang w:val="en-US" w:eastAsia="zh-CN"/>
                    </w:rPr>
                  </w:rPrChange>
                </w:rPr>
                <w:t>用例编号</w:t>
              </w:r>
            </w:ins>
          </w:p>
        </w:tc>
        <w:tc>
          <w:tcPr>
            <w:tcW w:w="6830" w:type="dxa"/>
          </w:tcPr>
          <w:p>
            <w:pPr>
              <w:numPr>
                <w:ilvl w:val="0"/>
                <w:numId w:val="0"/>
              </w:numPr>
              <w:rPr>
                <w:ins w:id="4090" w:author="......" w:date="2024-05-06T20:32:32Z"/>
                <w:rFonts w:hint="default" w:ascii="Times New Roman" w:hAnsi="Times New Roman" w:eastAsia="宋体" w:cs="Times New Roman"/>
                <w:sz w:val="24"/>
                <w:szCs w:val="32"/>
                <w:vertAlign w:val="baseline"/>
                <w:lang w:val="en-US" w:eastAsia="zh-CN"/>
                <w:rPrChange w:id="4091" w:author="......" w:date="2024-05-07T14:48:58Z">
                  <w:rPr>
                    <w:ins w:id="4092" w:author="......" w:date="2024-05-06T20:32:32Z"/>
                    <w:rFonts w:hint="eastAsia"/>
                    <w:sz w:val="24"/>
                    <w:szCs w:val="32"/>
                    <w:vertAlign w:val="baseline"/>
                    <w:lang w:val="en-US" w:eastAsia="zh-CN"/>
                  </w:rPr>
                </w:rPrChange>
              </w:rPr>
            </w:pPr>
            <w:ins w:id="4093" w:author="......" w:date="2024-05-06T20:32:43Z">
              <w:r>
                <w:rPr>
                  <w:rFonts w:hint="default" w:ascii="Times New Roman" w:hAnsi="Times New Roman" w:eastAsia="宋体" w:cs="Times New Roman"/>
                  <w:sz w:val="24"/>
                  <w:szCs w:val="32"/>
                  <w:lang w:val="en-US" w:eastAsia="zh-CN"/>
                  <w:rPrChange w:id="4094" w:author="......" w:date="2024-05-07T14:48:58Z">
                    <w:rPr>
                      <w:rFonts w:hint="eastAsia"/>
                      <w:sz w:val="24"/>
                      <w:szCs w:val="32"/>
                      <w:lang w:val="en-US" w:eastAsia="zh-CN"/>
                    </w:rPr>
                  </w:rPrChange>
                </w:rPr>
                <w:t>SF01001</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096" w:author="......" w:date="2024-05-06T20:32:01Z"/>
        </w:trPr>
        <w:tc>
          <w:tcPr>
            <w:tcW w:w="1692" w:type="dxa"/>
          </w:tcPr>
          <w:p>
            <w:pPr>
              <w:numPr>
                <w:ilvl w:val="0"/>
                <w:numId w:val="0"/>
              </w:numPr>
              <w:rPr>
                <w:ins w:id="4097" w:author="......" w:date="2024-05-06T20:32:01Z"/>
                <w:rFonts w:hint="default" w:ascii="Times New Roman" w:hAnsi="Times New Roman" w:eastAsia="宋体" w:cs="Times New Roman"/>
                <w:sz w:val="24"/>
                <w:szCs w:val="32"/>
                <w:vertAlign w:val="baseline"/>
                <w:lang w:val="en-US" w:eastAsia="zh-CN"/>
                <w:rPrChange w:id="4098" w:author="......" w:date="2024-05-07T14:48:58Z">
                  <w:rPr>
                    <w:ins w:id="4099" w:author="......" w:date="2024-05-06T20:32:01Z"/>
                    <w:rFonts w:hint="default"/>
                    <w:sz w:val="24"/>
                    <w:szCs w:val="32"/>
                    <w:vertAlign w:val="baseline"/>
                    <w:lang w:val="en-US" w:eastAsia="zh-CN"/>
                  </w:rPr>
                </w:rPrChange>
              </w:rPr>
            </w:pPr>
            <w:ins w:id="4100" w:author="......" w:date="2024-05-06T20:32:01Z">
              <w:r>
                <w:rPr>
                  <w:rFonts w:hint="default" w:ascii="Times New Roman" w:hAnsi="Times New Roman" w:eastAsia="宋体" w:cs="Times New Roman"/>
                  <w:sz w:val="24"/>
                  <w:szCs w:val="32"/>
                  <w:vertAlign w:val="baseline"/>
                  <w:lang w:val="en-US" w:eastAsia="zh-CN"/>
                  <w:rPrChange w:id="4101" w:author="......" w:date="2024-05-07T14:48:58Z">
                    <w:rPr>
                      <w:rFonts w:hint="eastAsia"/>
                      <w:sz w:val="24"/>
                      <w:szCs w:val="32"/>
                      <w:vertAlign w:val="baseline"/>
                      <w:lang w:val="en-US" w:eastAsia="zh-CN"/>
                    </w:rPr>
                  </w:rPrChange>
                </w:rPr>
                <w:t>主执行者</w:t>
              </w:r>
            </w:ins>
          </w:p>
        </w:tc>
        <w:tc>
          <w:tcPr>
            <w:tcW w:w="6830" w:type="dxa"/>
          </w:tcPr>
          <w:p>
            <w:pPr>
              <w:numPr>
                <w:ilvl w:val="0"/>
                <w:numId w:val="0"/>
              </w:numPr>
              <w:rPr>
                <w:ins w:id="4103" w:author="......" w:date="2024-05-06T20:32:01Z"/>
                <w:rFonts w:hint="default" w:ascii="Times New Roman" w:hAnsi="Times New Roman" w:eastAsia="宋体" w:cs="Times New Roman"/>
                <w:sz w:val="24"/>
                <w:szCs w:val="32"/>
                <w:vertAlign w:val="baseline"/>
                <w:lang w:val="en-US" w:eastAsia="zh-CN"/>
                <w:rPrChange w:id="4104" w:author="......" w:date="2024-05-07T14:48:58Z">
                  <w:rPr>
                    <w:ins w:id="4105" w:author="......" w:date="2024-05-06T20:32:01Z"/>
                    <w:rFonts w:hint="default"/>
                    <w:sz w:val="24"/>
                    <w:szCs w:val="32"/>
                    <w:vertAlign w:val="baseline"/>
                    <w:lang w:val="en-US" w:eastAsia="zh-CN"/>
                  </w:rPr>
                </w:rPrChange>
              </w:rPr>
            </w:pPr>
            <w:ins w:id="4106" w:author="......" w:date="2024-05-06T20:32:01Z">
              <w:r>
                <w:rPr>
                  <w:rFonts w:hint="default" w:ascii="Times New Roman" w:hAnsi="Times New Roman" w:eastAsia="宋体" w:cs="Times New Roman"/>
                  <w:sz w:val="24"/>
                  <w:szCs w:val="32"/>
                  <w:vertAlign w:val="baseline"/>
                  <w:lang w:val="en-US" w:eastAsia="zh-CN"/>
                  <w:rPrChange w:id="4107" w:author="......" w:date="2024-05-07T14:48:58Z">
                    <w:rPr>
                      <w:rFonts w:hint="eastAsia"/>
                      <w:sz w:val="24"/>
                      <w:szCs w:val="32"/>
                      <w:vertAlign w:val="baseline"/>
                      <w:lang w:val="en-US" w:eastAsia="zh-CN"/>
                    </w:rPr>
                  </w:rPrChange>
                </w:rPr>
                <w:t>项目经理</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109" w:author="......" w:date="2024-05-06T20:32:01Z"/>
        </w:trPr>
        <w:tc>
          <w:tcPr>
            <w:tcW w:w="1692" w:type="dxa"/>
          </w:tcPr>
          <w:p>
            <w:pPr>
              <w:numPr>
                <w:ilvl w:val="0"/>
                <w:numId w:val="0"/>
              </w:numPr>
              <w:rPr>
                <w:ins w:id="4110" w:author="......" w:date="2024-05-06T20:32:01Z"/>
                <w:rFonts w:hint="default" w:ascii="Times New Roman" w:hAnsi="Times New Roman" w:eastAsia="宋体" w:cs="Times New Roman"/>
                <w:sz w:val="24"/>
                <w:szCs w:val="32"/>
                <w:vertAlign w:val="baseline"/>
                <w:lang w:val="en-US" w:eastAsia="zh-CN"/>
                <w:rPrChange w:id="4111" w:author="......" w:date="2024-05-07T14:48:58Z">
                  <w:rPr>
                    <w:ins w:id="4112" w:author="......" w:date="2024-05-06T20:32:01Z"/>
                    <w:rFonts w:hint="default"/>
                    <w:sz w:val="24"/>
                    <w:szCs w:val="32"/>
                    <w:vertAlign w:val="baseline"/>
                    <w:lang w:val="en-US" w:eastAsia="zh-CN"/>
                  </w:rPr>
                </w:rPrChange>
              </w:rPr>
            </w:pPr>
            <w:ins w:id="4113" w:author="......" w:date="2024-05-06T20:32:01Z">
              <w:r>
                <w:rPr>
                  <w:rFonts w:hint="default" w:ascii="Times New Roman" w:hAnsi="Times New Roman" w:eastAsia="宋体" w:cs="Times New Roman"/>
                  <w:sz w:val="24"/>
                  <w:szCs w:val="32"/>
                  <w:vertAlign w:val="baseline"/>
                  <w:lang w:val="en-US" w:eastAsia="zh-CN"/>
                  <w:rPrChange w:id="4114" w:author="......" w:date="2024-05-07T14:48:58Z">
                    <w:rPr>
                      <w:rFonts w:hint="eastAsia"/>
                      <w:sz w:val="24"/>
                      <w:szCs w:val="32"/>
                      <w:vertAlign w:val="baseline"/>
                      <w:lang w:val="en-US" w:eastAsia="zh-CN"/>
                    </w:rPr>
                  </w:rPrChange>
                </w:rPr>
                <w:t>目标</w:t>
              </w:r>
            </w:ins>
          </w:p>
        </w:tc>
        <w:tc>
          <w:tcPr>
            <w:tcW w:w="6830" w:type="dxa"/>
          </w:tcPr>
          <w:p>
            <w:pPr>
              <w:numPr>
                <w:ilvl w:val="0"/>
                <w:numId w:val="0"/>
              </w:numPr>
              <w:rPr>
                <w:ins w:id="4116" w:author="......" w:date="2024-05-06T20:32:01Z"/>
                <w:rFonts w:hint="default" w:ascii="Times New Roman" w:hAnsi="Times New Roman" w:eastAsia="宋体" w:cs="Times New Roman"/>
                <w:sz w:val="24"/>
                <w:szCs w:val="32"/>
                <w:vertAlign w:val="baseline"/>
                <w:lang w:val="en-US" w:eastAsia="zh-CN"/>
                <w:rPrChange w:id="4117" w:author="......" w:date="2024-05-07T14:48:58Z">
                  <w:rPr>
                    <w:ins w:id="4118" w:author="......" w:date="2024-05-06T20:32:01Z"/>
                    <w:rFonts w:hint="default"/>
                    <w:sz w:val="24"/>
                    <w:szCs w:val="32"/>
                    <w:vertAlign w:val="baseline"/>
                    <w:lang w:val="en-US" w:eastAsia="zh-CN"/>
                  </w:rPr>
                </w:rPrChange>
              </w:rPr>
            </w:pPr>
            <w:ins w:id="4119" w:author="......" w:date="2024-05-06T20:32:01Z">
              <w:r>
                <w:rPr>
                  <w:rFonts w:hint="default" w:ascii="Times New Roman" w:hAnsi="Times New Roman" w:eastAsia="宋体" w:cs="Times New Roman"/>
                  <w:sz w:val="24"/>
                  <w:szCs w:val="32"/>
                  <w:vertAlign w:val="baseline"/>
                  <w:lang w:val="en-US" w:eastAsia="zh-CN"/>
                  <w:rPrChange w:id="4120" w:author="......" w:date="2024-05-07T14:48:58Z">
                    <w:rPr>
                      <w:rFonts w:hint="eastAsia"/>
                      <w:sz w:val="24"/>
                      <w:szCs w:val="32"/>
                      <w:vertAlign w:val="baseline"/>
                      <w:lang w:val="en-US" w:eastAsia="zh-CN"/>
                    </w:rPr>
                  </w:rPrChange>
                </w:rPr>
                <w:t>添加项目计划，将项目计划内容存入数据库，并令其显示在项目列表中，以便用户查询</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122" w:author="......" w:date="2024-05-06T20:32:01Z"/>
        </w:trPr>
        <w:tc>
          <w:tcPr>
            <w:tcW w:w="1692" w:type="dxa"/>
          </w:tcPr>
          <w:p>
            <w:pPr>
              <w:numPr>
                <w:ilvl w:val="0"/>
                <w:numId w:val="0"/>
              </w:numPr>
              <w:rPr>
                <w:ins w:id="4123" w:author="......" w:date="2024-05-06T20:32:01Z"/>
                <w:rFonts w:hint="default" w:ascii="Times New Roman" w:hAnsi="Times New Roman" w:eastAsia="宋体" w:cs="Times New Roman"/>
                <w:sz w:val="24"/>
                <w:szCs w:val="32"/>
                <w:vertAlign w:val="baseline"/>
                <w:lang w:val="en-US" w:eastAsia="zh-CN"/>
                <w:rPrChange w:id="4124" w:author="......" w:date="2024-05-07T14:48:58Z">
                  <w:rPr>
                    <w:ins w:id="4125" w:author="......" w:date="2024-05-06T20:32:01Z"/>
                    <w:rFonts w:hint="default"/>
                    <w:sz w:val="24"/>
                    <w:szCs w:val="32"/>
                    <w:vertAlign w:val="baseline"/>
                    <w:lang w:val="en-US" w:eastAsia="zh-CN"/>
                  </w:rPr>
                </w:rPrChange>
              </w:rPr>
            </w:pPr>
            <w:ins w:id="4126" w:author="......" w:date="2024-05-06T20:32:01Z">
              <w:r>
                <w:rPr>
                  <w:rFonts w:hint="default" w:ascii="Times New Roman" w:hAnsi="Times New Roman" w:eastAsia="宋体" w:cs="Times New Roman"/>
                  <w:sz w:val="24"/>
                  <w:szCs w:val="32"/>
                  <w:vertAlign w:val="baseline"/>
                  <w:lang w:val="en-US" w:eastAsia="zh-CN"/>
                  <w:rPrChange w:id="4127" w:author="......" w:date="2024-05-07T14:48:58Z">
                    <w:rPr>
                      <w:rFonts w:hint="eastAsia"/>
                      <w:sz w:val="24"/>
                      <w:szCs w:val="32"/>
                      <w:vertAlign w:val="baseline"/>
                      <w:lang w:val="en-US" w:eastAsia="zh-CN"/>
                    </w:rPr>
                  </w:rPrChange>
                </w:rPr>
                <w:t>前提条件</w:t>
              </w:r>
            </w:ins>
          </w:p>
        </w:tc>
        <w:tc>
          <w:tcPr>
            <w:tcW w:w="6830" w:type="dxa"/>
          </w:tcPr>
          <w:p>
            <w:pPr>
              <w:numPr>
                <w:ilvl w:val="0"/>
                <w:numId w:val="0"/>
              </w:numPr>
              <w:rPr>
                <w:ins w:id="4129" w:author="......" w:date="2024-05-06T20:32:01Z"/>
                <w:rFonts w:hint="default" w:ascii="Times New Roman" w:hAnsi="Times New Roman" w:eastAsia="宋体" w:cs="Times New Roman"/>
                <w:sz w:val="24"/>
                <w:szCs w:val="32"/>
                <w:vertAlign w:val="baseline"/>
                <w:lang w:val="en-US" w:eastAsia="zh-CN"/>
                <w:rPrChange w:id="4130" w:author="......" w:date="2024-05-07T14:48:58Z">
                  <w:rPr>
                    <w:ins w:id="4131" w:author="......" w:date="2024-05-06T20:32:01Z"/>
                    <w:rFonts w:hint="default"/>
                    <w:sz w:val="24"/>
                    <w:szCs w:val="32"/>
                    <w:vertAlign w:val="baseline"/>
                    <w:lang w:val="en-US" w:eastAsia="zh-CN"/>
                  </w:rPr>
                </w:rPrChange>
              </w:rPr>
            </w:pPr>
            <w:ins w:id="4132" w:author="......" w:date="2024-05-06T20:32:01Z">
              <w:r>
                <w:rPr>
                  <w:rFonts w:hint="default" w:ascii="Times New Roman" w:hAnsi="Times New Roman" w:eastAsia="宋体" w:cs="Times New Roman"/>
                  <w:sz w:val="24"/>
                  <w:szCs w:val="32"/>
                  <w:vertAlign w:val="baseline"/>
                  <w:lang w:val="en-US" w:eastAsia="zh-CN"/>
                  <w:rPrChange w:id="4133" w:author="......" w:date="2024-05-07T14:48:58Z">
                    <w:rPr>
                      <w:rFonts w:hint="eastAsia"/>
                      <w:sz w:val="24"/>
                      <w:szCs w:val="32"/>
                      <w:vertAlign w:val="baseline"/>
                      <w:lang w:val="en-US" w:eastAsia="zh-CN"/>
                    </w:rPr>
                  </w:rPrChange>
                </w:rPr>
                <w:t>执行者已登录并且账号身份为项目经理</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135" w:author="......" w:date="2024-05-06T20:32:01Z"/>
        </w:trPr>
        <w:tc>
          <w:tcPr>
            <w:tcW w:w="1692" w:type="dxa"/>
          </w:tcPr>
          <w:p>
            <w:pPr>
              <w:numPr>
                <w:ilvl w:val="0"/>
                <w:numId w:val="0"/>
              </w:numPr>
              <w:rPr>
                <w:ins w:id="4136" w:author="......" w:date="2024-05-06T20:32:01Z"/>
                <w:rFonts w:hint="default" w:ascii="Times New Roman" w:hAnsi="Times New Roman" w:eastAsia="宋体" w:cs="Times New Roman"/>
                <w:sz w:val="24"/>
                <w:szCs w:val="32"/>
                <w:vertAlign w:val="baseline"/>
                <w:lang w:val="en-US" w:eastAsia="zh-CN"/>
                <w:rPrChange w:id="4137" w:author="......" w:date="2024-05-07T14:48:58Z">
                  <w:rPr>
                    <w:ins w:id="4138" w:author="......" w:date="2024-05-06T20:32:01Z"/>
                    <w:rFonts w:hint="default"/>
                    <w:sz w:val="24"/>
                    <w:szCs w:val="32"/>
                    <w:vertAlign w:val="baseline"/>
                    <w:lang w:val="en-US" w:eastAsia="zh-CN"/>
                  </w:rPr>
                </w:rPrChange>
              </w:rPr>
            </w:pPr>
            <w:ins w:id="4139" w:author="......" w:date="2024-05-06T20:32:01Z">
              <w:r>
                <w:rPr>
                  <w:rFonts w:hint="default" w:ascii="Times New Roman" w:hAnsi="Times New Roman" w:eastAsia="宋体" w:cs="Times New Roman"/>
                  <w:sz w:val="24"/>
                  <w:szCs w:val="32"/>
                  <w:vertAlign w:val="baseline"/>
                  <w:lang w:val="en-US" w:eastAsia="zh-CN"/>
                  <w:rPrChange w:id="4140" w:author="......" w:date="2024-05-07T14:48:58Z">
                    <w:rPr>
                      <w:rFonts w:hint="eastAsia"/>
                      <w:sz w:val="24"/>
                      <w:szCs w:val="32"/>
                      <w:vertAlign w:val="baseline"/>
                      <w:lang w:val="en-US" w:eastAsia="zh-CN"/>
                    </w:rPr>
                  </w:rPrChange>
                </w:rPr>
                <w:t>触发事件</w:t>
              </w:r>
            </w:ins>
          </w:p>
        </w:tc>
        <w:tc>
          <w:tcPr>
            <w:tcW w:w="6830" w:type="dxa"/>
          </w:tcPr>
          <w:p>
            <w:pPr>
              <w:numPr>
                <w:ilvl w:val="0"/>
                <w:numId w:val="0"/>
              </w:numPr>
              <w:rPr>
                <w:ins w:id="4142" w:author="......" w:date="2024-05-06T20:32:01Z"/>
                <w:rFonts w:hint="default" w:ascii="Times New Roman" w:hAnsi="Times New Roman" w:eastAsia="宋体" w:cs="Times New Roman"/>
                <w:sz w:val="24"/>
                <w:szCs w:val="32"/>
                <w:vertAlign w:val="baseline"/>
                <w:lang w:val="en-US" w:eastAsia="zh-CN"/>
                <w:rPrChange w:id="4143" w:author="......" w:date="2024-05-07T14:48:58Z">
                  <w:rPr>
                    <w:ins w:id="4144" w:author="......" w:date="2024-05-06T20:32:01Z"/>
                    <w:rFonts w:hint="default"/>
                    <w:sz w:val="24"/>
                    <w:szCs w:val="32"/>
                    <w:vertAlign w:val="baseline"/>
                    <w:lang w:val="en-US" w:eastAsia="zh-CN"/>
                  </w:rPr>
                </w:rPrChange>
              </w:rPr>
            </w:pPr>
            <w:ins w:id="4145" w:author="......" w:date="2024-05-06T20:32:01Z">
              <w:r>
                <w:rPr>
                  <w:rFonts w:hint="default" w:ascii="Times New Roman" w:hAnsi="Times New Roman" w:eastAsia="宋体" w:cs="Times New Roman"/>
                  <w:sz w:val="24"/>
                  <w:szCs w:val="32"/>
                  <w:vertAlign w:val="baseline"/>
                  <w:lang w:val="en-US" w:eastAsia="zh-CN"/>
                  <w:rPrChange w:id="4146" w:author="......" w:date="2024-05-07T14:48:58Z">
                    <w:rPr>
                      <w:rFonts w:hint="eastAsia"/>
                      <w:sz w:val="24"/>
                      <w:szCs w:val="32"/>
                      <w:vertAlign w:val="baseline"/>
                      <w:lang w:val="en-US" w:eastAsia="zh-CN"/>
                    </w:rPr>
                  </w:rPrChange>
                </w:rPr>
                <w:t>用户点击“新建项目”按键</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148" w:author="......" w:date="2024-05-06T20:32:01Z"/>
        </w:trPr>
        <w:tc>
          <w:tcPr>
            <w:tcW w:w="1692" w:type="dxa"/>
          </w:tcPr>
          <w:p>
            <w:pPr>
              <w:numPr>
                <w:ilvl w:val="0"/>
                <w:numId w:val="0"/>
              </w:numPr>
              <w:rPr>
                <w:ins w:id="4149" w:author="......" w:date="2024-05-06T20:32:01Z"/>
                <w:rFonts w:hint="default" w:ascii="Times New Roman" w:hAnsi="Times New Roman" w:eastAsia="宋体" w:cs="Times New Roman"/>
                <w:sz w:val="24"/>
                <w:szCs w:val="32"/>
                <w:vertAlign w:val="baseline"/>
                <w:lang w:val="en-US" w:eastAsia="zh-CN"/>
                <w:rPrChange w:id="4150" w:author="......" w:date="2024-05-07T14:48:58Z">
                  <w:rPr>
                    <w:ins w:id="4151" w:author="......" w:date="2024-05-06T20:32:01Z"/>
                    <w:rFonts w:hint="default"/>
                    <w:sz w:val="24"/>
                    <w:szCs w:val="32"/>
                    <w:vertAlign w:val="baseline"/>
                    <w:lang w:val="en-US" w:eastAsia="zh-CN"/>
                  </w:rPr>
                </w:rPrChange>
              </w:rPr>
            </w:pPr>
            <w:ins w:id="4152" w:author="......" w:date="2024-05-06T20:32:01Z">
              <w:r>
                <w:rPr>
                  <w:rFonts w:hint="default" w:ascii="Times New Roman" w:hAnsi="Times New Roman" w:eastAsia="宋体" w:cs="Times New Roman"/>
                  <w:sz w:val="24"/>
                  <w:szCs w:val="32"/>
                  <w:vertAlign w:val="baseline"/>
                  <w:lang w:val="en-US" w:eastAsia="zh-CN"/>
                  <w:rPrChange w:id="4153" w:author="......" w:date="2024-05-07T14:48:58Z">
                    <w:rPr>
                      <w:rFonts w:hint="eastAsia"/>
                      <w:sz w:val="24"/>
                      <w:szCs w:val="32"/>
                      <w:vertAlign w:val="baseline"/>
                      <w:lang w:val="en-US" w:eastAsia="zh-CN"/>
                    </w:rPr>
                  </w:rPrChange>
                </w:rPr>
                <w:t>基本事件流</w:t>
              </w:r>
            </w:ins>
          </w:p>
        </w:tc>
        <w:tc>
          <w:tcPr>
            <w:tcW w:w="6830" w:type="dxa"/>
          </w:tcPr>
          <w:p>
            <w:pPr>
              <w:numPr>
                <w:ilvl w:val="0"/>
                <w:numId w:val="19"/>
              </w:numPr>
              <w:rPr>
                <w:ins w:id="4155" w:author="......" w:date="2024-05-06T20:32:01Z"/>
                <w:rFonts w:hint="default" w:ascii="Times New Roman" w:hAnsi="Times New Roman" w:eastAsia="宋体" w:cs="Times New Roman"/>
                <w:sz w:val="24"/>
                <w:szCs w:val="32"/>
                <w:vertAlign w:val="baseline"/>
                <w:lang w:val="en-US" w:eastAsia="zh-CN"/>
                <w:rPrChange w:id="4156" w:author="......" w:date="2024-05-07T14:48:58Z">
                  <w:rPr>
                    <w:ins w:id="4157" w:author="......" w:date="2024-05-06T20:32:01Z"/>
                    <w:rFonts w:hint="eastAsia"/>
                    <w:sz w:val="24"/>
                    <w:szCs w:val="32"/>
                    <w:vertAlign w:val="baseline"/>
                    <w:lang w:val="en-US" w:eastAsia="zh-CN"/>
                  </w:rPr>
                </w:rPrChange>
              </w:rPr>
            </w:pPr>
            <w:ins w:id="4158" w:author="......" w:date="2024-05-06T20:32:01Z">
              <w:r>
                <w:rPr>
                  <w:rFonts w:hint="default" w:ascii="Times New Roman" w:hAnsi="Times New Roman" w:eastAsia="宋体" w:cs="Times New Roman"/>
                  <w:sz w:val="24"/>
                  <w:szCs w:val="32"/>
                  <w:vertAlign w:val="baseline"/>
                  <w:lang w:val="en-US" w:eastAsia="zh-CN"/>
                  <w:rPrChange w:id="4159" w:author="......" w:date="2024-05-07T14:48:58Z">
                    <w:rPr>
                      <w:rFonts w:hint="eastAsia"/>
                      <w:sz w:val="24"/>
                      <w:szCs w:val="32"/>
                      <w:vertAlign w:val="baseline"/>
                      <w:lang w:val="en-US" w:eastAsia="zh-CN"/>
                    </w:rPr>
                  </w:rPrChange>
                </w:rPr>
                <w:t>用户点击“新建项目”按键；</w:t>
              </w:r>
            </w:ins>
          </w:p>
          <w:p>
            <w:pPr>
              <w:numPr>
                <w:ilvl w:val="0"/>
                <w:numId w:val="19"/>
              </w:numPr>
              <w:rPr>
                <w:ins w:id="4161" w:author="......" w:date="2024-05-06T20:32:01Z"/>
                <w:rFonts w:hint="default" w:ascii="Times New Roman" w:hAnsi="Times New Roman" w:eastAsia="宋体" w:cs="Times New Roman"/>
                <w:sz w:val="24"/>
                <w:szCs w:val="32"/>
                <w:vertAlign w:val="baseline"/>
                <w:lang w:val="en-US" w:eastAsia="zh-CN"/>
                <w:rPrChange w:id="4162" w:author="......" w:date="2024-05-07T14:48:58Z">
                  <w:rPr>
                    <w:ins w:id="4163" w:author="......" w:date="2024-05-06T20:32:01Z"/>
                    <w:rFonts w:hint="eastAsia"/>
                    <w:sz w:val="24"/>
                    <w:szCs w:val="32"/>
                    <w:vertAlign w:val="baseline"/>
                    <w:lang w:val="en-US" w:eastAsia="zh-CN"/>
                  </w:rPr>
                </w:rPrChange>
              </w:rPr>
            </w:pPr>
            <w:ins w:id="4164" w:author="......" w:date="2024-05-06T20:32:01Z">
              <w:r>
                <w:rPr>
                  <w:rFonts w:hint="default" w:ascii="Times New Roman" w:hAnsi="Times New Roman" w:eastAsia="宋体" w:cs="Times New Roman"/>
                  <w:sz w:val="24"/>
                  <w:szCs w:val="32"/>
                  <w:vertAlign w:val="baseline"/>
                  <w:lang w:val="en-US" w:eastAsia="zh-CN"/>
                  <w:rPrChange w:id="4165" w:author="......" w:date="2024-05-07T14:48:58Z">
                    <w:rPr>
                      <w:rFonts w:hint="eastAsia"/>
                      <w:sz w:val="24"/>
                      <w:szCs w:val="32"/>
                      <w:vertAlign w:val="baseline"/>
                      <w:lang w:val="en-US" w:eastAsia="zh-CN"/>
                    </w:rPr>
                  </w:rPrChange>
                </w:rPr>
                <w:t>系统弹出</w:t>
              </w:r>
            </w:ins>
            <w:ins w:id="4167" w:author="......" w:date="2024-05-06T20:44:22Z">
              <w:r>
                <w:rPr>
                  <w:rFonts w:hint="default" w:ascii="Times New Roman" w:hAnsi="Times New Roman" w:eastAsia="宋体" w:cs="Times New Roman"/>
                  <w:sz w:val="24"/>
                  <w:szCs w:val="32"/>
                  <w:vertAlign w:val="baseline"/>
                  <w:lang w:val="en-US" w:eastAsia="zh-CN"/>
                  <w:rPrChange w:id="4168" w:author="......" w:date="2024-05-07T14:48:58Z">
                    <w:rPr>
                      <w:rFonts w:hint="eastAsia"/>
                      <w:sz w:val="24"/>
                      <w:szCs w:val="32"/>
                      <w:vertAlign w:val="baseline"/>
                      <w:lang w:val="en-US" w:eastAsia="zh-CN"/>
                    </w:rPr>
                  </w:rPrChange>
                </w:rPr>
                <w:t>创建</w:t>
              </w:r>
            </w:ins>
            <w:ins w:id="4170" w:author="......" w:date="2024-05-06T20:32:01Z">
              <w:r>
                <w:rPr>
                  <w:rFonts w:hint="default" w:ascii="Times New Roman" w:hAnsi="Times New Roman" w:eastAsia="宋体" w:cs="Times New Roman"/>
                  <w:sz w:val="24"/>
                  <w:szCs w:val="32"/>
                  <w:vertAlign w:val="baseline"/>
                  <w:lang w:val="en-US" w:eastAsia="zh-CN"/>
                  <w:rPrChange w:id="4171" w:author="......" w:date="2024-05-07T14:48:58Z">
                    <w:rPr>
                      <w:rFonts w:hint="eastAsia"/>
                      <w:sz w:val="24"/>
                      <w:szCs w:val="32"/>
                      <w:vertAlign w:val="baseline"/>
                      <w:lang w:val="en-US" w:eastAsia="zh-CN"/>
                    </w:rPr>
                  </w:rPrChange>
                </w:rPr>
                <w:t>项目界面；</w:t>
              </w:r>
            </w:ins>
          </w:p>
          <w:p>
            <w:pPr>
              <w:numPr>
                <w:ilvl w:val="0"/>
                <w:numId w:val="19"/>
              </w:numPr>
              <w:rPr>
                <w:ins w:id="4173" w:author="......" w:date="2024-05-06T20:32:01Z"/>
                <w:rFonts w:hint="default" w:ascii="Times New Roman" w:hAnsi="Times New Roman" w:eastAsia="宋体" w:cs="Times New Roman"/>
                <w:sz w:val="24"/>
                <w:szCs w:val="32"/>
                <w:vertAlign w:val="baseline"/>
                <w:lang w:val="en-US" w:eastAsia="zh-CN"/>
                <w:rPrChange w:id="4174" w:author="......" w:date="2024-05-07T14:48:58Z">
                  <w:rPr>
                    <w:ins w:id="4175" w:author="......" w:date="2024-05-06T20:32:01Z"/>
                    <w:rFonts w:hint="default"/>
                    <w:sz w:val="24"/>
                    <w:szCs w:val="32"/>
                    <w:vertAlign w:val="baseline"/>
                    <w:lang w:val="en-US" w:eastAsia="zh-CN"/>
                  </w:rPr>
                </w:rPrChange>
              </w:rPr>
            </w:pPr>
            <w:ins w:id="4176" w:author="......" w:date="2024-05-06T20:32:01Z">
              <w:r>
                <w:rPr>
                  <w:rFonts w:hint="default" w:ascii="Times New Roman" w:hAnsi="Times New Roman" w:eastAsia="宋体" w:cs="Times New Roman"/>
                  <w:sz w:val="24"/>
                  <w:szCs w:val="32"/>
                  <w:vertAlign w:val="baseline"/>
                  <w:lang w:val="en-US" w:eastAsia="zh-CN"/>
                  <w:rPrChange w:id="4177" w:author="......" w:date="2024-05-07T14:48:58Z">
                    <w:rPr>
                      <w:rFonts w:hint="eastAsia"/>
                      <w:sz w:val="24"/>
                      <w:szCs w:val="32"/>
                      <w:vertAlign w:val="baseline"/>
                      <w:lang w:val="en-US" w:eastAsia="zh-CN"/>
                    </w:rPr>
                  </w:rPrChange>
                </w:rPr>
                <w:t>用户在界面中输入“项目名称”、“项目编号”、“项目负责人”、“项目类型”、“项目价值”、“货币”、“项目开始时间”、“项目结束时间”、“项目地址”、“项目描述”等信息，以上信息也可先空置不填；</w:t>
              </w:r>
            </w:ins>
          </w:p>
          <w:p>
            <w:pPr>
              <w:numPr>
                <w:ilvl w:val="0"/>
                <w:numId w:val="19"/>
              </w:numPr>
              <w:rPr>
                <w:ins w:id="4179" w:author="......" w:date="2024-05-06T20:32:01Z"/>
                <w:rFonts w:hint="default" w:ascii="Times New Roman" w:hAnsi="Times New Roman" w:eastAsia="宋体" w:cs="Times New Roman"/>
                <w:sz w:val="24"/>
                <w:szCs w:val="32"/>
                <w:vertAlign w:val="baseline"/>
                <w:lang w:val="en-US" w:eastAsia="zh-CN"/>
                <w:rPrChange w:id="4180" w:author="......" w:date="2024-05-07T14:48:58Z">
                  <w:rPr>
                    <w:ins w:id="4181" w:author="......" w:date="2024-05-06T20:32:01Z"/>
                    <w:rFonts w:hint="default"/>
                    <w:sz w:val="24"/>
                    <w:szCs w:val="32"/>
                    <w:vertAlign w:val="baseline"/>
                    <w:lang w:val="en-US" w:eastAsia="zh-CN"/>
                  </w:rPr>
                </w:rPrChange>
              </w:rPr>
            </w:pPr>
            <w:ins w:id="4182" w:author="......" w:date="2024-05-06T20:32:01Z">
              <w:r>
                <w:rPr>
                  <w:rFonts w:hint="default" w:ascii="Times New Roman" w:hAnsi="Times New Roman" w:eastAsia="宋体" w:cs="Times New Roman"/>
                  <w:sz w:val="24"/>
                  <w:szCs w:val="32"/>
                  <w:vertAlign w:val="baseline"/>
                  <w:lang w:val="en-US" w:eastAsia="zh-CN"/>
                  <w:rPrChange w:id="4183" w:author="......" w:date="2024-05-07T14:48:58Z">
                    <w:rPr>
                      <w:rFonts w:hint="eastAsia"/>
                      <w:sz w:val="24"/>
                      <w:szCs w:val="32"/>
                      <w:vertAlign w:val="baseline"/>
                      <w:lang w:val="en-US" w:eastAsia="zh-CN"/>
                    </w:rPr>
                  </w:rPrChange>
                </w:rPr>
                <w:t>用户点击“保存”按键；</w:t>
              </w:r>
            </w:ins>
          </w:p>
          <w:p>
            <w:pPr>
              <w:numPr>
                <w:ilvl w:val="0"/>
                <w:numId w:val="19"/>
              </w:numPr>
              <w:rPr>
                <w:ins w:id="4185" w:author="......" w:date="2024-05-06T20:32:01Z"/>
                <w:rFonts w:hint="default" w:ascii="Times New Roman" w:hAnsi="Times New Roman" w:eastAsia="宋体" w:cs="Times New Roman"/>
                <w:sz w:val="24"/>
                <w:szCs w:val="32"/>
                <w:vertAlign w:val="baseline"/>
                <w:lang w:val="en-US" w:eastAsia="zh-CN"/>
                <w:rPrChange w:id="4186" w:author="......" w:date="2024-05-07T14:48:58Z">
                  <w:rPr>
                    <w:ins w:id="4187" w:author="......" w:date="2024-05-06T20:32:01Z"/>
                    <w:rFonts w:hint="default"/>
                    <w:sz w:val="24"/>
                    <w:szCs w:val="32"/>
                    <w:vertAlign w:val="baseline"/>
                    <w:lang w:val="en-US" w:eastAsia="zh-CN"/>
                  </w:rPr>
                </w:rPrChange>
              </w:rPr>
            </w:pPr>
            <w:ins w:id="4188" w:author="......" w:date="2024-05-06T20:32:01Z">
              <w:r>
                <w:rPr>
                  <w:rFonts w:hint="default" w:ascii="Times New Roman" w:hAnsi="Times New Roman" w:eastAsia="宋体" w:cs="Times New Roman"/>
                  <w:sz w:val="24"/>
                  <w:szCs w:val="32"/>
                  <w:vertAlign w:val="baseline"/>
                  <w:lang w:val="en-US" w:eastAsia="zh-CN"/>
                  <w:rPrChange w:id="4189" w:author="......" w:date="2024-05-07T14:48:58Z">
                    <w:rPr>
                      <w:rFonts w:hint="eastAsia"/>
                      <w:sz w:val="24"/>
                      <w:szCs w:val="32"/>
                      <w:vertAlign w:val="baseline"/>
                      <w:lang w:val="en-US" w:eastAsia="zh-CN"/>
                    </w:rPr>
                  </w:rPrChange>
                </w:rPr>
                <w:t>填写的信息存入数据库，显示在项目列表中。</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191" w:author="......" w:date="2024-05-06T20:32:01Z"/>
        </w:trPr>
        <w:tc>
          <w:tcPr>
            <w:tcW w:w="1692" w:type="dxa"/>
          </w:tcPr>
          <w:p>
            <w:pPr>
              <w:numPr>
                <w:ilvl w:val="0"/>
                <w:numId w:val="0"/>
              </w:numPr>
              <w:rPr>
                <w:ins w:id="4192" w:author="......" w:date="2024-05-06T20:32:01Z"/>
                <w:rFonts w:hint="default" w:ascii="Times New Roman" w:hAnsi="Times New Roman" w:eastAsia="宋体" w:cs="Times New Roman"/>
                <w:sz w:val="24"/>
                <w:szCs w:val="32"/>
                <w:vertAlign w:val="baseline"/>
                <w:lang w:val="en-US" w:eastAsia="zh-CN"/>
                <w:rPrChange w:id="4193" w:author="......" w:date="2024-05-07T14:48:58Z">
                  <w:rPr>
                    <w:ins w:id="4194" w:author="......" w:date="2024-05-06T20:32:01Z"/>
                    <w:rFonts w:hint="default"/>
                    <w:sz w:val="24"/>
                    <w:szCs w:val="32"/>
                    <w:vertAlign w:val="baseline"/>
                    <w:lang w:val="en-US" w:eastAsia="zh-CN"/>
                  </w:rPr>
                </w:rPrChange>
              </w:rPr>
            </w:pPr>
            <w:ins w:id="4195" w:author="......" w:date="2024-05-06T20:32:01Z">
              <w:r>
                <w:rPr>
                  <w:rFonts w:hint="default" w:ascii="Times New Roman" w:hAnsi="Times New Roman" w:eastAsia="宋体" w:cs="Times New Roman"/>
                  <w:sz w:val="24"/>
                  <w:szCs w:val="32"/>
                  <w:vertAlign w:val="baseline"/>
                  <w:lang w:val="en-US" w:eastAsia="zh-CN"/>
                  <w:rPrChange w:id="4196" w:author="......" w:date="2024-05-07T14:48:58Z">
                    <w:rPr>
                      <w:rFonts w:hint="eastAsia"/>
                      <w:sz w:val="24"/>
                      <w:szCs w:val="32"/>
                      <w:vertAlign w:val="baseline"/>
                      <w:lang w:val="en-US" w:eastAsia="zh-CN"/>
                    </w:rPr>
                  </w:rPrChange>
                </w:rPr>
                <w:t>异常事件流</w:t>
              </w:r>
            </w:ins>
          </w:p>
        </w:tc>
        <w:tc>
          <w:tcPr>
            <w:tcW w:w="6830" w:type="dxa"/>
          </w:tcPr>
          <w:p>
            <w:pPr>
              <w:numPr>
                <w:ilvl w:val="0"/>
                <w:numId w:val="20"/>
              </w:numPr>
              <w:rPr>
                <w:ins w:id="4198" w:author="......" w:date="2024-05-06T20:32:01Z"/>
                <w:rFonts w:hint="default" w:ascii="Times New Roman" w:hAnsi="Times New Roman" w:eastAsia="宋体" w:cs="Times New Roman"/>
                <w:sz w:val="24"/>
                <w:szCs w:val="32"/>
                <w:vertAlign w:val="baseline"/>
                <w:lang w:val="en-US" w:eastAsia="zh-CN"/>
                <w:rPrChange w:id="4199" w:author="......" w:date="2024-05-07T14:48:58Z">
                  <w:rPr>
                    <w:ins w:id="4200" w:author="......" w:date="2024-05-06T20:32:01Z"/>
                    <w:rFonts w:hint="eastAsia"/>
                    <w:sz w:val="24"/>
                    <w:szCs w:val="32"/>
                    <w:vertAlign w:val="baseline"/>
                    <w:lang w:val="en-US" w:eastAsia="zh-CN"/>
                  </w:rPr>
                </w:rPrChange>
              </w:rPr>
            </w:pPr>
            <w:ins w:id="4201" w:author="......" w:date="2024-05-06T20:32:01Z">
              <w:r>
                <w:rPr>
                  <w:rFonts w:hint="default" w:ascii="Times New Roman" w:hAnsi="Times New Roman" w:eastAsia="宋体" w:cs="Times New Roman"/>
                  <w:sz w:val="24"/>
                  <w:szCs w:val="32"/>
                  <w:vertAlign w:val="baseline"/>
                  <w:lang w:val="en-US" w:eastAsia="zh-CN"/>
                  <w:rPrChange w:id="4202" w:author="......" w:date="2024-05-07T14:48:58Z">
                    <w:rPr>
                      <w:rFonts w:hint="eastAsia"/>
                      <w:sz w:val="24"/>
                      <w:szCs w:val="32"/>
                      <w:vertAlign w:val="baseline"/>
                      <w:lang w:val="en-US" w:eastAsia="zh-CN"/>
                    </w:rPr>
                  </w:rPrChange>
                </w:rPr>
                <w:t>用户在点击“保存”前取消操作，信息未成功添加；</w:t>
              </w:r>
            </w:ins>
          </w:p>
          <w:p>
            <w:pPr>
              <w:numPr>
                <w:ilvl w:val="0"/>
                <w:numId w:val="20"/>
              </w:numPr>
              <w:rPr>
                <w:ins w:id="4204" w:author="......" w:date="2024-05-06T20:32:01Z"/>
                <w:rFonts w:hint="default" w:ascii="Times New Roman" w:hAnsi="Times New Roman" w:eastAsia="宋体" w:cs="Times New Roman"/>
                <w:sz w:val="24"/>
                <w:szCs w:val="32"/>
                <w:vertAlign w:val="baseline"/>
                <w:lang w:val="en-US" w:eastAsia="zh-CN"/>
                <w:rPrChange w:id="4205" w:author="......" w:date="2024-05-07T14:48:58Z">
                  <w:rPr>
                    <w:ins w:id="4206" w:author="......" w:date="2024-05-06T20:32:01Z"/>
                    <w:rFonts w:hint="default"/>
                    <w:sz w:val="24"/>
                    <w:szCs w:val="32"/>
                    <w:vertAlign w:val="baseline"/>
                    <w:lang w:val="en-US" w:eastAsia="zh-CN"/>
                  </w:rPr>
                </w:rPrChange>
              </w:rPr>
            </w:pPr>
            <w:ins w:id="4207" w:author="......" w:date="2024-05-06T20:32:01Z">
              <w:r>
                <w:rPr>
                  <w:rFonts w:hint="default" w:ascii="Times New Roman" w:hAnsi="Times New Roman" w:eastAsia="宋体" w:cs="Times New Roman"/>
                  <w:sz w:val="24"/>
                  <w:szCs w:val="32"/>
                  <w:vertAlign w:val="baseline"/>
                  <w:lang w:val="en-US" w:eastAsia="zh-CN"/>
                  <w:rPrChange w:id="4208" w:author="......" w:date="2024-05-07T14:48:58Z">
                    <w:rPr>
                      <w:rFonts w:hint="eastAsia"/>
                      <w:sz w:val="24"/>
                      <w:szCs w:val="32"/>
                      <w:vertAlign w:val="baseline"/>
                      <w:lang w:val="en-US" w:eastAsia="zh-CN"/>
                    </w:rPr>
                  </w:rPrChange>
                </w:rPr>
                <w:t>用户输入字符长度大于规定长度，如项目名称最大长度为50，项目编号最大长度为100，项目负责人最大长度为20，项目描述最大长度为1000。</w:t>
              </w:r>
            </w:ins>
          </w:p>
        </w:tc>
      </w:tr>
    </w:tbl>
    <w:p>
      <w:pPr>
        <w:numPr>
          <w:ilvl w:val="-1"/>
          <w:numId w:val="0"/>
        </w:numPr>
        <w:ind w:left="0" w:firstLine="0"/>
        <w:rPr>
          <w:ins w:id="4211" w:author="......" w:date="2024-03-25T23:55:27Z"/>
          <w:rFonts w:hint="default" w:ascii="Times New Roman" w:hAnsi="Times New Roman" w:eastAsia="宋体" w:cs="Times New Roman"/>
          <w:szCs w:val="32"/>
          <w:rPrChange w:id="4212" w:author="......" w:date="2024-05-07T14:48:58Z">
            <w:rPr>
              <w:ins w:id="4213" w:author="......" w:date="2024-03-25T23:55:27Z"/>
              <w:rFonts w:hint="eastAsia"/>
            </w:rPr>
          </w:rPrChange>
        </w:rPr>
        <w:pPrChange w:id="4210" w:author="......" w:date="2024-05-06T20:32:03Z">
          <w:pPr/>
        </w:pPrChange>
      </w:pPr>
    </w:p>
    <w:p>
      <w:pPr>
        <w:numPr>
          <w:ilvl w:val="0"/>
          <w:numId w:val="18"/>
        </w:numPr>
        <w:ind w:left="425" w:hanging="425"/>
        <w:rPr>
          <w:ins w:id="4214" w:author="......" w:date="2024-05-06T20:41:41Z"/>
          <w:rFonts w:hint="default" w:ascii="Times New Roman" w:hAnsi="Times New Roman" w:eastAsia="宋体" w:cs="Times New Roman"/>
          <w:szCs w:val="32"/>
          <w:rPrChange w:id="4215" w:author="......" w:date="2024-05-07T14:48:58Z">
            <w:rPr>
              <w:ins w:id="4216" w:author="......" w:date="2024-05-06T20:41:41Z"/>
              <w:rFonts w:hint="default" w:ascii="Times New Roman" w:hAnsi="Times New Roman" w:eastAsia="宋体" w:cs="Times New Roman"/>
              <w:szCs w:val="32"/>
            </w:rPr>
          </w:rPrChange>
        </w:rPr>
      </w:pPr>
      <w:ins w:id="4217" w:author="......" w:date="2024-05-06T20:42:25Z">
        <w:r>
          <w:rPr>
            <w:rFonts w:hint="default" w:ascii="Times New Roman" w:hAnsi="Times New Roman" w:eastAsia="宋体" w:cs="Times New Roman"/>
            <w:szCs w:val="32"/>
            <w:lang w:val="en-US" w:eastAsia="zh-CN"/>
            <w:rPrChange w:id="4218" w:author="......" w:date="2024-05-07T14:48:58Z">
              <w:rPr>
                <w:rFonts w:hint="eastAsia" w:ascii="Times New Roman" w:hAnsi="Times New Roman" w:eastAsia="宋体" w:cs="Times New Roman"/>
                <w:szCs w:val="32"/>
                <w:lang w:val="en-US" w:eastAsia="zh-CN"/>
              </w:rPr>
            </w:rPrChange>
          </w:rPr>
          <w:t>删除</w:t>
        </w:r>
      </w:ins>
      <w:ins w:id="4220" w:author="......" w:date="2024-05-06T20:42:40Z">
        <w:r>
          <w:rPr>
            <w:rFonts w:hint="default" w:ascii="Times New Roman" w:hAnsi="Times New Roman" w:eastAsia="宋体" w:cs="Times New Roman"/>
            <w:szCs w:val="32"/>
            <w:lang w:val="en-US" w:eastAsia="zh-CN"/>
            <w:rPrChange w:id="4221" w:author="......" w:date="2024-05-07T14:48:58Z">
              <w:rPr>
                <w:rFonts w:hint="eastAsia" w:ascii="Times New Roman" w:hAnsi="Times New Roman" w:eastAsia="宋体" w:cs="Times New Roman"/>
                <w:szCs w:val="32"/>
                <w:lang w:val="en-US" w:eastAsia="zh-CN"/>
              </w:rPr>
            </w:rPrChange>
          </w:rPr>
          <w:t>、</w:t>
        </w:r>
      </w:ins>
      <w:ins w:id="4223" w:author="......" w:date="2024-05-06T20:42:45Z">
        <w:r>
          <w:rPr>
            <w:rFonts w:hint="default" w:ascii="Times New Roman" w:hAnsi="Times New Roman" w:eastAsia="宋体" w:cs="Times New Roman"/>
            <w:szCs w:val="32"/>
            <w:lang w:val="en-US" w:eastAsia="zh-CN"/>
            <w:rPrChange w:id="4224" w:author="......" w:date="2024-05-07T14:48:58Z">
              <w:rPr>
                <w:rFonts w:hint="eastAsia" w:ascii="Times New Roman" w:hAnsi="Times New Roman" w:eastAsia="宋体" w:cs="Times New Roman"/>
                <w:szCs w:val="32"/>
                <w:lang w:val="en-US" w:eastAsia="zh-CN"/>
              </w:rPr>
            </w:rPrChange>
          </w:rPr>
          <w:t>搜索</w:t>
        </w:r>
      </w:ins>
      <w:ins w:id="4226" w:author="......" w:date="2024-05-06T20:42:46Z">
        <w:r>
          <w:rPr>
            <w:rFonts w:hint="default" w:ascii="Times New Roman" w:hAnsi="Times New Roman" w:eastAsia="宋体" w:cs="Times New Roman"/>
            <w:szCs w:val="32"/>
            <w:lang w:val="en-US" w:eastAsia="zh-CN"/>
            <w:rPrChange w:id="4227" w:author="......" w:date="2024-05-07T14:48:58Z">
              <w:rPr>
                <w:rFonts w:hint="eastAsia" w:ascii="Times New Roman" w:hAnsi="Times New Roman" w:eastAsia="宋体" w:cs="Times New Roman"/>
                <w:szCs w:val="32"/>
                <w:lang w:val="en-US" w:eastAsia="zh-CN"/>
              </w:rPr>
            </w:rPrChange>
          </w:rPr>
          <w:t>、</w:t>
        </w:r>
      </w:ins>
      <w:ins w:id="4229" w:author="......" w:date="2024-05-06T20:42:48Z">
        <w:r>
          <w:rPr>
            <w:rFonts w:hint="default" w:ascii="Times New Roman" w:hAnsi="Times New Roman" w:eastAsia="宋体" w:cs="Times New Roman"/>
            <w:szCs w:val="32"/>
            <w:lang w:val="en-US" w:eastAsia="zh-CN"/>
            <w:rPrChange w:id="4230" w:author="......" w:date="2024-05-07T14:48:58Z">
              <w:rPr>
                <w:rFonts w:hint="eastAsia" w:ascii="Times New Roman" w:hAnsi="Times New Roman" w:eastAsia="宋体" w:cs="Times New Roman"/>
                <w:szCs w:val="32"/>
                <w:lang w:val="en-US" w:eastAsia="zh-CN"/>
              </w:rPr>
            </w:rPrChange>
          </w:rPr>
          <w:t>编辑</w:t>
        </w:r>
      </w:ins>
      <w:ins w:id="4232" w:author="......" w:date="2024-05-06T20:40:25Z">
        <w:r>
          <w:rPr>
            <w:rFonts w:hint="default" w:ascii="Times New Roman" w:hAnsi="Times New Roman" w:eastAsia="宋体" w:cs="Times New Roman"/>
            <w:szCs w:val="32"/>
            <w:rPrChange w:id="4233" w:author="......" w:date="2024-05-07T14:48:58Z">
              <w:rPr>
                <w:rFonts w:hint="default" w:ascii="Times New Roman" w:hAnsi="Times New Roman" w:eastAsia="宋体" w:cs="Times New Roman"/>
                <w:szCs w:val="32"/>
              </w:rPr>
            </w:rPrChange>
          </w:rPr>
          <w:t>项目：</w:t>
        </w:r>
      </w:ins>
      <w:ins w:id="4235" w:author="......" w:date="2024-05-06T20:40:25Z">
        <w:r>
          <w:rPr>
            <w:rFonts w:hint="default" w:ascii="Times New Roman" w:hAnsi="Times New Roman" w:eastAsia="宋体" w:cs="Times New Roman"/>
            <w:szCs w:val="32"/>
            <w:lang w:val="en-US" w:eastAsia="zh-CN"/>
            <w:rPrChange w:id="4236" w:author="......" w:date="2024-05-07T14:48:58Z">
              <w:rPr>
                <w:rFonts w:hint="eastAsia" w:ascii="Times New Roman" w:hAnsi="Times New Roman" w:eastAsia="宋体" w:cs="Times New Roman"/>
                <w:szCs w:val="32"/>
                <w:lang w:val="en-US" w:eastAsia="zh-CN"/>
              </w:rPr>
            </w:rPrChange>
          </w:rPr>
          <w:t>如下表3</w:t>
        </w:r>
      </w:ins>
      <w:ins w:id="4238" w:author="......" w:date="2024-05-06T20:48:09Z">
        <w:r>
          <w:rPr>
            <w:rFonts w:hint="default" w:ascii="Times New Roman" w:hAnsi="Times New Roman" w:eastAsia="宋体" w:cs="Times New Roman"/>
            <w:szCs w:val="32"/>
            <w:lang w:val="en-US" w:eastAsia="zh-CN"/>
            <w:rPrChange w:id="4239" w:author="......" w:date="2024-05-07T14:48:58Z">
              <w:rPr>
                <w:rFonts w:hint="eastAsia" w:ascii="Times New Roman" w:hAnsi="Times New Roman" w:eastAsia="宋体" w:cs="Times New Roman"/>
                <w:szCs w:val="32"/>
                <w:lang w:val="en-US" w:eastAsia="zh-CN"/>
              </w:rPr>
            </w:rPrChange>
          </w:rPr>
          <w:t>-1</w:t>
        </w:r>
      </w:ins>
      <w:ins w:id="4241" w:author="......" w:date="2024-05-06T20:48:10Z">
        <w:r>
          <w:rPr>
            <w:rFonts w:hint="default" w:ascii="Times New Roman" w:hAnsi="Times New Roman" w:eastAsia="宋体" w:cs="Times New Roman"/>
            <w:szCs w:val="32"/>
            <w:lang w:val="en-US" w:eastAsia="zh-CN"/>
            <w:rPrChange w:id="4242" w:author="......" w:date="2024-05-07T14:48:58Z">
              <w:rPr>
                <w:rFonts w:hint="eastAsia" w:ascii="Times New Roman" w:hAnsi="Times New Roman" w:eastAsia="宋体" w:cs="Times New Roman"/>
                <w:szCs w:val="32"/>
                <w:lang w:val="en-US" w:eastAsia="zh-CN"/>
              </w:rPr>
            </w:rPrChange>
          </w:rPr>
          <w:t>-2</w:t>
        </w:r>
      </w:ins>
      <w:ins w:id="4244" w:author="......" w:date="2024-05-06T20:45:45Z">
        <w:r>
          <w:rPr>
            <w:rFonts w:hint="default" w:ascii="Times New Roman" w:hAnsi="Times New Roman" w:eastAsia="宋体" w:cs="Times New Roman"/>
            <w:szCs w:val="32"/>
            <w:lang w:val="en-US" w:eastAsia="zh-CN"/>
            <w:rPrChange w:id="4245" w:author="......" w:date="2024-05-07T14:48:58Z">
              <w:rPr>
                <w:rFonts w:hint="eastAsia" w:ascii="Times New Roman" w:hAnsi="Times New Roman" w:eastAsia="宋体" w:cs="Times New Roman"/>
                <w:szCs w:val="32"/>
                <w:lang w:val="en-US" w:eastAsia="zh-CN"/>
              </w:rPr>
            </w:rPrChange>
          </w:rPr>
          <w:t>至</w:t>
        </w:r>
      </w:ins>
      <w:ins w:id="4247" w:author="......" w:date="2024-05-06T20:45:49Z">
        <w:r>
          <w:rPr>
            <w:rFonts w:hint="default" w:ascii="Times New Roman" w:hAnsi="Times New Roman" w:eastAsia="宋体" w:cs="Times New Roman"/>
            <w:szCs w:val="32"/>
            <w:lang w:val="en-US" w:eastAsia="zh-CN"/>
            <w:rPrChange w:id="4248" w:author="......" w:date="2024-05-07T14:48:58Z">
              <w:rPr>
                <w:rFonts w:hint="eastAsia" w:ascii="Times New Roman" w:hAnsi="Times New Roman" w:eastAsia="宋体" w:cs="Times New Roman"/>
                <w:szCs w:val="32"/>
                <w:lang w:val="en-US" w:eastAsia="zh-CN"/>
              </w:rPr>
            </w:rPrChange>
          </w:rPr>
          <w:t>下表3</w:t>
        </w:r>
      </w:ins>
      <w:ins w:id="4250" w:author="......" w:date="2024-05-06T20:48:14Z">
        <w:r>
          <w:rPr>
            <w:rFonts w:hint="default" w:ascii="Times New Roman" w:hAnsi="Times New Roman" w:eastAsia="宋体" w:cs="Times New Roman"/>
            <w:szCs w:val="32"/>
            <w:lang w:val="en-US" w:eastAsia="zh-CN"/>
            <w:rPrChange w:id="4251" w:author="......" w:date="2024-05-07T14:48:58Z">
              <w:rPr>
                <w:rFonts w:hint="eastAsia" w:ascii="Times New Roman" w:hAnsi="Times New Roman" w:eastAsia="宋体" w:cs="Times New Roman"/>
                <w:szCs w:val="32"/>
                <w:lang w:val="en-US" w:eastAsia="zh-CN"/>
              </w:rPr>
            </w:rPrChange>
          </w:rPr>
          <w:t>-1</w:t>
        </w:r>
      </w:ins>
      <w:ins w:id="4253" w:author="......" w:date="2024-05-06T20:48:15Z">
        <w:r>
          <w:rPr>
            <w:rFonts w:hint="default" w:ascii="Times New Roman" w:hAnsi="Times New Roman" w:eastAsia="宋体" w:cs="Times New Roman"/>
            <w:szCs w:val="32"/>
            <w:lang w:val="en-US" w:eastAsia="zh-CN"/>
            <w:rPrChange w:id="4254" w:author="......" w:date="2024-05-07T14:48:58Z">
              <w:rPr>
                <w:rFonts w:hint="eastAsia" w:ascii="Times New Roman" w:hAnsi="Times New Roman" w:eastAsia="宋体" w:cs="Times New Roman"/>
                <w:szCs w:val="32"/>
                <w:lang w:val="en-US" w:eastAsia="zh-CN"/>
              </w:rPr>
            </w:rPrChange>
          </w:rPr>
          <w:t>-</w:t>
        </w:r>
      </w:ins>
      <w:ins w:id="4256" w:author="......" w:date="2024-05-06T20:48:18Z">
        <w:r>
          <w:rPr>
            <w:rFonts w:hint="default" w:ascii="Times New Roman" w:hAnsi="Times New Roman" w:eastAsia="宋体" w:cs="Times New Roman"/>
            <w:szCs w:val="32"/>
            <w:lang w:val="en-US" w:eastAsia="zh-CN"/>
            <w:rPrChange w:id="4257" w:author="......" w:date="2024-05-07T14:48:58Z">
              <w:rPr>
                <w:rFonts w:hint="eastAsia" w:ascii="Times New Roman" w:hAnsi="Times New Roman" w:eastAsia="宋体" w:cs="Times New Roman"/>
                <w:szCs w:val="32"/>
                <w:lang w:val="en-US" w:eastAsia="zh-CN"/>
              </w:rPr>
            </w:rPrChange>
          </w:rPr>
          <w:t>4</w:t>
        </w:r>
      </w:ins>
      <w:ins w:id="4259" w:author="......" w:date="2024-05-06T20:40:25Z">
        <w:r>
          <w:rPr>
            <w:rFonts w:hint="default" w:ascii="Times New Roman" w:hAnsi="Times New Roman" w:eastAsia="宋体" w:cs="Times New Roman"/>
            <w:szCs w:val="32"/>
            <w:lang w:val="en-US" w:eastAsia="zh-CN"/>
            <w:rPrChange w:id="4260" w:author="......" w:date="2024-05-07T14:48:58Z">
              <w:rPr>
                <w:rFonts w:hint="eastAsia" w:ascii="Times New Roman" w:hAnsi="Times New Roman" w:eastAsia="宋体" w:cs="Times New Roman"/>
                <w:szCs w:val="32"/>
                <w:lang w:val="en-US" w:eastAsia="zh-CN"/>
              </w:rPr>
            </w:rPrChange>
          </w:rPr>
          <w:t>所示：</w:t>
        </w:r>
      </w:ins>
    </w:p>
    <w:p>
      <w:pPr>
        <w:numPr>
          <w:ilvl w:val="-1"/>
          <w:numId w:val="0"/>
        </w:numPr>
        <w:ind w:left="0" w:firstLine="0"/>
        <w:jc w:val="right"/>
        <w:rPr>
          <w:ins w:id="4263" w:author="......" w:date="2024-05-06T20:40:25Z"/>
          <w:rFonts w:hint="default" w:ascii="Times New Roman" w:hAnsi="Times New Roman" w:eastAsia="宋体" w:cs="Times New Roman"/>
          <w:szCs w:val="32"/>
          <w:lang w:val="en-US"/>
          <w:rPrChange w:id="4264" w:author="......" w:date="2024-05-07T14:48:58Z">
            <w:rPr>
              <w:ins w:id="4265" w:author="......" w:date="2024-05-06T20:40:25Z"/>
              <w:rFonts w:hint="default" w:ascii="Times New Roman" w:hAnsi="Times New Roman" w:eastAsia="宋体" w:cs="Times New Roman"/>
              <w:szCs w:val="32"/>
              <w:lang w:val="en-US"/>
            </w:rPr>
          </w:rPrChange>
        </w:rPr>
        <w:pPrChange w:id="4262" w:author="......" w:date="2024-05-06T20:46:01Z">
          <w:pPr>
            <w:numPr>
              <w:ilvl w:val="0"/>
              <w:numId w:val="18"/>
            </w:numPr>
            <w:ind w:left="425" w:hanging="425"/>
          </w:pPr>
        </w:pPrChange>
      </w:pPr>
      <w:ins w:id="4266" w:author="......" w:date="2024-05-06T20:46:00Z">
        <w:r>
          <w:rPr>
            <w:rFonts w:hint="default" w:ascii="Times New Roman" w:hAnsi="Times New Roman" w:eastAsia="宋体" w:cs="Times New Roman"/>
            <w:sz w:val="21"/>
            <w:szCs w:val="24"/>
            <w:lang w:val="en-US" w:eastAsia="zh-CN"/>
            <w:rPrChange w:id="4267" w:author="......" w:date="2024-05-07T14:48:58Z">
              <w:rPr>
                <w:rFonts w:hint="eastAsia" w:ascii="Times New Roman" w:hAnsi="Times New Roman" w:eastAsia="宋体" w:cs="Times New Roman"/>
                <w:sz w:val="21"/>
                <w:szCs w:val="24"/>
                <w:lang w:val="en-US" w:eastAsia="zh-CN"/>
              </w:rPr>
            </w:rPrChange>
          </w:rPr>
          <w:t>表3</w:t>
        </w:r>
      </w:ins>
      <w:ins w:id="4269" w:author="......" w:date="2024-05-06T20:48:22Z">
        <w:r>
          <w:rPr>
            <w:rFonts w:hint="default" w:ascii="Times New Roman" w:hAnsi="Times New Roman" w:eastAsia="宋体" w:cs="Times New Roman"/>
            <w:sz w:val="21"/>
            <w:szCs w:val="24"/>
            <w:lang w:val="en-US" w:eastAsia="zh-CN"/>
            <w:rPrChange w:id="4270" w:author="......" w:date="2024-05-07T14:48:58Z">
              <w:rPr>
                <w:rFonts w:hint="eastAsia" w:ascii="Times New Roman" w:hAnsi="Times New Roman" w:eastAsia="宋体" w:cs="Times New Roman"/>
                <w:sz w:val="21"/>
                <w:szCs w:val="24"/>
                <w:lang w:val="en-US" w:eastAsia="zh-CN"/>
              </w:rPr>
            </w:rPrChange>
          </w:rPr>
          <w:t>-</w:t>
        </w:r>
      </w:ins>
      <w:ins w:id="4272" w:author="......" w:date="2024-05-06T20:48:24Z">
        <w:r>
          <w:rPr>
            <w:rFonts w:hint="default" w:ascii="Times New Roman" w:hAnsi="Times New Roman" w:eastAsia="宋体" w:cs="Times New Roman"/>
            <w:sz w:val="21"/>
            <w:szCs w:val="24"/>
            <w:lang w:val="en-US" w:eastAsia="zh-CN"/>
            <w:rPrChange w:id="4273" w:author="......" w:date="2024-05-07T14:48:58Z">
              <w:rPr>
                <w:rFonts w:hint="eastAsia" w:ascii="Times New Roman" w:hAnsi="Times New Roman" w:eastAsia="宋体" w:cs="Times New Roman"/>
                <w:sz w:val="21"/>
                <w:szCs w:val="24"/>
                <w:lang w:val="en-US" w:eastAsia="zh-CN"/>
              </w:rPr>
            </w:rPrChange>
          </w:rPr>
          <w:t>1-</w:t>
        </w:r>
      </w:ins>
      <w:ins w:id="4275" w:author="......" w:date="2024-05-06T20:48:25Z">
        <w:r>
          <w:rPr>
            <w:rFonts w:hint="default" w:ascii="Times New Roman" w:hAnsi="Times New Roman" w:eastAsia="宋体" w:cs="Times New Roman"/>
            <w:sz w:val="21"/>
            <w:szCs w:val="24"/>
            <w:lang w:val="en-US" w:eastAsia="zh-CN"/>
            <w:rPrChange w:id="4276" w:author="......" w:date="2024-05-07T14:48:58Z">
              <w:rPr>
                <w:rFonts w:hint="eastAsia" w:ascii="Times New Roman" w:hAnsi="Times New Roman" w:eastAsia="宋体" w:cs="Times New Roman"/>
                <w:sz w:val="21"/>
                <w:szCs w:val="24"/>
                <w:lang w:val="en-US" w:eastAsia="zh-CN"/>
              </w:rPr>
            </w:rPrChange>
          </w:rPr>
          <w:t>2</w:t>
        </w:r>
      </w:ins>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2"/>
        <w:gridCol w:w="6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278" w:author="......" w:date="2024-05-06T20:41:26Z"/>
        </w:trPr>
        <w:tc>
          <w:tcPr>
            <w:tcW w:w="1692" w:type="dxa"/>
          </w:tcPr>
          <w:p>
            <w:pPr>
              <w:numPr>
                <w:ilvl w:val="0"/>
                <w:numId w:val="0"/>
              </w:numPr>
              <w:rPr>
                <w:ins w:id="4279" w:author="......" w:date="2024-05-06T20:41:26Z"/>
                <w:rFonts w:hint="default" w:ascii="Times New Roman" w:hAnsi="Times New Roman" w:eastAsia="宋体" w:cs="Times New Roman"/>
                <w:sz w:val="24"/>
                <w:szCs w:val="32"/>
                <w:vertAlign w:val="baseline"/>
                <w:lang w:val="en-US" w:eastAsia="zh-CN"/>
                <w:rPrChange w:id="4280" w:author="......" w:date="2024-05-07T14:48:58Z">
                  <w:rPr>
                    <w:ins w:id="4281" w:author="......" w:date="2024-05-06T20:41:26Z"/>
                    <w:rFonts w:hint="default"/>
                    <w:sz w:val="24"/>
                    <w:szCs w:val="32"/>
                    <w:vertAlign w:val="baseline"/>
                    <w:lang w:val="en-US" w:eastAsia="zh-CN"/>
                  </w:rPr>
                </w:rPrChange>
              </w:rPr>
            </w:pPr>
            <w:ins w:id="4282" w:author="......" w:date="2024-05-06T20:41:26Z">
              <w:r>
                <w:rPr>
                  <w:rFonts w:hint="default" w:ascii="Times New Roman" w:hAnsi="Times New Roman" w:eastAsia="宋体" w:cs="Times New Roman"/>
                  <w:sz w:val="24"/>
                  <w:szCs w:val="32"/>
                  <w:lang w:val="en-US" w:eastAsia="zh-CN"/>
                  <w:rPrChange w:id="4283" w:author="......" w:date="2024-05-07T14:48:58Z">
                    <w:rPr>
                      <w:rFonts w:hint="eastAsia"/>
                      <w:sz w:val="24"/>
                      <w:szCs w:val="32"/>
                      <w:lang w:val="en-US" w:eastAsia="zh-CN"/>
                    </w:rPr>
                  </w:rPrChange>
                </w:rPr>
                <w:t>用例</w:t>
              </w:r>
            </w:ins>
          </w:p>
        </w:tc>
        <w:tc>
          <w:tcPr>
            <w:tcW w:w="6830" w:type="dxa"/>
          </w:tcPr>
          <w:p>
            <w:pPr>
              <w:numPr>
                <w:ilvl w:val="0"/>
                <w:numId w:val="0"/>
              </w:numPr>
              <w:rPr>
                <w:ins w:id="4285" w:author="......" w:date="2024-05-06T20:41:26Z"/>
                <w:rFonts w:hint="default" w:ascii="Times New Roman" w:hAnsi="Times New Roman" w:eastAsia="宋体" w:cs="Times New Roman"/>
                <w:sz w:val="24"/>
                <w:szCs w:val="32"/>
                <w:vertAlign w:val="baseline"/>
                <w:lang w:val="en-US" w:eastAsia="zh-CN"/>
                <w:rPrChange w:id="4286" w:author="......" w:date="2024-05-07T14:48:58Z">
                  <w:rPr>
                    <w:ins w:id="4287" w:author="......" w:date="2024-05-06T20:41:26Z"/>
                    <w:rFonts w:hint="default"/>
                    <w:sz w:val="24"/>
                    <w:szCs w:val="32"/>
                    <w:vertAlign w:val="baseline"/>
                    <w:lang w:val="en-US" w:eastAsia="zh-CN"/>
                  </w:rPr>
                </w:rPrChange>
              </w:rPr>
            </w:pPr>
            <w:ins w:id="4288" w:author="......" w:date="2024-05-06T20:41:26Z">
              <w:r>
                <w:rPr>
                  <w:rFonts w:hint="default" w:ascii="Times New Roman" w:hAnsi="Times New Roman" w:eastAsia="宋体" w:cs="Times New Roman"/>
                  <w:sz w:val="24"/>
                  <w:szCs w:val="32"/>
                  <w:vertAlign w:val="baseline"/>
                  <w:lang w:val="en-US" w:eastAsia="zh-CN"/>
                  <w:rPrChange w:id="4289" w:author="......" w:date="2024-05-07T14:48:58Z">
                    <w:rPr>
                      <w:rFonts w:hint="eastAsia"/>
                      <w:sz w:val="24"/>
                      <w:szCs w:val="32"/>
                      <w:vertAlign w:val="baseline"/>
                      <w:lang w:val="en-US" w:eastAsia="zh-CN"/>
                    </w:rPr>
                  </w:rPrChange>
                </w:rPr>
                <w:t>删除项目</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291" w:author="......" w:date="2024-05-06T20:46:51Z"/>
        </w:trPr>
        <w:tc>
          <w:tcPr>
            <w:tcW w:w="1692" w:type="dxa"/>
            <w:vAlign w:val="top"/>
          </w:tcPr>
          <w:p>
            <w:pPr>
              <w:numPr>
                <w:ilvl w:val="0"/>
                <w:numId w:val="0"/>
              </w:numPr>
              <w:ind w:left="0" w:leftChars="0" w:firstLine="0" w:firstLineChars="0"/>
              <w:rPr>
                <w:ins w:id="4292" w:author="......" w:date="2024-05-06T20:46:51Z"/>
                <w:rFonts w:hint="default" w:ascii="Times New Roman" w:hAnsi="Times New Roman" w:eastAsia="宋体" w:cs="Times New Roman"/>
                <w:kern w:val="2"/>
                <w:sz w:val="24"/>
                <w:szCs w:val="32"/>
                <w:vertAlign w:val="baseline"/>
                <w:lang w:val="en-US" w:eastAsia="zh-CN" w:bidi="ar-SA"/>
                <w:rPrChange w:id="4293" w:author="......" w:date="2024-05-07T14:48:58Z">
                  <w:rPr>
                    <w:ins w:id="4294" w:author="......" w:date="2024-05-06T20:46:51Z"/>
                    <w:rFonts w:hint="eastAsia" w:asciiTheme="minorAscii" w:hAnsiTheme="minorAscii" w:eastAsiaTheme="minorEastAsia" w:cstheme="minorBidi"/>
                    <w:kern w:val="2"/>
                    <w:sz w:val="24"/>
                    <w:szCs w:val="32"/>
                    <w:vertAlign w:val="baseline"/>
                    <w:lang w:val="en-US" w:eastAsia="zh-CN" w:bidi="ar-SA"/>
                  </w:rPr>
                </w:rPrChange>
              </w:rPr>
            </w:pPr>
            <w:r>
              <w:rPr>
                <w:rFonts w:hint="default" w:ascii="Times New Roman" w:hAnsi="Times New Roman" w:eastAsia="宋体" w:cs="Times New Roman"/>
                <w:sz w:val="24"/>
                <w:szCs w:val="32"/>
                <w:vertAlign w:val="baseline"/>
                <w:lang w:val="en-US" w:eastAsia="zh-CN"/>
                <w:rPrChange w:id="4295" w:author="......" w:date="2024-05-07T14:48:58Z">
                  <w:rPr>
                    <w:rFonts w:hint="eastAsia"/>
                    <w:sz w:val="24"/>
                    <w:szCs w:val="32"/>
                    <w:vertAlign w:val="baseline"/>
                    <w:lang w:val="en-US" w:eastAsia="zh-CN"/>
                  </w:rPr>
                </w:rPrChange>
              </w:rPr>
              <w:t>用例编号</w:t>
            </w:r>
          </w:p>
        </w:tc>
        <w:tc>
          <w:tcPr>
            <w:tcW w:w="6830" w:type="dxa"/>
            <w:vAlign w:val="top"/>
          </w:tcPr>
          <w:p>
            <w:pPr>
              <w:numPr>
                <w:ilvl w:val="0"/>
                <w:numId w:val="0"/>
              </w:numPr>
              <w:ind w:left="0" w:leftChars="0" w:firstLine="0" w:firstLineChars="0"/>
              <w:rPr>
                <w:ins w:id="4296" w:author="......" w:date="2024-05-06T20:46:51Z"/>
                <w:rFonts w:hint="default" w:ascii="Times New Roman" w:hAnsi="Times New Roman" w:eastAsia="宋体" w:cs="Times New Roman"/>
                <w:kern w:val="2"/>
                <w:sz w:val="24"/>
                <w:szCs w:val="32"/>
                <w:vertAlign w:val="baseline"/>
                <w:lang w:val="en-US" w:eastAsia="zh-CN" w:bidi="ar-SA"/>
                <w:rPrChange w:id="4297" w:author="......" w:date="2024-05-07T14:48:58Z">
                  <w:rPr>
                    <w:ins w:id="4298" w:author="......" w:date="2024-05-06T20:46:51Z"/>
                    <w:rFonts w:hint="eastAsia" w:asciiTheme="minorAscii" w:hAnsiTheme="minorAscii" w:eastAsiaTheme="minorEastAsia" w:cstheme="minorBidi"/>
                    <w:kern w:val="2"/>
                    <w:sz w:val="24"/>
                    <w:szCs w:val="32"/>
                    <w:vertAlign w:val="baseline"/>
                    <w:lang w:val="en-US" w:eastAsia="zh-CN" w:bidi="ar-SA"/>
                  </w:rPr>
                </w:rPrChange>
              </w:rPr>
            </w:pPr>
            <w:r>
              <w:rPr>
                <w:rFonts w:hint="default" w:ascii="Times New Roman" w:hAnsi="Times New Roman" w:eastAsia="宋体" w:cs="Times New Roman"/>
                <w:sz w:val="24"/>
                <w:szCs w:val="32"/>
                <w:lang w:val="en-US" w:eastAsia="zh-CN"/>
                <w:rPrChange w:id="4299" w:author="......" w:date="2024-05-07T14:48:58Z">
                  <w:rPr>
                    <w:rFonts w:hint="eastAsia"/>
                    <w:sz w:val="24"/>
                    <w:szCs w:val="32"/>
                    <w:lang w:val="en-US" w:eastAsia="zh-CN"/>
                  </w:rPr>
                </w:rPrChange>
              </w:rPr>
              <w:t>SF0100</w:t>
            </w:r>
            <w:ins w:id="4300" w:author="......" w:date="2024-05-06T20:46:59Z">
              <w:r>
                <w:rPr>
                  <w:rFonts w:hint="default" w:ascii="Times New Roman" w:hAnsi="Times New Roman" w:eastAsia="宋体" w:cs="Times New Roman"/>
                  <w:sz w:val="24"/>
                  <w:szCs w:val="32"/>
                  <w:lang w:val="en-US" w:eastAsia="zh-CN"/>
                  <w:rPrChange w:id="4301" w:author="......" w:date="2024-05-07T14:48:58Z">
                    <w:rPr>
                      <w:rFonts w:hint="eastAsia"/>
                      <w:sz w:val="24"/>
                      <w:szCs w:val="32"/>
                      <w:lang w:val="en-US" w:eastAsia="zh-CN"/>
                    </w:rPr>
                  </w:rPrChange>
                </w:rPr>
                <w:t>2</w:t>
              </w:r>
            </w:ins>
            <w:del w:id="4303" w:author="......" w:date="2024-05-06T20:46:59Z">
              <w:r>
                <w:rPr>
                  <w:rFonts w:hint="default" w:ascii="Times New Roman" w:hAnsi="Times New Roman" w:eastAsia="宋体" w:cs="Times New Roman"/>
                  <w:sz w:val="24"/>
                  <w:szCs w:val="32"/>
                  <w:lang w:val="en-US" w:eastAsia="zh-CN"/>
                  <w:rPrChange w:id="4304" w:author="......" w:date="2024-05-07T14:48:58Z">
                    <w:rPr>
                      <w:rFonts w:hint="eastAsia"/>
                      <w:sz w:val="24"/>
                      <w:szCs w:val="32"/>
                      <w:lang w:val="en-US" w:eastAsia="zh-CN"/>
                    </w:rPr>
                  </w:rPrChange>
                </w:rPr>
                <w:delText>1</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306" w:author="......" w:date="2024-05-06T20:41:26Z"/>
        </w:trPr>
        <w:tc>
          <w:tcPr>
            <w:tcW w:w="1692" w:type="dxa"/>
          </w:tcPr>
          <w:p>
            <w:pPr>
              <w:numPr>
                <w:ilvl w:val="0"/>
                <w:numId w:val="0"/>
              </w:numPr>
              <w:rPr>
                <w:ins w:id="4307" w:author="......" w:date="2024-05-06T20:41:26Z"/>
                <w:rFonts w:hint="default" w:ascii="Times New Roman" w:hAnsi="Times New Roman" w:eastAsia="宋体" w:cs="Times New Roman"/>
                <w:sz w:val="24"/>
                <w:szCs w:val="32"/>
                <w:vertAlign w:val="baseline"/>
                <w:lang w:val="en-US" w:eastAsia="zh-CN"/>
                <w:rPrChange w:id="4308" w:author="......" w:date="2024-05-07T14:48:58Z">
                  <w:rPr>
                    <w:ins w:id="4309" w:author="......" w:date="2024-05-06T20:41:26Z"/>
                    <w:rFonts w:hint="default"/>
                    <w:sz w:val="24"/>
                    <w:szCs w:val="32"/>
                    <w:vertAlign w:val="baseline"/>
                    <w:lang w:val="en-US" w:eastAsia="zh-CN"/>
                  </w:rPr>
                </w:rPrChange>
              </w:rPr>
            </w:pPr>
            <w:ins w:id="4310" w:author="......" w:date="2024-05-06T20:41:26Z">
              <w:r>
                <w:rPr>
                  <w:rFonts w:hint="default" w:ascii="Times New Roman" w:hAnsi="Times New Roman" w:eastAsia="宋体" w:cs="Times New Roman"/>
                  <w:sz w:val="24"/>
                  <w:szCs w:val="32"/>
                  <w:vertAlign w:val="baseline"/>
                  <w:lang w:val="en-US" w:eastAsia="zh-CN"/>
                  <w:rPrChange w:id="4311" w:author="......" w:date="2024-05-07T14:48:58Z">
                    <w:rPr>
                      <w:rFonts w:hint="eastAsia"/>
                      <w:sz w:val="24"/>
                      <w:szCs w:val="32"/>
                      <w:vertAlign w:val="baseline"/>
                      <w:lang w:val="en-US" w:eastAsia="zh-CN"/>
                    </w:rPr>
                  </w:rPrChange>
                </w:rPr>
                <w:t>主执行者</w:t>
              </w:r>
            </w:ins>
          </w:p>
        </w:tc>
        <w:tc>
          <w:tcPr>
            <w:tcW w:w="6830" w:type="dxa"/>
          </w:tcPr>
          <w:p>
            <w:pPr>
              <w:numPr>
                <w:ilvl w:val="0"/>
                <w:numId w:val="0"/>
              </w:numPr>
              <w:rPr>
                <w:ins w:id="4313" w:author="......" w:date="2024-05-06T20:41:26Z"/>
                <w:rFonts w:hint="default" w:ascii="Times New Roman" w:hAnsi="Times New Roman" w:eastAsia="宋体" w:cs="Times New Roman"/>
                <w:sz w:val="24"/>
                <w:szCs w:val="32"/>
                <w:vertAlign w:val="baseline"/>
                <w:lang w:val="en-US" w:eastAsia="zh-CN"/>
                <w:rPrChange w:id="4314" w:author="......" w:date="2024-05-07T14:48:58Z">
                  <w:rPr>
                    <w:ins w:id="4315" w:author="......" w:date="2024-05-06T20:41:26Z"/>
                    <w:rFonts w:hint="default"/>
                    <w:sz w:val="24"/>
                    <w:szCs w:val="32"/>
                    <w:vertAlign w:val="baseline"/>
                    <w:lang w:val="en-US" w:eastAsia="zh-CN"/>
                  </w:rPr>
                </w:rPrChange>
              </w:rPr>
            </w:pPr>
            <w:ins w:id="4316" w:author="......" w:date="2024-05-06T20:41:26Z">
              <w:r>
                <w:rPr>
                  <w:rFonts w:hint="default" w:ascii="Times New Roman" w:hAnsi="Times New Roman" w:eastAsia="宋体" w:cs="Times New Roman"/>
                  <w:sz w:val="24"/>
                  <w:szCs w:val="32"/>
                  <w:vertAlign w:val="baseline"/>
                  <w:lang w:val="en-US" w:eastAsia="zh-CN"/>
                  <w:rPrChange w:id="4317" w:author="......" w:date="2024-05-07T14:48:58Z">
                    <w:rPr>
                      <w:rFonts w:hint="eastAsia"/>
                      <w:sz w:val="24"/>
                      <w:szCs w:val="32"/>
                      <w:vertAlign w:val="baseline"/>
                      <w:lang w:val="en-US" w:eastAsia="zh-CN"/>
                    </w:rPr>
                  </w:rPrChange>
                </w:rPr>
                <w:t>项目经理</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319" w:author="......" w:date="2024-05-06T20:41:26Z"/>
        </w:trPr>
        <w:tc>
          <w:tcPr>
            <w:tcW w:w="1692" w:type="dxa"/>
          </w:tcPr>
          <w:p>
            <w:pPr>
              <w:numPr>
                <w:ilvl w:val="0"/>
                <w:numId w:val="0"/>
              </w:numPr>
              <w:rPr>
                <w:ins w:id="4320" w:author="......" w:date="2024-05-06T20:41:26Z"/>
                <w:rFonts w:hint="default" w:ascii="Times New Roman" w:hAnsi="Times New Roman" w:eastAsia="宋体" w:cs="Times New Roman"/>
                <w:sz w:val="24"/>
                <w:szCs w:val="32"/>
                <w:vertAlign w:val="baseline"/>
                <w:lang w:val="en-US" w:eastAsia="zh-CN"/>
                <w:rPrChange w:id="4321" w:author="......" w:date="2024-05-07T14:48:58Z">
                  <w:rPr>
                    <w:ins w:id="4322" w:author="......" w:date="2024-05-06T20:41:26Z"/>
                    <w:rFonts w:hint="default"/>
                    <w:sz w:val="24"/>
                    <w:szCs w:val="32"/>
                    <w:vertAlign w:val="baseline"/>
                    <w:lang w:val="en-US" w:eastAsia="zh-CN"/>
                  </w:rPr>
                </w:rPrChange>
              </w:rPr>
            </w:pPr>
            <w:ins w:id="4323" w:author="......" w:date="2024-05-06T20:41:26Z">
              <w:r>
                <w:rPr>
                  <w:rFonts w:hint="default" w:ascii="Times New Roman" w:hAnsi="Times New Roman" w:eastAsia="宋体" w:cs="Times New Roman"/>
                  <w:sz w:val="24"/>
                  <w:szCs w:val="32"/>
                  <w:vertAlign w:val="baseline"/>
                  <w:lang w:val="en-US" w:eastAsia="zh-CN"/>
                  <w:rPrChange w:id="4324" w:author="......" w:date="2024-05-07T14:48:58Z">
                    <w:rPr>
                      <w:rFonts w:hint="eastAsia"/>
                      <w:sz w:val="24"/>
                      <w:szCs w:val="32"/>
                      <w:vertAlign w:val="baseline"/>
                      <w:lang w:val="en-US" w:eastAsia="zh-CN"/>
                    </w:rPr>
                  </w:rPrChange>
                </w:rPr>
                <w:t>目标</w:t>
              </w:r>
            </w:ins>
          </w:p>
        </w:tc>
        <w:tc>
          <w:tcPr>
            <w:tcW w:w="6830" w:type="dxa"/>
          </w:tcPr>
          <w:p>
            <w:pPr>
              <w:numPr>
                <w:ilvl w:val="0"/>
                <w:numId w:val="0"/>
              </w:numPr>
              <w:rPr>
                <w:ins w:id="4326" w:author="......" w:date="2024-05-06T20:41:26Z"/>
                <w:rFonts w:hint="default" w:ascii="Times New Roman" w:hAnsi="Times New Roman" w:eastAsia="宋体" w:cs="Times New Roman"/>
                <w:sz w:val="24"/>
                <w:szCs w:val="32"/>
                <w:vertAlign w:val="baseline"/>
                <w:lang w:val="en-US" w:eastAsia="zh-CN"/>
                <w:rPrChange w:id="4327" w:author="......" w:date="2024-05-07T14:48:58Z">
                  <w:rPr>
                    <w:ins w:id="4328" w:author="......" w:date="2024-05-06T20:41:26Z"/>
                    <w:rFonts w:hint="default"/>
                    <w:sz w:val="24"/>
                    <w:szCs w:val="32"/>
                    <w:vertAlign w:val="baseline"/>
                    <w:lang w:val="en-US" w:eastAsia="zh-CN"/>
                  </w:rPr>
                </w:rPrChange>
              </w:rPr>
            </w:pPr>
            <w:ins w:id="4329" w:author="......" w:date="2024-05-06T20:41:26Z">
              <w:r>
                <w:rPr>
                  <w:rFonts w:hint="default" w:ascii="Times New Roman" w:hAnsi="Times New Roman" w:eastAsia="宋体" w:cs="Times New Roman"/>
                  <w:sz w:val="24"/>
                  <w:szCs w:val="32"/>
                  <w:vertAlign w:val="baseline"/>
                  <w:lang w:val="en-US" w:eastAsia="zh-CN"/>
                  <w:rPrChange w:id="4330" w:author="......" w:date="2024-05-07T14:48:58Z">
                    <w:rPr>
                      <w:rFonts w:hint="eastAsia"/>
                      <w:sz w:val="24"/>
                      <w:szCs w:val="32"/>
                      <w:vertAlign w:val="baseline"/>
                      <w:lang w:val="en-US" w:eastAsia="zh-CN"/>
                    </w:rPr>
                  </w:rPrChange>
                </w:rPr>
                <w:t>删除不需要的已添加的项目</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332" w:author="......" w:date="2024-05-06T20:41:26Z"/>
        </w:trPr>
        <w:tc>
          <w:tcPr>
            <w:tcW w:w="1692" w:type="dxa"/>
          </w:tcPr>
          <w:p>
            <w:pPr>
              <w:numPr>
                <w:ilvl w:val="0"/>
                <w:numId w:val="0"/>
              </w:numPr>
              <w:rPr>
                <w:ins w:id="4333" w:author="......" w:date="2024-05-06T20:41:26Z"/>
                <w:rFonts w:hint="default" w:ascii="Times New Roman" w:hAnsi="Times New Roman" w:eastAsia="宋体" w:cs="Times New Roman"/>
                <w:sz w:val="24"/>
                <w:szCs w:val="32"/>
                <w:vertAlign w:val="baseline"/>
                <w:lang w:val="en-US" w:eastAsia="zh-CN"/>
                <w:rPrChange w:id="4334" w:author="......" w:date="2024-05-07T14:48:58Z">
                  <w:rPr>
                    <w:ins w:id="4335" w:author="......" w:date="2024-05-06T20:41:26Z"/>
                    <w:rFonts w:hint="default"/>
                    <w:sz w:val="24"/>
                    <w:szCs w:val="32"/>
                    <w:vertAlign w:val="baseline"/>
                    <w:lang w:val="en-US" w:eastAsia="zh-CN"/>
                  </w:rPr>
                </w:rPrChange>
              </w:rPr>
            </w:pPr>
            <w:ins w:id="4336" w:author="......" w:date="2024-05-06T20:41:26Z">
              <w:r>
                <w:rPr>
                  <w:rFonts w:hint="default" w:ascii="Times New Roman" w:hAnsi="Times New Roman" w:eastAsia="宋体" w:cs="Times New Roman"/>
                  <w:sz w:val="24"/>
                  <w:szCs w:val="32"/>
                  <w:vertAlign w:val="baseline"/>
                  <w:lang w:val="en-US" w:eastAsia="zh-CN"/>
                  <w:rPrChange w:id="4337" w:author="......" w:date="2024-05-07T14:48:58Z">
                    <w:rPr>
                      <w:rFonts w:hint="eastAsia"/>
                      <w:sz w:val="24"/>
                      <w:szCs w:val="32"/>
                      <w:vertAlign w:val="baseline"/>
                      <w:lang w:val="en-US" w:eastAsia="zh-CN"/>
                    </w:rPr>
                  </w:rPrChange>
                </w:rPr>
                <w:t>前提条件</w:t>
              </w:r>
            </w:ins>
          </w:p>
        </w:tc>
        <w:tc>
          <w:tcPr>
            <w:tcW w:w="6830" w:type="dxa"/>
          </w:tcPr>
          <w:p>
            <w:pPr>
              <w:numPr>
                <w:ilvl w:val="0"/>
                <w:numId w:val="0"/>
              </w:numPr>
              <w:rPr>
                <w:ins w:id="4339" w:author="......" w:date="2024-05-06T20:41:26Z"/>
                <w:rFonts w:hint="default" w:ascii="Times New Roman" w:hAnsi="Times New Roman" w:eastAsia="宋体" w:cs="Times New Roman"/>
                <w:sz w:val="24"/>
                <w:szCs w:val="32"/>
                <w:vertAlign w:val="baseline"/>
                <w:lang w:val="en-US" w:eastAsia="zh-CN"/>
                <w:rPrChange w:id="4340" w:author="......" w:date="2024-05-07T14:48:58Z">
                  <w:rPr>
                    <w:ins w:id="4341" w:author="......" w:date="2024-05-06T20:41:26Z"/>
                    <w:rFonts w:hint="eastAsia"/>
                    <w:sz w:val="24"/>
                    <w:szCs w:val="32"/>
                    <w:vertAlign w:val="baseline"/>
                    <w:lang w:val="en-US" w:eastAsia="zh-CN"/>
                  </w:rPr>
                </w:rPrChange>
              </w:rPr>
            </w:pPr>
            <w:ins w:id="4342" w:author="......" w:date="2024-05-06T20:41:26Z">
              <w:r>
                <w:rPr>
                  <w:rFonts w:hint="default" w:ascii="Times New Roman" w:hAnsi="Times New Roman" w:eastAsia="宋体" w:cs="Times New Roman"/>
                  <w:sz w:val="24"/>
                  <w:szCs w:val="32"/>
                  <w:vertAlign w:val="baseline"/>
                  <w:lang w:val="en-US" w:eastAsia="zh-CN"/>
                  <w:rPrChange w:id="4343" w:author="......" w:date="2024-05-07T14:48:58Z">
                    <w:rPr>
                      <w:rFonts w:hint="eastAsia"/>
                      <w:sz w:val="24"/>
                      <w:szCs w:val="32"/>
                      <w:vertAlign w:val="baseline"/>
                      <w:lang w:val="en-US" w:eastAsia="zh-CN"/>
                    </w:rPr>
                  </w:rPrChange>
                </w:rPr>
                <w:t>执行者已登录且账号身份为项目经理，该项目存在于项目列表中</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345" w:author="......" w:date="2024-05-06T20:41:26Z"/>
        </w:trPr>
        <w:tc>
          <w:tcPr>
            <w:tcW w:w="1692" w:type="dxa"/>
          </w:tcPr>
          <w:p>
            <w:pPr>
              <w:numPr>
                <w:ilvl w:val="0"/>
                <w:numId w:val="0"/>
              </w:numPr>
              <w:rPr>
                <w:ins w:id="4346" w:author="......" w:date="2024-05-06T20:41:26Z"/>
                <w:rFonts w:hint="default" w:ascii="Times New Roman" w:hAnsi="Times New Roman" w:eastAsia="宋体" w:cs="Times New Roman"/>
                <w:sz w:val="24"/>
                <w:szCs w:val="32"/>
                <w:vertAlign w:val="baseline"/>
                <w:lang w:val="en-US" w:eastAsia="zh-CN"/>
                <w:rPrChange w:id="4347" w:author="......" w:date="2024-05-07T14:48:58Z">
                  <w:rPr>
                    <w:ins w:id="4348" w:author="......" w:date="2024-05-06T20:41:26Z"/>
                    <w:rFonts w:hint="default"/>
                    <w:sz w:val="24"/>
                    <w:szCs w:val="32"/>
                    <w:vertAlign w:val="baseline"/>
                    <w:lang w:val="en-US" w:eastAsia="zh-CN"/>
                  </w:rPr>
                </w:rPrChange>
              </w:rPr>
            </w:pPr>
            <w:ins w:id="4349" w:author="......" w:date="2024-05-06T20:41:26Z">
              <w:r>
                <w:rPr>
                  <w:rFonts w:hint="default" w:ascii="Times New Roman" w:hAnsi="Times New Roman" w:eastAsia="宋体" w:cs="Times New Roman"/>
                  <w:sz w:val="24"/>
                  <w:szCs w:val="32"/>
                  <w:vertAlign w:val="baseline"/>
                  <w:lang w:val="en-US" w:eastAsia="zh-CN"/>
                  <w:rPrChange w:id="4350" w:author="......" w:date="2024-05-07T14:48:58Z">
                    <w:rPr>
                      <w:rFonts w:hint="eastAsia"/>
                      <w:sz w:val="24"/>
                      <w:szCs w:val="32"/>
                      <w:vertAlign w:val="baseline"/>
                      <w:lang w:val="en-US" w:eastAsia="zh-CN"/>
                    </w:rPr>
                  </w:rPrChange>
                </w:rPr>
                <w:t>触发事件</w:t>
              </w:r>
            </w:ins>
          </w:p>
        </w:tc>
        <w:tc>
          <w:tcPr>
            <w:tcW w:w="6830" w:type="dxa"/>
          </w:tcPr>
          <w:p>
            <w:pPr>
              <w:numPr>
                <w:ilvl w:val="0"/>
                <w:numId w:val="0"/>
              </w:numPr>
              <w:rPr>
                <w:ins w:id="4352" w:author="......" w:date="2024-05-06T20:41:26Z"/>
                <w:rFonts w:hint="default" w:ascii="Times New Roman" w:hAnsi="Times New Roman" w:eastAsia="宋体" w:cs="Times New Roman"/>
                <w:sz w:val="24"/>
                <w:szCs w:val="32"/>
                <w:vertAlign w:val="baseline"/>
                <w:lang w:val="en-US" w:eastAsia="zh-CN"/>
                <w:rPrChange w:id="4353" w:author="......" w:date="2024-05-07T14:48:58Z">
                  <w:rPr>
                    <w:ins w:id="4354" w:author="......" w:date="2024-05-06T20:41:26Z"/>
                    <w:rFonts w:hint="default"/>
                    <w:sz w:val="24"/>
                    <w:szCs w:val="32"/>
                    <w:vertAlign w:val="baseline"/>
                    <w:lang w:val="en-US" w:eastAsia="zh-CN"/>
                  </w:rPr>
                </w:rPrChange>
              </w:rPr>
            </w:pPr>
            <w:ins w:id="4355" w:author="......" w:date="2024-05-06T20:41:26Z">
              <w:r>
                <w:rPr>
                  <w:rFonts w:hint="default" w:ascii="Times New Roman" w:hAnsi="Times New Roman" w:eastAsia="宋体" w:cs="Times New Roman"/>
                  <w:sz w:val="24"/>
                  <w:szCs w:val="32"/>
                  <w:vertAlign w:val="baseline"/>
                  <w:lang w:val="en-US" w:eastAsia="zh-CN"/>
                  <w:rPrChange w:id="4356" w:author="......" w:date="2024-05-07T14:48:58Z">
                    <w:rPr>
                      <w:rFonts w:hint="eastAsia"/>
                      <w:sz w:val="24"/>
                      <w:szCs w:val="32"/>
                      <w:vertAlign w:val="baseline"/>
                      <w:lang w:val="en-US" w:eastAsia="zh-CN"/>
                    </w:rPr>
                  </w:rPrChange>
                </w:rPr>
                <w:t>用户点击目标项目的“删除”按键</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358" w:author="......" w:date="2024-05-06T20:41:26Z"/>
        </w:trPr>
        <w:tc>
          <w:tcPr>
            <w:tcW w:w="1692" w:type="dxa"/>
          </w:tcPr>
          <w:p>
            <w:pPr>
              <w:numPr>
                <w:ilvl w:val="0"/>
                <w:numId w:val="0"/>
              </w:numPr>
              <w:rPr>
                <w:ins w:id="4359" w:author="......" w:date="2024-05-06T20:41:26Z"/>
                <w:rFonts w:hint="default" w:ascii="Times New Roman" w:hAnsi="Times New Roman" w:eastAsia="宋体" w:cs="Times New Roman"/>
                <w:sz w:val="24"/>
                <w:szCs w:val="32"/>
                <w:vertAlign w:val="baseline"/>
                <w:lang w:val="en-US" w:eastAsia="zh-CN"/>
                <w:rPrChange w:id="4360" w:author="......" w:date="2024-05-07T14:48:58Z">
                  <w:rPr>
                    <w:ins w:id="4361" w:author="......" w:date="2024-05-06T20:41:26Z"/>
                    <w:rFonts w:hint="default"/>
                    <w:sz w:val="24"/>
                    <w:szCs w:val="32"/>
                    <w:vertAlign w:val="baseline"/>
                    <w:lang w:val="en-US" w:eastAsia="zh-CN"/>
                  </w:rPr>
                </w:rPrChange>
              </w:rPr>
            </w:pPr>
            <w:ins w:id="4362" w:author="......" w:date="2024-05-06T20:41:26Z">
              <w:r>
                <w:rPr>
                  <w:rFonts w:hint="default" w:ascii="Times New Roman" w:hAnsi="Times New Roman" w:eastAsia="宋体" w:cs="Times New Roman"/>
                  <w:sz w:val="24"/>
                  <w:szCs w:val="32"/>
                  <w:vertAlign w:val="baseline"/>
                  <w:lang w:val="en-US" w:eastAsia="zh-CN"/>
                  <w:rPrChange w:id="4363" w:author="......" w:date="2024-05-07T14:48:58Z">
                    <w:rPr>
                      <w:rFonts w:hint="eastAsia"/>
                      <w:sz w:val="24"/>
                      <w:szCs w:val="32"/>
                      <w:vertAlign w:val="baseline"/>
                      <w:lang w:val="en-US" w:eastAsia="zh-CN"/>
                    </w:rPr>
                  </w:rPrChange>
                </w:rPr>
                <w:t>基本事件流</w:t>
              </w:r>
            </w:ins>
          </w:p>
        </w:tc>
        <w:tc>
          <w:tcPr>
            <w:tcW w:w="6830" w:type="dxa"/>
          </w:tcPr>
          <w:p>
            <w:pPr>
              <w:numPr>
                <w:ilvl w:val="0"/>
                <w:numId w:val="21"/>
              </w:numPr>
              <w:rPr>
                <w:ins w:id="4365" w:author="......" w:date="2024-05-06T20:41:26Z"/>
                <w:rFonts w:hint="default" w:ascii="Times New Roman" w:hAnsi="Times New Roman" w:eastAsia="宋体" w:cs="Times New Roman"/>
                <w:sz w:val="24"/>
                <w:szCs w:val="32"/>
                <w:vertAlign w:val="baseline"/>
                <w:lang w:val="en-US" w:eastAsia="zh-CN"/>
                <w:rPrChange w:id="4366" w:author="......" w:date="2024-05-07T14:48:58Z">
                  <w:rPr>
                    <w:ins w:id="4367" w:author="......" w:date="2024-05-06T20:41:26Z"/>
                    <w:rFonts w:hint="eastAsia"/>
                    <w:sz w:val="24"/>
                    <w:szCs w:val="32"/>
                    <w:vertAlign w:val="baseline"/>
                    <w:lang w:val="en-US" w:eastAsia="zh-CN"/>
                  </w:rPr>
                </w:rPrChange>
              </w:rPr>
            </w:pPr>
            <w:ins w:id="4368" w:author="......" w:date="2024-05-06T20:41:26Z">
              <w:r>
                <w:rPr>
                  <w:rFonts w:hint="default" w:ascii="Times New Roman" w:hAnsi="Times New Roman" w:eastAsia="宋体" w:cs="Times New Roman"/>
                  <w:sz w:val="24"/>
                  <w:szCs w:val="32"/>
                  <w:vertAlign w:val="baseline"/>
                  <w:lang w:val="en-US" w:eastAsia="zh-CN"/>
                  <w:rPrChange w:id="4369" w:author="......" w:date="2024-05-07T14:48:58Z">
                    <w:rPr>
                      <w:rFonts w:hint="eastAsia"/>
                      <w:sz w:val="24"/>
                      <w:szCs w:val="32"/>
                      <w:vertAlign w:val="baseline"/>
                      <w:lang w:val="en-US" w:eastAsia="zh-CN"/>
                    </w:rPr>
                  </w:rPrChange>
                </w:rPr>
                <w:t>用户点击目标项目的“删除”按键；</w:t>
              </w:r>
            </w:ins>
          </w:p>
          <w:p>
            <w:pPr>
              <w:numPr>
                <w:ilvl w:val="0"/>
                <w:numId w:val="21"/>
              </w:numPr>
              <w:rPr>
                <w:ins w:id="4371" w:author="......" w:date="2024-05-06T20:41:26Z"/>
                <w:rFonts w:hint="default" w:ascii="Times New Roman" w:hAnsi="Times New Roman" w:eastAsia="宋体" w:cs="Times New Roman"/>
                <w:sz w:val="24"/>
                <w:szCs w:val="32"/>
                <w:vertAlign w:val="baseline"/>
                <w:lang w:val="en-US" w:eastAsia="zh-CN"/>
                <w:rPrChange w:id="4372" w:author="......" w:date="2024-05-07T14:48:58Z">
                  <w:rPr>
                    <w:ins w:id="4373" w:author="......" w:date="2024-05-06T20:41:26Z"/>
                    <w:rFonts w:hint="default"/>
                    <w:sz w:val="24"/>
                    <w:szCs w:val="32"/>
                    <w:vertAlign w:val="baseline"/>
                    <w:lang w:val="en-US" w:eastAsia="zh-CN"/>
                  </w:rPr>
                </w:rPrChange>
              </w:rPr>
            </w:pPr>
            <w:ins w:id="4374" w:author="......" w:date="2024-05-06T20:41:26Z">
              <w:r>
                <w:rPr>
                  <w:rFonts w:hint="default" w:ascii="Times New Roman" w:hAnsi="Times New Roman" w:eastAsia="宋体" w:cs="Times New Roman"/>
                  <w:sz w:val="24"/>
                  <w:szCs w:val="32"/>
                  <w:vertAlign w:val="baseline"/>
                  <w:lang w:val="en-US" w:eastAsia="zh-CN"/>
                  <w:rPrChange w:id="4375" w:author="......" w:date="2024-05-07T14:48:58Z">
                    <w:rPr>
                      <w:rFonts w:hint="eastAsia"/>
                      <w:sz w:val="24"/>
                      <w:szCs w:val="32"/>
                      <w:vertAlign w:val="baseline"/>
                      <w:lang w:val="en-US" w:eastAsia="zh-CN"/>
                    </w:rPr>
                  </w:rPrChange>
                </w:rPr>
                <w:t>系统弹出界面，询问用户是否确认删除；</w:t>
              </w:r>
            </w:ins>
          </w:p>
          <w:p>
            <w:pPr>
              <w:numPr>
                <w:ilvl w:val="0"/>
                <w:numId w:val="21"/>
              </w:numPr>
              <w:rPr>
                <w:ins w:id="4377" w:author="......" w:date="2024-05-06T20:41:26Z"/>
                <w:rFonts w:hint="default" w:ascii="Times New Roman" w:hAnsi="Times New Roman" w:eastAsia="宋体" w:cs="Times New Roman"/>
                <w:sz w:val="24"/>
                <w:szCs w:val="32"/>
                <w:vertAlign w:val="baseline"/>
                <w:lang w:val="en-US" w:eastAsia="zh-CN"/>
                <w:rPrChange w:id="4378" w:author="......" w:date="2024-05-07T14:48:58Z">
                  <w:rPr>
                    <w:ins w:id="4379" w:author="......" w:date="2024-05-06T20:41:26Z"/>
                    <w:rFonts w:hint="default"/>
                    <w:sz w:val="24"/>
                    <w:szCs w:val="32"/>
                    <w:vertAlign w:val="baseline"/>
                    <w:lang w:val="en-US" w:eastAsia="zh-CN"/>
                  </w:rPr>
                </w:rPrChange>
              </w:rPr>
            </w:pPr>
            <w:ins w:id="4380" w:author="......" w:date="2024-05-06T20:41:26Z">
              <w:r>
                <w:rPr>
                  <w:rFonts w:hint="default" w:ascii="Times New Roman" w:hAnsi="Times New Roman" w:eastAsia="宋体" w:cs="Times New Roman"/>
                  <w:sz w:val="24"/>
                  <w:szCs w:val="32"/>
                  <w:vertAlign w:val="baseline"/>
                  <w:lang w:val="en-US" w:eastAsia="zh-CN"/>
                  <w:rPrChange w:id="4381" w:author="......" w:date="2024-05-07T14:48:58Z">
                    <w:rPr>
                      <w:rFonts w:hint="eastAsia"/>
                      <w:sz w:val="24"/>
                      <w:szCs w:val="32"/>
                      <w:vertAlign w:val="baseline"/>
                      <w:lang w:val="en-US" w:eastAsia="zh-CN"/>
                    </w:rPr>
                  </w:rPrChange>
                </w:rPr>
                <w:t>用户点击“确认”按键；</w:t>
              </w:r>
            </w:ins>
          </w:p>
          <w:p>
            <w:pPr>
              <w:numPr>
                <w:ilvl w:val="0"/>
                <w:numId w:val="21"/>
              </w:numPr>
              <w:rPr>
                <w:ins w:id="4383" w:author="......" w:date="2024-05-06T20:41:26Z"/>
                <w:rFonts w:hint="default" w:ascii="Times New Roman" w:hAnsi="Times New Roman" w:eastAsia="宋体" w:cs="Times New Roman"/>
                <w:sz w:val="24"/>
                <w:szCs w:val="32"/>
                <w:vertAlign w:val="baseline"/>
                <w:lang w:val="en-US" w:eastAsia="zh-CN"/>
                <w:rPrChange w:id="4384" w:author="......" w:date="2024-05-07T14:48:58Z">
                  <w:rPr>
                    <w:ins w:id="4385" w:author="......" w:date="2024-05-06T20:41:26Z"/>
                    <w:rFonts w:hint="default"/>
                    <w:sz w:val="24"/>
                    <w:szCs w:val="32"/>
                    <w:vertAlign w:val="baseline"/>
                    <w:lang w:val="en-US" w:eastAsia="zh-CN"/>
                  </w:rPr>
                </w:rPrChange>
              </w:rPr>
            </w:pPr>
            <w:ins w:id="4386" w:author="......" w:date="2024-05-06T20:41:26Z">
              <w:r>
                <w:rPr>
                  <w:rFonts w:hint="default" w:ascii="Times New Roman" w:hAnsi="Times New Roman" w:eastAsia="宋体" w:cs="Times New Roman"/>
                  <w:sz w:val="24"/>
                  <w:szCs w:val="32"/>
                  <w:vertAlign w:val="baseline"/>
                  <w:lang w:val="en-US" w:eastAsia="zh-CN"/>
                  <w:rPrChange w:id="4387" w:author="......" w:date="2024-05-07T14:48:58Z">
                    <w:rPr>
                      <w:rFonts w:hint="eastAsia"/>
                      <w:sz w:val="24"/>
                      <w:szCs w:val="32"/>
                      <w:vertAlign w:val="baseline"/>
                      <w:lang w:val="en-US" w:eastAsia="zh-CN"/>
                    </w:rPr>
                  </w:rPrChange>
                </w:rPr>
                <w:t>目标项目在数据库和项目列表中删除。</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389" w:author="......" w:date="2024-05-06T20:41:26Z"/>
        </w:trPr>
        <w:tc>
          <w:tcPr>
            <w:tcW w:w="1692" w:type="dxa"/>
          </w:tcPr>
          <w:p>
            <w:pPr>
              <w:numPr>
                <w:ilvl w:val="0"/>
                <w:numId w:val="0"/>
              </w:numPr>
              <w:rPr>
                <w:ins w:id="4390" w:author="......" w:date="2024-05-06T20:41:26Z"/>
                <w:rFonts w:hint="default" w:ascii="Times New Roman" w:hAnsi="Times New Roman" w:eastAsia="宋体" w:cs="Times New Roman"/>
                <w:sz w:val="24"/>
                <w:szCs w:val="32"/>
                <w:vertAlign w:val="baseline"/>
                <w:lang w:val="en-US" w:eastAsia="zh-CN"/>
                <w:rPrChange w:id="4391" w:author="......" w:date="2024-05-07T14:48:58Z">
                  <w:rPr>
                    <w:ins w:id="4392" w:author="......" w:date="2024-05-06T20:41:26Z"/>
                    <w:rFonts w:hint="default"/>
                    <w:sz w:val="24"/>
                    <w:szCs w:val="32"/>
                    <w:vertAlign w:val="baseline"/>
                    <w:lang w:val="en-US" w:eastAsia="zh-CN"/>
                  </w:rPr>
                </w:rPrChange>
              </w:rPr>
            </w:pPr>
            <w:ins w:id="4393" w:author="......" w:date="2024-05-06T20:41:26Z">
              <w:r>
                <w:rPr>
                  <w:rFonts w:hint="default" w:ascii="Times New Roman" w:hAnsi="Times New Roman" w:eastAsia="宋体" w:cs="Times New Roman"/>
                  <w:sz w:val="24"/>
                  <w:szCs w:val="32"/>
                  <w:vertAlign w:val="baseline"/>
                  <w:lang w:val="en-US" w:eastAsia="zh-CN"/>
                  <w:rPrChange w:id="4394" w:author="......" w:date="2024-05-07T14:48:58Z">
                    <w:rPr>
                      <w:rFonts w:hint="eastAsia"/>
                      <w:sz w:val="24"/>
                      <w:szCs w:val="32"/>
                      <w:vertAlign w:val="baseline"/>
                      <w:lang w:val="en-US" w:eastAsia="zh-CN"/>
                    </w:rPr>
                  </w:rPrChange>
                </w:rPr>
                <w:t>异常事件流</w:t>
              </w:r>
            </w:ins>
          </w:p>
        </w:tc>
        <w:tc>
          <w:tcPr>
            <w:tcW w:w="6830" w:type="dxa"/>
          </w:tcPr>
          <w:p>
            <w:pPr>
              <w:numPr>
                <w:ilvl w:val="0"/>
                <w:numId w:val="0"/>
              </w:numPr>
              <w:rPr>
                <w:ins w:id="4396" w:author="......" w:date="2024-05-06T20:41:26Z"/>
                <w:rFonts w:hint="default" w:ascii="Times New Roman" w:hAnsi="Times New Roman" w:eastAsia="宋体" w:cs="Times New Roman"/>
                <w:sz w:val="24"/>
                <w:szCs w:val="32"/>
                <w:vertAlign w:val="baseline"/>
                <w:lang w:val="en-US" w:eastAsia="zh-CN"/>
                <w:rPrChange w:id="4397" w:author="......" w:date="2024-05-07T14:48:58Z">
                  <w:rPr>
                    <w:ins w:id="4398" w:author="......" w:date="2024-05-06T20:41:26Z"/>
                    <w:rFonts w:hint="default"/>
                    <w:sz w:val="24"/>
                    <w:szCs w:val="32"/>
                    <w:vertAlign w:val="baseline"/>
                    <w:lang w:val="en-US" w:eastAsia="zh-CN"/>
                  </w:rPr>
                </w:rPrChange>
              </w:rPr>
            </w:pPr>
            <w:ins w:id="4399" w:author="......" w:date="2024-05-06T20:41:26Z">
              <w:r>
                <w:rPr>
                  <w:rFonts w:hint="default" w:ascii="Times New Roman" w:hAnsi="Times New Roman" w:eastAsia="宋体" w:cs="Times New Roman"/>
                  <w:sz w:val="24"/>
                  <w:szCs w:val="32"/>
                  <w:vertAlign w:val="baseline"/>
                  <w:lang w:val="en-US" w:eastAsia="zh-CN"/>
                  <w:rPrChange w:id="4400" w:author="......" w:date="2024-05-07T14:48:58Z">
                    <w:rPr>
                      <w:rFonts w:hint="eastAsia"/>
                      <w:sz w:val="24"/>
                      <w:szCs w:val="32"/>
                      <w:vertAlign w:val="baseline"/>
                      <w:lang w:val="en-US" w:eastAsia="zh-CN"/>
                    </w:rPr>
                  </w:rPrChange>
                </w:rPr>
                <w:t>1、用户在询问界面点击“取消”按键。</w:t>
              </w:r>
            </w:ins>
          </w:p>
        </w:tc>
      </w:tr>
    </w:tbl>
    <w:p>
      <w:pPr>
        <w:numPr>
          <w:ilvl w:val="-1"/>
          <w:numId w:val="0"/>
        </w:numPr>
        <w:ind w:left="0" w:firstLine="0"/>
        <w:jc w:val="right"/>
        <w:rPr>
          <w:ins w:id="4403" w:author="......" w:date="2024-05-06T20:46:44Z"/>
          <w:rFonts w:hint="default" w:ascii="Times New Roman" w:hAnsi="Times New Roman" w:eastAsia="宋体" w:cs="Times New Roman"/>
          <w:sz w:val="21"/>
          <w:szCs w:val="24"/>
          <w:lang w:val="en-US" w:eastAsia="zh-CN"/>
          <w:rPrChange w:id="4404" w:author="......" w:date="2024-05-07T14:48:58Z">
            <w:rPr>
              <w:ins w:id="4405" w:author="......" w:date="2024-05-06T20:46:44Z"/>
              <w:rFonts w:hint="default" w:ascii="Times New Roman" w:hAnsi="Times New Roman" w:eastAsia="宋体" w:cs="Times New Roman"/>
              <w:sz w:val="21"/>
              <w:szCs w:val="24"/>
              <w:lang w:val="en-US" w:eastAsia="zh-CN"/>
            </w:rPr>
          </w:rPrChange>
        </w:rPr>
        <w:pPrChange w:id="4402" w:author="......" w:date="2024-05-06T20:46:09Z">
          <w:pPr/>
        </w:pPrChange>
      </w:pPr>
      <w:ins w:id="4406" w:author="......" w:date="2024-05-06T20:46:07Z">
        <w:r>
          <w:rPr>
            <w:rFonts w:hint="default" w:ascii="Times New Roman" w:hAnsi="Times New Roman" w:eastAsia="宋体" w:cs="Times New Roman"/>
            <w:sz w:val="21"/>
            <w:szCs w:val="24"/>
            <w:lang w:val="en-US" w:eastAsia="zh-CN"/>
            <w:rPrChange w:id="4407" w:author="......" w:date="2024-05-07T14:48:58Z">
              <w:rPr>
                <w:rFonts w:hint="eastAsia" w:ascii="Times New Roman" w:hAnsi="Times New Roman" w:eastAsia="宋体" w:cs="Times New Roman"/>
                <w:sz w:val="21"/>
                <w:szCs w:val="24"/>
                <w:lang w:val="en-US" w:eastAsia="zh-CN"/>
              </w:rPr>
            </w:rPrChange>
          </w:rPr>
          <w:t>表3</w:t>
        </w:r>
      </w:ins>
      <w:ins w:id="4409" w:author="......" w:date="2024-05-06T20:48:29Z">
        <w:r>
          <w:rPr>
            <w:rFonts w:hint="default" w:ascii="Times New Roman" w:hAnsi="Times New Roman" w:eastAsia="宋体" w:cs="Times New Roman"/>
            <w:sz w:val="21"/>
            <w:szCs w:val="24"/>
            <w:lang w:val="en-US" w:eastAsia="zh-CN"/>
            <w:rPrChange w:id="4410" w:author="......" w:date="2024-05-07T14:48:58Z">
              <w:rPr>
                <w:rFonts w:hint="eastAsia" w:ascii="Times New Roman" w:hAnsi="Times New Roman" w:eastAsia="宋体" w:cs="Times New Roman"/>
                <w:sz w:val="21"/>
                <w:szCs w:val="24"/>
                <w:lang w:val="en-US" w:eastAsia="zh-CN"/>
              </w:rPr>
            </w:rPrChange>
          </w:rPr>
          <w:t>-</w:t>
        </w:r>
      </w:ins>
      <w:ins w:id="4412" w:author="......" w:date="2024-05-06T20:48:30Z">
        <w:r>
          <w:rPr>
            <w:rFonts w:hint="default" w:ascii="Times New Roman" w:hAnsi="Times New Roman" w:eastAsia="宋体" w:cs="Times New Roman"/>
            <w:sz w:val="21"/>
            <w:szCs w:val="24"/>
            <w:lang w:val="en-US" w:eastAsia="zh-CN"/>
            <w:rPrChange w:id="4413" w:author="......" w:date="2024-05-07T14:48:58Z">
              <w:rPr>
                <w:rFonts w:hint="eastAsia" w:ascii="Times New Roman" w:hAnsi="Times New Roman" w:eastAsia="宋体" w:cs="Times New Roman"/>
                <w:sz w:val="21"/>
                <w:szCs w:val="24"/>
                <w:lang w:val="en-US" w:eastAsia="zh-CN"/>
              </w:rPr>
            </w:rPrChange>
          </w:rPr>
          <w:t>1-</w:t>
        </w:r>
      </w:ins>
      <w:ins w:id="4415" w:author="......" w:date="2024-05-06T20:48:31Z">
        <w:r>
          <w:rPr>
            <w:rFonts w:hint="default" w:ascii="Times New Roman" w:hAnsi="Times New Roman" w:eastAsia="宋体" w:cs="Times New Roman"/>
            <w:sz w:val="21"/>
            <w:szCs w:val="24"/>
            <w:lang w:val="en-US" w:eastAsia="zh-CN"/>
            <w:rPrChange w:id="4416" w:author="......" w:date="2024-05-07T14:48:58Z">
              <w:rPr>
                <w:rFonts w:hint="eastAsia" w:ascii="Times New Roman" w:hAnsi="Times New Roman" w:eastAsia="宋体" w:cs="Times New Roman"/>
                <w:sz w:val="21"/>
                <w:szCs w:val="24"/>
                <w:lang w:val="en-US" w:eastAsia="zh-CN"/>
              </w:rPr>
            </w:rPrChange>
          </w:rPr>
          <w:t>3</w:t>
        </w:r>
      </w:ins>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2"/>
        <w:gridCol w:w="6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418" w:author="......" w:date="2024-05-06T20:46:44Z"/>
        </w:trPr>
        <w:tc>
          <w:tcPr>
            <w:tcW w:w="1692" w:type="dxa"/>
          </w:tcPr>
          <w:p>
            <w:pPr>
              <w:numPr>
                <w:ilvl w:val="0"/>
                <w:numId w:val="0"/>
              </w:numPr>
              <w:rPr>
                <w:ins w:id="4419" w:author="......" w:date="2024-05-06T20:46:44Z"/>
                <w:rFonts w:hint="default" w:ascii="Times New Roman" w:hAnsi="Times New Roman" w:eastAsia="宋体" w:cs="Times New Roman"/>
                <w:sz w:val="24"/>
                <w:szCs w:val="32"/>
                <w:vertAlign w:val="baseline"/>
                <w:lang w:val="en-US" w:eastAsia="zh-CN"/>
                <w:rPrChange w:id="4420" w:author="......" w:date="2024-05-07T14:48:58Z">
                  <w:rPr>
                    <w:ins w:id="4421" w:author="......" w:date="2024-05-06T20:46:44Z"/>
                    <w:rFonts w:hint="default"/>
                    <w:sz w:val="24"/>
                    <w:szCs w:val="32"/>
                    <w:vertAlign w:val="baseline"/>
                    <w:lang w:val="en-US" w:eastAsia="zh-CN"/>
                  </w:rPr>
                </w:rPrChange>
              </w:rPr>
            </w:pPr>
            <w:ins w:id="4422" w:author="......" w:date="2024-05-06T20:46:44Z">
              <w:r>
                <w:rPr>
                  <w:rFonts w:hint="default" w:ascii="Times New Roman" w:hAnsi="Times New Roman" w:eastAsia="宋体" w:cs="Times New Roman"/>
                  <w:sz w:val="24"/>
                  <w:szCs w:val="32"/>
                  <w:lang w:val="en-US" w:eastAsia="zh-CN"/>
                  <w:rPrChange w:id="4423" w:author="......" w:date="2024-05-07T14:48:58Z">
                    <w:rPr>
                      <w:rFonts w:hint="eastAsia"/>
                      <w:sz w:val="24"/>
                      <w:szCs w:val="32"/>
                      <w:lang w:val="en-US" w:eastAsia="zh-CN"/>
                    </w:rPr>
                  </w:rPrChange>
                </w:rPr>
                <w:t>用例</w:t>
              </w:r>
            </w:ins>
          </w:p>
        </w:tc>
        <w:tc>
          <w:tcPr>
            <w:tcW w:w="6830" w:type="dxa"/>
          </w:tcPr>
          <w:p>
            <w:pPr>
              <w:numPr>
                <w:ilvl w:val="0"/>
                <w:numId w:val="0"/>
              </w:numPr>
              <w:rPr>
                <w:ins w:id="4425" w:author="......" w:date="2024-05-06T20:46:44Z"/>
                <w:rFonts w:hint="default" w:ascii="Times New Roman" w:hAnsi="Times New Roman" w:eastAsia="宋体" w:cs="Times New Roman"/>
                <w:sz w:val="24"/>
                <w:szCs w:val="32"/>
                <w:vertAlign w:val="baseline"/>
                <w:lang w:val="en-US" w:eastAsia="zh-CN"/>
                <w:rPrChange w:id="4426" w:author="......" w:date="2024-05-07T14:48:58Z">
                  <w:rPr>
                    <w:ins w:id="4427" w:author="......" w:date="2024-05-06T20:46:44Z"/>
                    <w:rFonts w:hint="default"/>
                    <w:sz w:val="24"/>
                    <w:szCs w:val="32"/>
                    <w:vertAlign w:val="baseline"/>
                    <w:lang w:val="en-US" w:eastAsia="zh-CN"/>
                  </w:rPr>
                </w:rPrChange>
              </w:rPr>
            </w:pPr>
            <w:ins w:id="4428" w:author="......" w:date="2024-05-06T20:46:44Z">
              <w:r>
                <w:rPr>
                  <w:rFonts w:hint="default" w:ascii="Times New Roman" w:hAnsi="Times New Roman" w:eastAsia="宋体" w:cs="Times New Roman"/>
                  <w:sz w:val="24"/>
                  <w:szCs w:val="32"/>
                  <w:vertAlign w:val="baseline"/>
                  <w:lang w:val="en-US" w:eastAsia="zh-CN"/>
                  <w:rPrChange w:id="4429" w:author="......" w:date="2024-05-07T14:48:58Z">
                    <w:rPr>
                      <w:rFonts w:hint="eastAsia"/>
                      <w:sz w:val="24"/>
                      <w:szCs w:val="32"/>
                      <w:vertAlign w:val="baseline"/>
                      <w:lang w:val="en-US" w:eastAsia="zh-CN"/>
                    </w:rPr>
                  </w:rPrChange>
                </w:rPr>
                <w:t>搜索项目</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431" w:author="......" w:date="2024-05-06T20:47:05Z"/>
        </w:trPr>
        <w:tc>
          <w:tcPr>
            <w:tcW w:w="1692" w:type="dxa"/>
            <w:vAlign w:val="top"/>
          </w:tcPr>
          <w:p>
            <w:pPr>
              <w:numPr>
                <w:ilvl w:val="0"/>
                <w:numId w:val="0"/>
              </w:numPr>
              <w:ind w:left="0" w:leftChars="0" w:firstLine="0" w:firstLineChars="0"/>
              <w:rPr>
                <w:ins w:id="4432" w:author="......" w:date="2024-05-06T20:47:05Z"/>
                <w:rFonts w:hint="default" w:ascii="Times New Roman" w:hAnsi="Times New Roman" w:eastAsia="宋体" w:cs="Times New Roman"/>
                <w:kern w:val="2"/>
                <w:sz w:val="24"/>
                <w:szCs w:val="32"/>
                <w:vertAlign w:val="baseline"/>
                <w:lang w:val="en-US" w:eastAsia="zh-CN" w:bidi="ar-SA"/>
                <w:rPrChange w:id="4433" w:author="......" w:date="2024-05-07T14:48:58Z">
                  <w:rPr>
                    <w:ins w:id="4434" w:author="......" w:date="2024-05-06T20:47:05Z"/>
                    <w:rFonts w:hint="eastAsia" w:asciiTheme="minorAscii" w:hAnsiTheme="minorAscii" w:eastAsiaTheme="minorEastAsia" w:cstheme="minorBidi"/>
                    <w:kern w:val="2"/>
                    <w:sz w:val="24"/>
                    <w:szCs w:val="32"/>
                    <w:vertAlign w:val="baseline"/>
                    <w:lang w:val="en-US" w:eastAsia="zh-CN" w:bidi="ar-SA"/>
                  </w:rPr>
                </w:rPrChange>
              </w:rPr>
            </w:pPr>
            <w:r>
              <w:rPr>
                <w:rFonts w:hint="default" w:ascii="Times New Roman" w:hAnsi="Times New Roman" w:eastAsia="宋体" w:cs="Times New Roman"/>
                <w:sz w:val="24"/>
                <w:szCs w:val="32"/>
                <w:vertAlign w:val="baseline"/>
                <w:lang w:val="en-US" w:eastAsia="zh-CN"/>
                <w:rPrChange w:id="4435" w:author="......" w:date="2024-05-07T14:48:58Z">
                  <w:rPr>
                    <w:rFonts w:hint="eastAsia"/>
                    <w:sz w:val="24"/>
                    <w:szCs w:val="32"/>
                    <w:vertAlign w:val="baseline"/>
                    <w:lang w:val="en-US" w:eastAsia="zh-CN"/>
                  </w:rPr>
                </w:rPrChange>
              </w:rPr>
              <w:t>用例编号</w:t>
            </w:r>
          </w:p>
        </w:tc>
        <w:tc>
          <w:tcPr>
            <w:tcW w:w="6830" w:type="dxa"/>
            <w:vAlign w:val="top"/>
          </w:tcPr>
          <w:p>
            <w:pPr>
              <w:numPr>
                <w:ilvl w:val="0"/>
                <w:numId w:val="0"/>
              </w:numPr>
              <w:ind w:left="0" w:leftChars="0" w:firstLine="0" w:firstLineChars="0"/>
              <w:rPr>
                <w:ins w:id="4436" w:author="......" w:date="2024-05-06T20:47:05Z"/>
                <w:rFonts w:hint="default" w:ascii="Times New Roman" w:hAnsi="Times New Roman" w:eastAsia="宋体" w:cs="Times New Roman"/>
                <w:kern w:val="2"/>
                <w:sz w:val="24"/>
                <w:szCs w:val="32"/>
                <w:vertAlign w:val="baseline"/>
                <w:lang w:val="en-US" w:eastAsia="zh-CN" w:bidi="ar-SA"/>
                <w:rPrChange w:id="4437" w:author="......" w:date="2024-05-07T14:48:58Z">
                  <w:rPr>
                    <w:ins w:id="4438" w:author="......" w:date="2024-05-06T20:47:05Z"/>
                    <w:rFonts w:hint="eastAsia" w:asciiTheme="minorAscii" w:hAnsiTheme="minorAscii" w:eastAsiaTheme="minorEastAsia" w:cstheme="minorBidi"/>
                    <w:kern w:val="2"/>
                    <w:sz w:val="24"/>
                    <w:szCs w:val="32"/>
                    <w:vertAlign w:val="baseline"/>
                    <w:lang w:val="en-US" w:eastAsia="zh-CN" w:bidi="ar-SA"/>
                  </w:rPr>
                </w:rPrChange>
              </w:rPr>
            </w:pPr>
            <w:r>
              <w:rPr>
                <w:rFonts w:hint="default" w:ascii="Times New Roman" w:hAnsi="Times New Roman" w:eastAsia="宋体" w:cs="Times New Roman"/>
                <w:sz w:val="24"/>
                <w:szCs w:val="32"/>
                <w:lang w:val="en-US" w:eastAsia="zh-CN"/>
                <w:rPrChange w:id="4439" w:author="......" w:date="2024-05-07T14:48:58Z">
                  <w:rPr>
                    <w:rFonts w:hint="eastAsia"/>
                    <w:sz w:val="24"/>
                    <w:szCs w:val="32"/>
                    <w:lang w:val="en-US" w:eastAsia="zh-CN"/>
                  </w:rPr>
                </w:rPrChange>
              </w:rPr>
              <w:t>SF0100</w:t>
            </w:r>
            <w:ins w:id="4440" w:author="......" w:date="2024-05-06T20:47:21Z">
              <w:r>
                <w:rPr>
                  <w:rFonts w:hint="default" w:ascii="Times New Roman" w:hAnsi="Times New Roman" w:eastAsia="宋体" w:cs="Times New Roman"/>
                  <w:sz w:val="24"/>
                  <w:szCs w:val="32"/>
                  <w:lang w:val="en-US" w:eastAsia="zh-CN"/>
                  <w:rPrChange w:id="4441" w:author="......" w:date="2024-05-07T14:48:58Z">
                    <w:rPr>
                      <w:rFonts w:hint="eastAsia"/>
                      <w:sz w:val="24"/>
                      <w:szCs w:val="32"/>
                      <w:lang w:val="en-US" w:eastAsia="zh-CN"/>
                    </w:rPr>
                  </w:rPrChange>
                </w:rPr>
                <w:t>3</w:t>
              </w:r>
            </w:ins>
            <w:del w:id="4443" w:author="......" w:date="2024-05-06T20:47:20Z">
              <w:r>
                <w:rPr>
                  <w:rFonts w:hint="default" w:ascii="Times New Roman" w:hAnsi="Times New Roman" w:eastAsia="宋体" w:cs="Times New Roman"/>
                  <w:sz w:val="24"/>
                  <w:szCs w:val="32"/>
                  <w:lang w:val="en-US" w:eastAsia="zh-CN"/>
                  <w:rPrChange w:id="4444" w:author="......" w:date="2024-05-07T14:48:58Z">
                    <w:rPr>
                      <w:rFonts w:hint="eastAsia"/>
                      <w:sz w:val="24"/>
                      <w:szCs w:val="32"/>
                      <w:lang w:val="en-US" w:eastAsia="zh-CN"/>
                    </w:rPr>
                  </w:rPrChange>
                </w:rPr>
                <w:delText>1</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446" w:author="......" w:date="2024-05-06T20:46:44Z"/>
        </w:trPr>
        <w:tc>
          <w:tcPr>
            <w:tcW w:w="1692" w:type="dxa"/>
          </w:tcPr>
          <w:p>
            <w:pPr>
              <w:numPr>
                <w:ilvl w:val="0"/>
                <w:numId w:val="0"/>
              </w:numPr>
              <w:rPr>
                <w:ins w:id="4447" w:author="......" w:date="2024-05-06T20:46:44Z"/>
                <w:rFonts w:hint="default" w:ascii="Times New Roman" w:hAnsi="Times New Roman" w:eastAsia="宋体" w:cs="Times New Roman"/>
                <w:sz w:val="24"/>
                <w:szCs w:val="32"/>
                <w:vertAlign w:val="baseline"/>
                <w:lang w:val="en-US" w:eastAsia="zh-CN"/>
                <w:rPrChange w:id="4448" w:author="......" w:date="2024-05-07T14:48:58Z">
                  <w:rPr>
                    <w:ins w:id="4449" w:author="......" w:date="2024-05-06T20:46:44Z"/>
                    <w:rFonts w:hint="default"/>
                    <w:sz w:val="24"/>
                    <w:szCs w:val="32"/>
                    <w:vertAlign w:val="baseline"/>
                    <w:lang w:val="en-US" w:eastAsia="zh-CN"/>
                  </w:rPr>
                </w:rPrChange>
              </w:rPr>
            </w:pPr>
            <w:ins w:id="4450" w:author="......" w:date="2024-05-06T20:46:44Z">
              <w:r>
                <w:rPr>
                  <w:rFonts w:hint="default" w:ascii="Times New Roman" w:hAnsi="Times New Roman" w:eastAsia="宋体" w:cs="Times New Roman"/>
                  <w:sz w:val="24"/>
                  <w:szCs w:val="32"/>
                  <w:vertAlign w:val="baseline"/>
                  <w:lang w:val="en-US" w:eastAsia="zh-CN"/>
                  <w:rPrChange w:id="4451" w:author="......" w:date="2024-05-07T14:48:58Z">
                    <w:rPr>
                      <w:rFonts w:hint="eastAsia"/>
                      <w:sz w:val="24"/>
                      <w:szCs w:val="32"/>
                      <w:vertAlign w:val="baseline"/>
                      <w:lang w:val="en-US" w:eastAsia="zh-CN"/>
                    </w:rPr>
                  </w:rPrChange>
                </w:rPr>
                <w:t>主执行者</w:t>
              </w:r>
            </w:ins>
          </w:p>
        </w:tc>
        <w:tc>
          <w:tcPr>
            <w:tcW w:w="6830" w:type="dxa"/>
          </w:tcPr>
          <w:p>
            <w:pPr>
              <w:numPr>
                <w:ilvl w:val="0"/>
                <w:numId w:val="0"/>
              </w:numPr>
              <w:rPr>
                <w:ins w:id="4453" w:author="......" w:date="2024-05-06T20:46:44Z"/>
                <w:rFonts w:hint="default" w:ascii="Times New Roman" w:hAnsi="Times New Roman" w:eastAsia="宋体" w:cs="Times New Roman"/>
                <w:sz w:val="24"/>
                <w:szCs w:val="32"/>
                <w:vertAlign w:val="baseline"/>
                <w:lang w:val="en-US" w:eastAsia="zh-CN"/>
                <w:rPrChange w:id="4454" w:author="......" w:date="2024-05-07T14:48:58Z">
                  <w:rPr>
                    <w:ins w:id="4455" w:author="......" w:date="2024-05-06T20:46:44Z"/>
                    <w:rFonts w:hint="default"/>
                    <w:sz w:val="24"/>
                    <w:szCs w:val="32"/>
                    <w:vertAlign w:val="baseline"/>
                    <w:lang w:val="en-US" w:eastAsia="zh-CN"/>
                  </w:rPr>
                </w:rPrChange>
              </w:rPr>
            </w:pPr>
            <w:ins w:id="4456" w:author="......" w:date="2024-05-06T20:46:44Z">
              <w:r>
                <w:rPr>
                  <w:rFonts w:hint="default" w:ascii="Times New Roman" w:hAnsi="Times New Roman" w:eastAsia="宋体" w:cs="Times New Roman"/>
                  <w:sz w:val="24"/>
                  <w:szCs w:val="32"/>
                  <w:vertAlign w:val="baseline"/>
                  <w:lang w:val="en-US" w:eastAsia="zh-CN"/>
                  <w:rPrChange w:id="4457" w:author="......" w:date="2024-05-07T14:48:58Z">
                    <w:rPr>
                      <w:rFonts w:hint="eastAsia"/>
                      <w:sz w:val="24"/>
                      <w:szCs w:val="32"/>
                      <w:vertAlign w:val="baseline"/>
                      <w:lang w:val="en-US" w:eastAsia="zh-CN"/>
                    </w:rPr>
                  </w:rPrChange>
                </w:rPr>
                <w:t>项目经理、员工</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459" w:author="......" w:date="2024-05-06T20:46:44Z"/>
        </w:trPr>
        <w:tc>
          <w:tcPr>
            <w:tcW w:w="1692" w:type="dxa"/>
          </w:tcPr>
          <w:p>
            <w:pPr>
              <w:numPr>
                <w:ilvl w:val="0"/>
                <w:numId w:val="0"/>
              </w:numPr>
              <w:rPr>
                <w:ins w:id="4460" w:author="......" w:date="2024-05-06T20:46:44Z"/>
                <w:rFonts w:hint="default" w:ascii="Times New Roman" w:hAnsi="Times New Roman" w:eastAsia="宋体" w:cs="Times New Roman"/>
                <w:sz w:val="24"/>
                <w:szCs w:val="32"/>
                <w:vertAlign w:val="baseline"/>
                <w:lang w:val="en-US" w:eastAsia="zh-CN"/>
                <w:rPrChange w:id="4461" w:author="......" w:date="2024-05-07T14:48:58Z">
                  <w:rPr>
                    <w:ins w:id="4462" w:author="......" w:date="2024-05-06T20:46:44Z"/>
                    <w:rFonts w:hint="default"/>
                    <w:sz w:val="24"/>
                    <w:szCs w:val="32"/>
                    <w:vertAlign w:val="baseline"/>
                    <w:lang w:val="en-US" w:eastAsia="zh-CN"/>
                  </w:rPr>
                </w:rPrChange>
              </w:rPr>
            </w:pPr>
            <w:ins w:id="4463" w:author="......" w:date="2024-05-06T20:46:44Z">
              <w:r>
                <w:rPr>
                  <w:rFonts w:hint="default" w:ascii="Times New Roman" w:hAnsi="Times New Roman" w:eastAsia="宋体" w:cs="Times New Roman"/>
                  <w:sz w:val="24"/>
                  <w:szCs w:val="32"/>
                  <w:vertAlign w:val="baseline"/>
                  <w:lang w:val="en-US" w:eastAsia="zh-CN"/>
                  <w:rPrChange w:id="4464" w:author="......" w:date="2024-05-07T14:48:58Z">
                    <w:rPr>
                      <w:rFonts w:hint="eastAsia"/>
                      <w:sz w:val="24"/>
                      <w:szCs w:val="32"/>
                      <w:vertAlign w:val="baseline"/>
                      <w:lang w:val="en-US" w:eastAsia="zh-CN"/>
                    </w:rPr>
                  </w:rPrChange>
                </w:rPr>
                <w:t>目标</w:t>
              </w:r>
            </w:ins>
          </w:p>
        </w:tc>
        <w:tc>
          <w:tcPr>
            <w:tcW w:w="6830" w:type="dxa"/>
          </w:tcPr>
          <w:p>
            <w:pPr>
              <w:numPr>
                <w:ilvl w:val="0"/>
                <w:numId w:val="0"/>
              </w:numPr>
              <w:rPr>
                <w:ins w:id="4466" w:author="......" w:date="2024-05-06T20:46:44Z"/>
                <w:rFonts w:hint="default" w:ascii="Times New Roman" w:hAnsi="Times New Roman" w:eastAsia="宋体" w:cs="Times New Roman"/>
                <w:sz w:val="24"/>
                <w:szCs w:val="32"/>
                <w:vertAlign w:val="baseline"/>
                <w:lang w:val="en-US" w:eastAsia="zh-CN"/>
                <w:rPrChange w:id="4467" w:author="......" w:date="2024-05-07T14:48:58Z">
                  <w:rPr>
                    <w:ins w:id="4468" w:author="......" w:date="2024-05-06T20:46:44Z"/>
                    <w:rFonts w:hint="default"/>
                    <w:sz w:val="24"/>
                    <w:szCs w:val="32"/>
                    <w:vertAlign w:val="baseline"/>
                    <w:lang w:val="en-US" w:eastAsia="zh-CN"/>
                  </w:rPr>
                </w:rPrChange>
              </w:rPr>
            </w:pPr>
            <w:ins w:id="4469" w:author="......" w:date="2024-05-06T20:46:44Z">
              <w:r>
                <w:rPr>
                  <w:rFonts w:hint="default" w:ascii="Times New Roman" w:hAnsi="Times New Roman" w:eastAsia="宋体" w:cs="Times New Roman"/>
                  <w:sz w:val="24"/>
                  <w:szCs w:val="32"/>
                  <w:vertAlign w:val="baseline"/>
                  <w:lang w:val="en-US" w:eastAsia="zh-CN"/>
                  <w:rPrChange w:id="4470" w:author="......" w:date="2024-05-07T14:48:58Z">
                    <w:rPr>
                      <w:rFonts w:hint="eastAsia"/>
                      <w:sz w:val="24"/>
                      <w:szCs w:val="32"/>
                      <w:vertAlign w:val="baseline"/>
                      <w:lang w:val="en-US" w:eastAsia="zh-CN"/>
                    </w:rPr>
                  </w:rPrChange>
                </w:rPr>
                <w:t>搜索特定项目</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472" w:author="......" w:date="2024-05-06T20:46:44Z"/>
        </w:trPr>
        <w:tc>
          <w:tcPr>
            <w:tcW w:w="1692" w:type="dxa"/>
          </w:tcPr>
          <w:p>
            <w:pPr>
              <w:numPr>
                <w:ilvl w:val="0"/>
                <w:numId w:val="0"/>
              </w:numPr>
              <w:rPr>
                <w:ins w:id="4473" w:author="......" w:date="2024-05-06T20:46:44Z"/>
                <w:rFonts w:hint="default" w:ascii="Times New Roman" w:hAnsi="Times New Roman" w:eastAsia="宋体" w:cs="Times New Roman"/>
                <w:sz w:val="24"/>
                <w:szCs w:val="32"/>
                <w:vertAlign w:val="baseline"/>
                <w:lang w:val="en-US" w:eastAsia="zh-CN"/>
                <w:rPrChange w:id="4474" w:author="......" w:date="2024-05-07T14:48:58Z">
                  <w:rPr>
                    <w:ins w:id="4475" w:author="......" w:date="2024-05-06T20:46:44Z"/>
                    <w:rFonts w:hint="default"/>
                    <w:sz w:val="24"/>
                    <w:szCs w:val="32"/>
                    <w:vertAlign w:val="baseline"/>
                    <w:lang w:val="en-US" w:eastAsia="zh-CN"/>
                  </w:rPr>
                </w:rPrChange>
              </w:rPr>
            </w:pPr>
            <w:ins w:id="4476" w:author="......" w:date="2024-05-06T20:46:44Z">
              <w:r>
                <w:rPr>
                  <w:rFonts w:hint="default" w:ascii="Times New Roman" w:hAnsi="Times New Roman" w:eastAsia="宋体" w:cs="Times New Roman"/>
                  <w:sz w:val="24"/>
                  <w:szCs w:val="32"/>
                  <w:vertAlign w:val="baseline"/>
                  <w:lang w:val="en-US" w:eastAsia="zh-CN"/>
                  <w:rPrChange w:id="4477" w:author="......" w:date="2024-05-07T14:48:58Z">
                    <w:rPr>
                      <w:rFonts w:hint="eastAsia"/>
                      <w:sz w:val="24"/>
                      <w:szCs w:val="32"/>
                      <w:vertAlign w:val="baseline"/>
                      <w:lang w:val="en-US" w:eastAsia="zh-CN"/>
                    </w:rPr>
                  </w:rPrChange>
                </w:rPr>
                <w:t>前提条件</w:t>
              </w:r>
            </w:ins>
          </w:p>
        </w:tc>
        <w:tc>
          <w:tcPr>
            <w:tcW w:w="6830" w:type="dxa"/>
          </w:tcPr>
          <w:p>
            <w:pPr>
              <w:numPr>
                <w:ilvl w:val="0"/>
                <w:numId w:val="0"/>
              </w:numPr>
              <w:rPr>
                <w:ins w:id="4479" w:author="......" w:date="2024-05-06T20:46:44Z"/>
                <w:rFonts w:hint="default" w:ascii="Times New Roman" w:hAnsi="Times New Roman" w:eastAsia="宋体" w:cs="Times New Roman"/>
                <w:sz w:val="24"/>
                <w:szCs w:val="32"/>
                <w:vertAlign w:val="baseline"/>
                <w:lang w:val="en-US" w:eastAsia="zh-CN"/>
                <w:rPrChange w:id="4480" w:author="......" w:date="2024-05-07T14:48:58Z">
                  <w:rPr>
                    <w:ins w:id="4481" w:author="......" w:date="2024-05-06T20:46:44Z"/>
                    <w:rFonts w:hint="eastAsia"/>
                    <w:sz w:val="24"/>
                    <w:szCs w:val="32"/>
                    <w:vertAlign w:val="baseline"/>
                    <w:lang w:val="en-US" w:eastAsia="zh-CN"/>
                  </w:rPr>
                </w:rPrChange>
              </w:rPr>
            </w:pPr>
            <w:ins w:id="4482" w:author="......" w:date="2024-05-06T20:46:44Z">
              <w:r>
                <w:rPr>
                  <w:rFonts w:hint="default" w:ascii="Times New Roman" w:hAnsi="Times New Roman" w:eastAsia="宋体" w:cs="Times New Roman"/>
                  <w:sz w:val="24"/>
                  <w:szCs w:val="32"/>
                  <w:vertAlign w:val="baseline"/>
                  <w:lang w:val="en-US" w:eastAsia="zh-CN"/>
                  <w:rPrChange w:id="4483" w:author="......" w:date="2024-05-07T14:48:58Z">
                    <w:rPr>
                      <w:rFonts w:hint="eastAsia"/>
                      <w:sz w:val="24"/>
                      <w:szCs w:val="32"/>
                      <w:vertAlign w:val="baseline"/>
                      <w:lang w:val="en-US" w:eastAsia="zh-CN"/>
                    </w:rPr>
                  </w:rPrChange>
                </w:rPr>
                <w:t>目标项目存在于项目列表中</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485" w:author="......" w:date="2024-05-06T20:46:44Z"/>
        </w:trPr>
        <w:tc>
          <w:tcPr>
            <w:tcW w:w="1692" w:type="dxa"/>
          </w:tcPr>
          <w:p>
            <w:pPr>
              <w:numPr>
                <w:ilvl w:val="0"/>
                <w:numId w:val="0"/>
              </w:numPr>
              <w:rPr>
                <w:ins w:id="4486" w:author="......" w:date="2024-05-06T20:46:44Z"/>
                <w:rFonts w:hint="default" w:ascii="Times New Roman" w:hAnsi="Times New Roman" w:eastAsia="宋体" w:cs="Times New Roman"/>
                <w:sz w:val="24"/>
                <w:szCs w:val="32"/>
                <w:vertAlign w:val="baseline"/>
                <w:lang w:val="en-US" w:eastAsia="zh-CN"/>
                <w:rPrChange w:id="4487" w:author="......" w:date="2024-05-07T14:48:58Z">
                  <w:rPr>
                    <w:ins w:id="4488" w:author="......" w:date="2024-05-06T20:46:44Z"/>
                    <w:rFonts w:hint="default"/>
                    <w:sz w:val="24"/>
                    <w:szCs w:val="32"/>
                    <w:vertAlign w:val="baseline"/>
                    <w:lang w:val="en-US" w:eastAsia="zh-CN"/>
                  </w:rPr>
                </w:rPrChange>
              </w:rPr>
            </w:pPr>
            <w:ins w:id="4489" w:author="......" w:date="2024-05-06T20:46:44Z">
              <w:r>
                <w:rPr>
                  <w:rFonts w:hint="default" w:ascii="Times New Roman" w:hAnsi="Times New Roman" w:eastAsia="宋体" w:cs="Times New Roman"/>
                  <w:sz w:val="24"/>
                  <w:szCs w:val="32"/>
                  <w:vertAlign w:val="baseline"/>
                  <w:lang w:val="en-US" w:eastAsia="zh-CN"/>
                  <w:rPrChange w:id="4490" w:author="......" w:date="2024-05-07T14:48:58Z">
                    <w:rPr>
                      <w:rFonts w:hint="eastAsia"/>
                      <w:sz w:val="24"/>
                      <w:szCs w:val="32"/>
                      <w:vertAlign w:val="baseline"/>
                      <w:lang w:val="en-US" w:eastAsia="zh-CN"/>
                    </w:rPr>
                  </w:rPrChange>
                </w:rPr>
                <w:t>触发事件</w:t>
              </w:r>
            </w:ins>
          </w:p>
        </w:tc>
        <w:tc>
          <w:tcPr>
            <w:tcW w:w="6830" w:type="dxa"/>
          </w:tcPr>
          <w:p>
            <w:pPr>
              <w:numPr>
                <w:ilvl w:val="0"/>
                <w:numId w:val="0"/>
              </w:numPr>
              <w:rPr>
                <w:ins w:id="4492" w:author="......" w:date="2024-05-06T20:46:44Z"/>
                <w:rFonts w:hint="default" w:ascii="Times New Roman" w:hAnsi="Times New Roman" w:eastAsia="宋体" w:cs="Times New Roman"/>
                <w:sz w:val="24"/>
                <w:szCs w:val="32"/>
                <w:vertAlign w:val="baseline"/>
                <w:lang w:val="en-US" w:eastAsia="zh-CN"/>
                <w:rPrChange w:id="4493" w:author="......" w:date="2024-05-07T14:48:58Z">
                  <w:rPr>
                    <w:ins w:id="4494" w:author="......" w:date="2024-05-06T20:46:44Z"/>
                    <w:rFonts w:hint="default"/>
                    <w:sz w:val="24"/>
                    <w:szCs w:val="32"/>
                    <w:vertAlign w:val="baseline"/>
                    <w:lang w:val="en-US" w:eastAsia="zh-CN"/>
                  </w:rPr>
                </w:rPrChange>
              </w:rPr>
            </w:pPr>
            <w:ins w:id="4495" w:author="......" w:date="2024-05-06T20:46:44Z">
              <w:r>
                <w:rPr>
                  <w:rFonts w:hint="default" w:ascii="Times New Roman" w:hAnsi="Times New Roman" w:eastAsia="宋体" w:cs="Times New Roman"/>
                  <w:sz w:val="24"/>
                  <w:szCs w:val="32"/>
                  <w:vertAlign w:val="baseline"/>
                  <w:lang w:val="en-US" w:eastAsia="zh-CN"/>
                  <w:rPrChange w:id="4496" w:author="......" w:date="2024-05-07T14:48:58Z">
                    <w:rPr>
                      <w:rFonts w:hint="eastAsia"/>
                      <w:sz w:val="24"/>
                      <w:szCs w:val="32"/>
                      <w:vertAlign w:val="baseline"/>
                      <w:lang w:val="en-US" w:eastAsia="zh-CN"/>
                    </w:rPr>
                  </w:rPrChange>
                </w:rPr>
                <w:t>用户在搜索栏中输入目标项目名称</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498" w:author="......" w:date="2024-05-06T20:46:44Z"/>
        </w:trPr>
        <w:tc>
          <w:tcPr>
            <w:tcW w:w="1692" w:type="dxa"/>
          </w:tcPr>
          <w:p>
            <w:pPr>
              <w:numPr>
                <w:ilvl w:val="0"/>
                <w:numId w:val="0"/>
              </w:numPr>
              <w:rPr>
                <w:ins w:id="4499" w:author="......" w:date="2024-05-06T20:46:44Z"/>
                <w:rFonts w:hint="default" w:ascii="Times New Roman" w:hAnsi="Times New Roman" w:eastAsia="宋体" w:cs="Times New Roman"/>
                <w:sz w:val="24"/>
                <w:szCs w:val="32"/>
                <w:vertAlign w:val="baseline"/>
                <w:lang w:val="en-US" w:eastAsia="zh-CN"/>
                <w:rPrChange w:id="4500" w:author="......" w:date="2024-05-07T14:48:58Z">
                  <w:rPr>
                    <w:ins w:id="4501" w:author="......" w:date="2024-05-06T20:46:44Z"/>
                    <w:rFonts w:hint="default"/>
                    <w:sz w:val="24"/>
                    <w:szCs w:val="32"/>
                    <w:vertAlign w:val="baseline"/>
                    <w:lang w:val="en-US" w:eastAsia="zh-CN"/>
                  </w:rPr>
                </w:rPrChange>
              </w:rPr>
            </w:pPr>
            <w:ins w:id="4502" w:author="......" w:date="2024-05-06T20:46:44Z">
              <w:r>
                <w:rPr>
                  <w:rFonts w:hint="default" w:ascii="Times New Roman" w:hAnsi="Times New Roman" w:eastAsia="宋体" w:cs="Times New Roman"/>
                  <w:sz w:val="24"/>
                  <w:szCs w:val="32"/>
                  <w:vertAlign w:val="baseline"/>
                  <w:lang w:val="en-US" w:eastAsia="zh-CN"/>
                  <w:rPrChange w:id="4503" w:author="......" w:date="2024-05-07T14:48:58Z">
                    <w:rPr>
                      <w:rFonts w:hint="eastAsia"/>
                      <w:sz w:val="24"/>
                      <w:szCs w:val="32"/>
                      <w:vertAlign w:val="baseline"/>
                      <w:lang w:val="en-US" w:eastAsia="zh-CN"/>
                    </w:rPr>
                  </w:rPrChange>
                </w:rPr>
                <w:t>基本事件流</w:t>
              </w:r>
            </w:ins>
          </w:p>
        </w:tc>
        <w:tc>
          <w:tcPr>
            <w:tcW w:w="6830" w:type="dxa"/>
          </w:tcPr>
          <w:p>
            <w:pPr>
              <w:numPr>
                <w:ilvl w:val="0"/>
                <w:numId w:val="22"/>
              </w:numPr>
              <w:rPr>
                <w:ins w:id="4505" w:author="......" w:date="2024-05-06T20:46:44Z"/>
                <w:rFonts w:hint="default" w:ascii="Times New Roman" w:hAnsi="Times New Roman" w:eastAsia="宋体" w:cs="Times New Roman"/>
                <w:sz w:val="24"/>
                <w:szCs w:val="32"/>
                <w:vertAlign w:val="baseline"/>
                <w:lang w:val="en-US" w:eastAsia="zh-CN"/>
                <w:rPrChange w:id="4506" w:author="......" w:date="2024-05-07T14:48:58Z">
                  <w:rPr>
                    <w:ins w:id="4507" w:author="......" w:date="2024-05-06T20:46:44Z"/>
                    <w:rFonts w:hint="eastAsia"/>
                    <w:sz w:val="24"/>
                    <w:szCs w:val="32"/>
                    <w:vertAlign w:val="baseline"/>
                    <w:lang w:val="en-US" w:eastAsia="zh-CN"/>
                  </w:rPr>
                </w:rPrChange>
              </w:rPr>
            </w:pPr>
            <w:ins w:id="4508" w:author="......" w:date="2024-05-06T20:46:44Z">
              <w:r>
                <w:rPr>
                  <w:rFonts w:hint="default" w:ascii="Times New Roman" w:hAnsi="Times New Roman" w:eastAsia="宋体" w:cs="Times New Roman"/>
                  <w:sz w:val="24"/>
                  <w:szCs w:val="32"/>
                  <w:vertAlign w:val="baseline"/>
                  <w:lang w:val="en-US" w:eastAsia="zh-CN"/>
                  <w:rPrChange w:id="4509" w:author="......" w:date="2024-05-07T14:48:58Z">
                    <w:rPr>
                      <w:rFonts w:hint="eastAsia"/>
                      <w:sz w:val="24"/>
                      <w:szCs w:val="32"/>
                      <w:vertAlign w:val="baseline"/>
                      <w:lang w:val="en-US" w:eastAsia="zh-CN"/>
                    </w:rPr>
                  </w:rPrChange>
                </w:rPr>
                <w:t>用户点击搜索栏；</w:t>
              </w:r>
            </w:ins>
          </w:p>
          <w:p>
            <w:pPr>
              <w:numPr>
                <w:ilvl w:val="0"/>
                <w:numId w:val="22"/>
              </w:numPr>
              <w:rPr>
                <w:ins w:id="4511" w:author="......" w:date="2024-05-06T20:46:44Z"/>
                <w:rFonts w:hint="default" w:ascii="Times New Roman" w:hAnsi="Times New Roman" w:eastAsia="宋体" w:cs="Times New Roman"/>
                <w:sz w:val="24"/>
                <w:szCs w:val="32"/>
                <w:vertAlign w:val="baseline"/>
                <w:lang w:val="en-US" w:eastAsia="zh-CN"/>
                <w:rPrChange w:id="4512" w:author="......" w:date="2024-05-07T14:48:58Z">
                  <w:rPr>
                    <w:ins w:id="4513" w:author="......" w:date="2024-05-06T20:46:44Z"/>
                    <w:rFonts w:hint="default"/>
                    <w:sz w:val="24"/>
                    <w:szCs w:val="32"/>
                    <w:vertAlign w:val="baseline"/>
                    <w:lang w:val="en-US" w:eastAsia="zh-CN"/>
                  </w:rPr>
                </w:rPrChange>
              </w:rPr>
            </w:pPr>
            <w:ins w:id="4514" w:author="......" w:date="2024-05-06T20:46:44Z">
              <w:r>
                <w:rPr>
                  <w:rFonts w:hint="default" w:ascii="Times New Roman" w:hAnsi="Times New Roman" w:eastAsia="宋体" w:cs="Times New Roman"/>
                  <w:sz w:val="24"/>
                  <w:szCs w:val="32"/>
                  <w:vertAlign w:val="baseline"/>
                  <w:lang w:val="en-US" w:eastAsia="zh-CN"/>
                  <w:rPrChange w:id="4515" w:author="......" w:date="2024-05-07T14:48:58Z">
                    <w:rPr>
                      <w:rFonts w:hint="eastAsia"/>
                      <w:sz w:val="24"/>
                      <w:szCs w:val="32"/>
                      <w:vertAlign w:val="baseline"/>
                      <w:lang w:val="en-US" w:eastAsia="zh-CN"/>
                    </w:rPr>
                  </w:rPrChange>
                </w:rPr>
                <w:t>用户在搜索栏中输入目标项目名称；</w:t>
              </w:r>
            </w:ins>
          </w:p>
          <w:p>
            <w:pPr>
              <w:numPr>
                <w:ilvl w:val="0"/>
                <w:numId w:val="22"/>
              </w:numPr>
              <w:rPr>
                <w:ins w:id="4517" w:author="......" w:date="2024-05-06T20:46:44Z"/>
                <w:rFonts w:hint="default" w:ascii="Times New Roman" w:hAnsi="Times New Roman" w:eastAsia="宋体" w:cs="Times New Roman"/>
                <w:sz w:val="24"/>
                <w:szCs w:val="32"/>
                <w:vertAlign w:val="baseline"/>
                <w:lang w:val="en-US" w:eastAsia="zh-CN"/>
                <w:rPrChange w:id="4518" w:author="......" w:date="2024-05-07T14:48:58Z">
                  <w:rPr>
                    <w:ins w:id="4519" w:author="......" w:date="2024-05-06T20:46:44Z"/>
                    <w:rFonts w:hint="default"/>
                    <w:sz w:val="24"/>
                    <w:szCs w:val="32"/>
                    <w:vertAlign w:val="baseline"/>
                    <w:lang w:val="en-US" w:eastAsia="zh-CN"/>
                  </w:rPr>
                </w:rPrChange>
              </w:rPr>
            </w:pPr>
            <w:ins w:id="4520" w:author="......" w:date="2024-05-06T20:46:44Z">
              <w:r>
                <w:rPr>
                  <w:rFonts w:hint="default" w:ascii="Times New Roman" w:hAnsi="Times New Roman" w:eastAsia="宋体" w:cs="Times New Roman"/>
                  <w:sz w:val="24"/>
                  <w:szCs w:val="32"/>
                  <w:vertAlign w:val="baseline"/>
                  <w:lang w:val="en-US" w:eastAsia="zh-CN"/>
                  <w:rPrChange w:id="4521" w:author="......" w:date="2024-05-07T14:48:58Z">
                    <w:rPr>
                      <w:rFonts w:hint="eastAsia"/>
                      <w:sz w:val="24"/>
                      <w:szCs w:val="32"/>
                      <w:vertAlign w:val="baseline"/>
                      <w:lang w:val="en-US" w:eastAsia="zh-CN"/>
                    </w:rPr>
                  </w:rPrChange>
                </w:rPr>
                <w:t>项目列表中只显示项目名称中包含用户在搜索栏中输入的内容的项目。</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523" w:author="......" w:date="2024-05-06T20:46:44Z"/>
        </w:trPr>
        <w:tc>
          <w:tcPr>
            <w:tcW w:w="1692" w:type="dxa"/>
          </w:tcPr>
          <w:p>
            <w:pPr>
              <w:numPr>
                <w:ilvl w:val="0"/>
                <w:numId w:val="0"/>
              </w:numPr>
              <w:rPr>
                <w:ins w:id="4524" w:author="......" w:date="2024-05-06T20:46:44Z"/>
                <w:rFonts w:hint="default" w:ascii="Times New Roman" w:hAnsi="Times New Roman" w:eastAsia="宋体" w:cs="Times New Roman"/>
                <w:sz w:val="24"/>
                <w:szCs w:val="32"/>
                <w:vertAlign w:val="baseline"/>
                <w:lang w:val="en-US" w:eastAsia="zh-CN"/>
                <w:rPrChange w:id="4525" w:author="......" w:date="2024-05-07T14:48:58Z">
                  <w:rPr>
                    <w:ins w:id="4526" w:author="......" w:date="2024-05-06T20:46:44Z"/>
                    <w:rFonts w:hint="default"/>
                    <w:sz w:val="24"/>
                    <w:szCs w:val="32"/>
                    <w:vertAlign w:val="baseline"/>
                    <w:lang w:val="en-US" w:eastAsia="zh-CN"/>
                  </w:rPr>
                </w:rPrChange>
              </w:rPr>
            </w:pPr>
            <w:ins w:id="4527" w:author="......" w:date="2024-05-06T20:46:44Z">
              <w:r>
                <w:rPr>
                  <w:rFonts w:hint="default" w:ascii="Times New Roman" w:hAnsi="Times New Roman" w:eastAsia="宋体" w:cs="Times New Roman"/>
                  <w:sz w:val="24"/>
                  <w:szCs w:val="32"/>
                  <w:vertAlign w:val="baseline"/>
                  <w:lang w:val="en-US" w:eastAsia="zh-CN"/>
                  <w:rPrChange w:id="4528" w:author="......" w:date="2024-05-07T14:48:58Z">
                    <w:rPr>
                      <w:rFonts w:hint="eastAsia"/>
                      <w:sz w:val="24"/>
                      <w:szCs w:val="32"/>
                      <w:vertAlign w:val="baseline"/>
                      <w:lang w:val="en-US" w:eastAsia="zh-CN"/>
                    </w:rPr>
                  </w:rPrChange>
                </w:rPr>
                <w:t>异常事件流</w:t>
              </w:r>
            </w:ins>
          </w:p>
        </w:tc>
        <w:tc>
          <w:tcPr>
            <w:tcW w:w="6830" w:type="dxa"/>
          </w:tcPr>
          <w:p>
            <w:pPr>
              <w:numPr>
                <w:ilvl w:val="0"/>
                <w:numId w:val="0"/>
              </w:numPr>
              <w:rPr>
                <w:ins w:id="4530" w:author="......" w:date="2024-05-06T20:46:44Z"/>
                <w:rFonts w:hint="default" w:ascii="Times New Roman" w:hAnsi="Times New Roman" w:eastAsia="宋体" w:cs="Times New Roman"/>
                <w:sz w:val="24"/>
                <w:szCs w:val="32"/>
                <w:vertAlign w:val="baseline"/>
                <w:lang w:val="en-US" w:eastAsia="zh-CN"/>
                <w:rPrChange w:id="4531" w:author="......" w:date="2024-05-07T14:48:58Z">
                  <w:rPr>
                    <w:ins w:id="4532" w:author="......" w:date="2024-05-06T20:46:44Z"/>
                    <w:rFonts w:hint="default"/>
                    <w:sz w:val="24"/>
                    <w:szCs w:val="32"/>
                    <w:vertAlign w:val="baseline"/>
                    <w:lang w:val="en-US" w:eastAsia="zh-CN"/>
                  </w:rPr>
                </w:rPrChange>
              </w:rPr>
            </w:pPr>
            <w:ins w:id="4533" w:author="......" w:date="2024-05-06T20:46:44Z">
              <w:r>
                <w:rPr>
                  <w:rFonts w:hint="default" w:ascii="Times New Roman" w:hAnsi="Times New Roman" w:eastAsia="宋体" w:cs="Times New Roman"/>
                  <w:sz w:val="24"/>
                  <w:szCs w:val="32"/>
                  <w:vertAlign w:val="baseline"/>
                  <w:lang w:val="en-US" w:eastAsia="zh-CN"/>
                  <w:rPrChange w:id="4534" w:author="......" w:date="2024-05-07T14:48:58Z">
                    <w:rPr>
                      <w:rFonts w:hint="eastAsia"/>
                      <w:sz w:val="24"/>
                      <w:szCs w:val="32"/>
                      <w:vertAlign w:val="baseline"/>
                      <w:lang w:val="en-US" w:eastAsia="zh-CN"/>
                    </w:rPr>
                  </w:rPrChange>
                </w:rPr>
                <w:t>1、用户输入的项目名称不存在。</w:t>
              </w:r>
            </w:ins>
          </w:p>
        </w:tc>
      </w:tr>
    </w:tbl>
    <w:p>
      <w:pPr>
        <w:numPr>
          <w:ilvl w:val="-1"/>
          <w:numId w:val="0"/>
        </w:numPr>
        <w:ind w:left="0" w:firstLine="0"/>
        <w:jc w:val="both"/>
        <w:rPr>
          <w:ins w:id="4537" w:author="......" w:date="2024-05-06T20:46:11Z"/>
          <w:rFonts w:hint="default" w:ascii="Times New Roman" w:hAnsi="Times New Roman" w:eastAsia="宋体" w:cs="Times New Roman"/>
          <w:sz w:val="21"/>
          <w:szCs w:val="24"/>
          <w:lang w:val="en-US" w:eastAsia="zh-CN"/>
          <w:rPrChange w:id="4538" w:author="......" w:date="2024-05-07T14:48:58Z">
            <w:rPr>
              <w:ins w:id="4539" w:author="......" w:date="2024-05-06T20:46:11Z"/>
              <w:rFonts w:hint="eastAsia" w:ascii="Times New Roman" w:hAnsi="Times New Roman" w:eastAsia="宋体" w:cs="Times New Roman"/>
              <w:sz w:val="21"/>
              <w:szCs w:val="24"/>
              <w:lang w:val="en-US" w:eastAsia="zh-CN"/>
            </w:rPr>
          </w:rPrChange>
        </w:rPr>
        <w:pPrChange w:id="4536" w:author="......" w:date="2024-05-07T14:50:10Z">
          <w:pPr/>
        </w:pPrChange>
      </w:pPr>
    </w:p>
    <w:p>
      <w:pPr>
        <w:numPr>
          <w:ilvl w:val="-1"/>
          <w:numId w:val="0"/>
        </w:numPr>
        <w:ind w:left="0" w:firstLine="0"/>
        <w:jc w:val="right"/>
        <w:rPr>
          <w:ins w:id="4541" w:author="......" w:date="2024-05-06T20:46:32Z"/>
          <w:rFonts w:hint="default" w:ascii="Times New Roman" w:hAnsi="Times New Roman" w:eastAsia="宋体" w:cs="Times New Roman"/>
          <w:sz w:val="21"/>
          <w:szCs w:val="24"/>
          <w:lang w:val="en-US" w:eastAsia="zh-CN"/>
          <w:rPrChange w:id="4542" w:author="......" w:date="2024-05-07T14:48:58Z">
            <w:rPr>
              <w:ins w:id="4543" w:author="......" w:date="2024-05-06T20:46:32Z"/>
              <w:rFonts w:hint="default" w:ascii="Times New Roman" w:hAnsi="Times New Roman" w:eastAsia="宋体" w:cs="Times New Roman"/>
              <w:sz w:val="21"/>
              <w:szCs w:val="24"/>
              <w:lang w:val="en-US" w:eastAsia="zh-CN"/>
            </w:rPr>
          </w:rPrChange>
        </w:rPr>
        <w:pPrChange w:id="4540" w:author="......" w:date="2024-05-06T20:46:14Z">
          <w:pPr/>
        </w:pPrChange>
      </w:pPr>
      <w:ins w:id="4544" w:author="......" w:date="2024-05-06T20:46:12Z">
        <w:r>
          <w:rPr>
            <w:rFonts w:hint="default" w:ascii="Times New Roman" w:hAnsi="Times New Roman" w:eastAsia="宋体" w:cs="Times New Roman"/>
            <w:sz w:val="21"/>
            <w:szCs w:val="24"/>
            <w:lang w:val="en-US" w:eastAsia="zh-CN"/>
            <w:rPrChange w:id="4545" w:author="......" w:date="2024-05-07T14:48:58Z">
              <w:rPr>
                <w:rFonts w:hint="eastAsia" w:ascii="Times New Roman" w:hAnsi="Times New Roman" w:eastAsia="宋体" w:cs="Times New Roman"/>
                <w:sz w:val="21"/>
                <w:szCs w:val="24"/>
                <w:lang w:val="en-US" w:eastAsia="zh-CN"/>
              </w:rPr>
            </w:rPrChange>
          </w:rPr>
          <w:t>表3</w:t>
        </w:r>
      </w:ins>
      <w:ins w:id="4547" w:author="......" w:date="2024-05-06T20:48:34Z">
        <w:r>
          <w:rPr>
            <w:rFonts w:hint="default" w:ascii="Times New Roman" w:hAnsi="Times New Roman" w:eastAsia="宋体" w:cs="Times New Roman"/>
            <w:sz w:val="21"/>
            <w:szCs w:val="24"/>
            <w:lang w:val="en-US" w:eastAsia="zh-CN"/>
            <w:rPrChange w:id="4548" w:author="......" w:date="2024-05-07T14:48:58Z">
              <w:rPr>
                <w:rFonts w:hint="eastAsia" w:ascii="Times New Roman" w:hAnsi="Times New Roman" w:eastAsia="宋体" w:cs="Times New Roman"/>
                <w:sz w:val="21"/>
                <w:szCs w:val="24"/>
                <w:lang w:val="en-US" w:eastAsia="zh-CN"/>
              </w:rPr>
            </w:rPrChange>
          </w:rPr>
          <w:t>-1-</w:t>
        </w:r>
      </w:ins>
      <w:ins w:id="4550" w:author="......" w:date="2024-05-06T20:48:35Z">
        <w:r>
          <w:rPr>
            <w:rFonts w:hint="default" w:ascii="Times New Roman" w:hAnsi="Times New Roman" w:eastAsia="宋体" w:cs="Times New Roman"/>
            <w:sz w:val="21"/>
            <w:szCs w:val="24"/>
            <w:lang w:val="en-US" w:eastAsia="zh-CN"/>
            <w:rPrChange w:id="4551" w:author="......" w:date="2024-05-07T14:48:58Z">
              <w:rPr>
                <w:rFonts w:hint="eastAsia" w:ascii="Times New Roman" w:hAnsi="Times New Roman" w:eastAsia="宋体" w:cs="Times New Roman"/>
                <w:sz w:val="21"/>
                <w:szCs w:val="24"/>
                <w:lang w:val="en-US" w:eastAsia="zh-CN"/>
              </w:rPr>
            </w:rPrChange>
          </w:rPr>
          <w:t>4</w:t>
        </w:r>
      </w:ins>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2"/>
        <w:gridCol w:w="6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553" w:author="......" w:date="2024-05-06T20:46:32Z"/>
        </w:trPr>
        <w:tc>
          <w:tcPr>
            <w:tcW w:w="1692" w:type="dxa"/>
          </w:tcPr>
          <w:p>
            <w:pPr>
              <w:numPr>
                <w:ilvl w:val="0"/>
                <w:numId w:val="0"/>
              </w:numPr>
              <w:rPr>
                <w:ins w:id="4554" w:author="......" w:date="2024-05-06T20:46:32Z"/>
                <w:rFonts w:hint="default" w:ascii="Times New Roman" w:hAnsi="Times New Roman" w:eastAsia="宋体" w:cs="Times New Roman"/>
                <w:sz w:val="24"/>
                <w:szCs w:val="32"/>
                <w:vertAlign w:val="baseline"/>
                <w:lang w:val="en-US" w:eastAsia="zh-CN"/>
                <w:rPrChange w:id="4555" w:author="......" w:date="2024-05-07T14:48:58Z">
                  <w:rPr>
                    <w:ins w:id="4556" w:author="......" w:date="2024-05-06T20:46:32Z"/>
                    <w:rFonts w:hint="default"/>
                    <w:sz w:val="24"/>
                    <w:szCs w:val="32"/>
                    <w:vertAlign w:val="baseline"/>
                    <w:lang w:val="en-US" w:eastAsia="zh-CN"/>
                  </w:rPr>
                </w:rPrChange>
              </w:rPr>
            </w:pPr>
            <w:ins w:id="4557" w:author="......" w:date="2024-05-06T20:46:32Z">
              <w:r>
                <w:rPr>
                  <w:rFonts w:hint="default" w:ascii="Times New Roman" w:hAnsi="Times New Roman" w:eastAsia="宋体" w:cs="Times New Roman"/>
                  <w:sz w:val="24"/>
                  <w:szCs w:val="32"/>
                  <w:lang w:val="en-US" w:eastAsia="zh-CN"/>
                  <w:rPrChange w:id="4558" w:author="......" w:date="2024-05-07T14:48:58Z">
                    <w:rPr>
                      <w:rFonts w:hint="eastAsia"/>
                      <w:sz w:val="24"/>
                      <w:szCs w:val="32"/>
                      <w:lang w:val="en-US" w:eastAsia="zh-CN"/>
                    </w:rPr>
                  </w:rPrChange>
                </w:rPr>
                <w:t>用例</w:t>
              </w:r>
            </w:ins>
          </w:p>
        </w:tc>
        <w:tc>
          <w:tcPr>
            <w:tcW w:w="6830" w:type="dxa"/>
          </w:tcPr>
          <w:p>
            <w:pPr>
              <w:numPr>
                <w:ilvl w:val="0"/>
                <w:numId w:val="0"/>
              </w:numPr>
              <w:rPr>
                <w:ins w:id="4560" w:author="......" w:date="2024-05-06T20:46:32Z"/>
                <w:rFonts w:hint="default" w:ascii="Times New Roman" w:hAnsi="Times New Roman" w:eastAsia="宋体" w:cs="Times New Roman"/>
                <w:sz w:val="24"/>
                <w:szCs w:val="32"/>
                <w:vertAlign w:val="baseline"/>
                <w:lang w:val="en-US" w:eastAsia="zh-CN"/>
                <w:rPrChange w:id="4561" w:author="......" w:date="2024-05-07T14:48:58Z">
                  <w:rPr>
                    <w:ins w:id="4562" w:author="......" w:date="2024-05-06T20:46:32Z"/>
                    <w:rFonts w:hint="default"/>
                    <w:sz w:val="24"/>
                    <w:szCs w:val="32"/>
                    <w:vertAlign w:val="baseline"/>
                    <w:lang w:val="en-US" w:eastAsia="zh-CN"/>
                  </w:rPr>
                </w:rPrChange>
              </w:rPr>
            </w:pPr>
            <w:ins w:id="4563" w:author="......" w:date="2024-05-06T20:46:32Z">
              <w:r>
                <w:rPr>
                  <w:rFonts w:hint="default" w:ascii="Times New Roman" w:hAnsi="Times New Roman" w:eastAsia="宋体" w:cs="Times New Roman"/>
                  <w:sz w:val="24"/>
                  <w:szCs w:val="32"/>
                  <w:vertAlign w:val="baseline"/>
                  <w:lang w:val="en-US" w:eastAsia="zh-CN"/>
                  <w:rPrChange w:id="4564" w:author="......" w:date="2024-05-07T14:48:58Z">
                    <w:rPr>
                      <w:rFonts w:hint="eastAsia"/>
                      <w:sz w:val="24"/>
                      <w:szCs w:val="32"/>
                      <w:vertAlign w:val="baseline"/>
                      <w:lang w:val="en-US" w:eastAsia="zh-CN"/>
                    </w:rPr>
                  </w:rPrChange>
                </w:rPr>
                <w:t>编辑项目</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566" w:author="......" w:date="2024-05-06T20:47:12Z"/>
        </w:trPr>
        <w:tc>
          <w:tcPr>
            <w:tcW w:w="1692" w:type="dxa"/>
            <w:vAlign w:val="top"/>
          </w:tcPr>
          <w:p>
            <w:pPr>
              <w:numPr>
                <w:ilvl w:val="0"/>
                <w:numId w:val="0"/>
              </w:numPr>
              <w:ind w:left="0" w:leftChars="0" w:firstLine="0" w:firstLineChars="0"/>
              <w:rPr>
                <w:ins w:id="4567" w:author="......" w:date="2024-05-06T20:47:12Z"/>
                <w:rFonts w:hint="default" w:ascii="Times New Roman" w:hAnsi="Times New Roman" w:eastAsia="宋体" w:cs="Times New Roman"/>
                <w:kern w:val="2"/>
                <w:sz w:val="24"/>
                <w:szCs w:val="32"/>
                <w:vertAlign w:val="baseline"/>
                <w:lang w:val="en-US" w:eastAsia="zh-CN" w:bidi="ar-SA"/>
                <w:rPrChange w:id="4568" w:author="......" w:date="2024-05-07T14:48:58Z">
                  <w:rPr>
                    <w:ins w:id="4569" w:author="......" w:date="2024-05-06T20:47:12Z"/>
                    <w:rFonts w:hint="eastAsia" w:asciiTheme="minorAscii" w:hAnsiTheme="minorAscii" w:eastAsiaTheme="minorEastAsia" w:cstheme="minorBidi"/>
                    <w:kern w:val="2"/>
                    <w:sz w:val="24"/>
                    <w:szCs w:val="32"/>
                    <w:vertAlign w:val="baseline"/>
                    <w:lang w:val="en-US" w:eastAsia="zh-CN" w:bidi="ar-SA"/>
                  </w:rPr>
                </w:rPrChange>
              </w:rPr>
            </w:pPr>
            <w:r>
              <w:rPr>
                <w:rFonts w:hint="default" w:ascii="Times New Roman" w:hAnsi="Times New Roman" w:eastAsia="宋体" w:cs="Times New Roman"/>
                <w:sz w:val="24"/>
                <w:szCs w:val="32"/>
                <w:vertAlign w:val="baseline"/>
                <w:lang w:val="en-US" w:eastAsia="zh-CN"/>
                <w:rPrChange w:id="4570" w:author="......" w:date="2024-05-07T14:48:58Z">
                  <w:rPr>
                    <w:rFonts w:hint="eastAsia"/>
                    <w:sz w:val="24"/>
                    <w:szCs w:val="32"/>
                    <w:vertAlign w:val="baseline"/>
                    <w:lang w:val="en-US" w:eastAsia="zh-CN"/>
                  </w:rPr>
                </w:rPrChange>
              </w:rPr>
              <w:t>用例编号</w:t>
            </w:r>
          </w:p>
        </w:tc>
        <w:tc>
          <w:tcPr>
            <w:tcW w:w="6830" w:type="dxa"/>
            <w:vAlign w:val="top"/>
          </w:tcPr>
          <w:p>
            <w:pPr>
              <w:numPr>
                <w:ilvl w:val="0"/>
                <w:numId w:val="0"/>
              </w:numPr>
              <w:ind w:left="0" w:leftChars="0" w:firstLine="0" w:firstLineChars="0"/>
              <w:rPr>
                <w:ins w:id="4571" w:author="......" w:date="2024-05-06T20:47:12Z"/>
                <w:rFonts w:hint="default" w:ascii="Times New Roman" w:hAnsi="Times New Roman" w:eastAsia="宋体" w:cs="Times New Roman"/>
                <w:kern w:val="2"/>
                <w:sz w:val="24"/>
                <w:szCs w:val="32"/>
                <w:vertAlign w:val="baseline"/>
                <w:lang w:val="en-US" w:eastAsia="zh-CN" w:bidi="ar-SA"/>
                <w:rPrChange w:id="4572" w:author="......" w:date="2024-05-07T14:48:58Z">
                  <w:rPr>
                    <w:ins w:id="4573" w:author="......" w:date="2024-05-06T20:47:12Z"/>
                    <w:rFonts w:hint="eastAsia" w:asciiTheme="minorAscii" w:hAnsiTheme="minorAscii" w:eastAsiaTheme="minorEastAsia" w:cstheme="minorBidi"/>
                    <w:kern w:val="2"/>
                    <w:sz w:val="24"/>
                    <w:szCs w:val="32"/>
                    <w:vertAlign w:val="baseline"/>
                    <w:lang w:val="en-US" w:eastAsia="zh-CN" w:bidi="ar-SA"/>
                  </w:rPr>
                </w:rPrChange>
              </w:rPr>
            </w:pPr>
            <w:r>
              <w:rPr>
                <w:rFonts w:hint="default" w:ascii="Times New Roman" w:hAnsi="Times New Roman" w:eastAsia="宋体" w:cs="Times New Roman"/>
                <w:sz w:val="24"/>
                <w:szCs w:val="32"/>
                <w:lang w:val="en-US" w:eastAsia="zh-CN"/>
                <w:rPrChange w:id="4574" w:author="......" w:date="2024-05-07T14:48:58Z">
                  <w:rPr>
                    <w:rFonts w:hint="eastAsia"/>
                    <w:sz w:val="24"/>
                    <w:szCs w:val="32"/>
                    <w:lang w:val="en-US" w:eastAsia="zh-CN"/>
                  </w:rPr>
                </w:rPrChange>
              </w:rPr>
              <w:t>SF0100</w:t>
            </w:r>
            <w:ins w:id="4575" w:author="......" w:date="2024-05-06T20:47:24Z">
              <w:r>
                <w:rPr>
                  <w:rFonts w:hint="default" w:ascii="Times New Roman" w:hAnsi="Times New Roman" w:eastAsia="宋体" w:cs="Times New Roman"/>
                  <w:sz w:val="24"/>
                  <w:szCs w:val="32"/>
                  <w:lang w:val="en-US" w:eastAsia="zh-CN"/>
                  <w:rPrChange w:id="4576" w:author="......" w:date="2024-05-07T14:48:58Z">
                    <w:rPr>
                      <w:rFonts w:hint="eastAsia"/>
                      <w:sz w:val="24"/>
                      <w:szCs w:val="32"/>
                      <w:lang w:val="en-US" w:eastAsia="zh-CN"/>
                    </w:rPr>
                  </w:rPrChange>
                </w:rPr>
                <w:t>4</w:t>
              </w:r>
            </w:ins>
            <w:del w:id="4578" w:author="......" w:date="2024-05-06T20:47:24Z">
              <w:r>
                <w:rPr>
                  <w:rFonts w:hint="default" w:ascii="Times New Roman" w:hAnsi="Times New Roman" w:eastAsia="宋体" w:cs="Times New Roman"/>
                  <w:sz w:val="24"/>
                  <w:szCs w:val="32"/>
                  <w:lang w:val="en-US" w:eastAsia="zh-CN"/>
                  <w:rPrChange w:id="4579" w:author="......" w:date="2024-05-07T14:48:58Z">
                    <w:rPr>
                      <w:rFonts w:hint="eastAsia"/>
                      <w:sz w:val="24"/>
                      <w:szCs w:val="32"/>
                      <w:lang w:val="en-US" w:eastAsia="zh-CN"/>
                    </w:rPr>
                  </w:rPrChange>
                </w:rPr>
                <w:delText>1</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581" w:author="......" w:date="2024-05-06T20:46:32Z"/>
        </w:trPr>
        <w:tc>
          <w:tcPr>
            <w:tcW w:w="1692" w:type="dxa"/>
          </w:tcPr>
          <w:p>
            <w:pPr>
              <w:numPr>
                <w:ilvl w:val="0"/>
                <w:numId w:val="0"/>
              </w:numPr>
              <w:rPr>
                <w:ins w:id="4582" w:author="......" w:date="2024-05-06T20:46:32Z"/>
                <w:rFonts w:hint="default" w:ascii="Times New Roman" w:hAnsi="Times New Roman" w:eastAsia="宋体" w:cs="Times New Roman"/>
                <w:sz w:val="24"/>
                <w:szCs w:val="32"/>
                <w:vertAlign w:val="baseline"/>
                <w:lang w:val="en-US" w:eastAsia="zh-CN"/>
                <w:rPrChange w:id="4583" w:author="......" w:date="2024-05-07T14:48:58Z">
                  <w:rPr>
                    <w:ins w:id="4584" w:author="......" w:date="2024-05-06T20:46:32Z"/>
                    <w:rFonts w:hint="default"/>
                    <w:sz w:val="24"/>
                    <w:szCs w:val="32"/>
                    <w:vertAlign w:val="baseline"/>
                    <w:lang w:val="en-US" w:eastAsia="zh-CN"/>
                  </w:rPr>
                </w:rPrChange>
              </w:rPr>
            </w:pPr>
            <w:ins w:id="4585" w:author="......" w:date="2024-05-06T20:46:32Z">
              <w:r>
                <w:rPr>
                  <w:rFonts w:hint="default" w:ascii="Times New Roman" w:hAnsi="Times New Roman" w:eastAsia="宋体" w:cs="Times New Roman"/>
                  <w:sz w:val="24"/>
                  <w:szCs w:val="32"/>
                  <w:vertAlign w:val="baseline"/>
                  <w:lang w:val="en-US" w:eastAsia="zh-CN"/>
                  <w:rPrChange w:id="4586" w:author="......" w:date="2024-05-07T14:48:58Z">
                    <w:rPr>
                      <w:rFonts w:hint="eastAsia"/>
                      <w:sz w:val="24"/>
                      <w:szCs w:val="32"/>
                      <w:vertAlign w:val="baseline"/>
                      <w:lang w:val="en-US" w:eastAsia="zh-CN"/>
                    </w:rPr>
                  </w:rPrChange>
                </w:rPr>
                <w:t>主执行者</w:t>
              </w:r>
            </w:ins>
          </w:p>
        </w:tc>
        <w:tc>
          <w:tcPr>
            <w:tcW w:w="6830" w:type="dxa"/>
          </w:tcPr>
          <w:p>
            <w:pPr>
              <w:numPr>
                <w:ilvl w:val="0"/>
                <w:numId w:val="0"/>
              </w:numPr>
              <w:rPr>
                <w:ins w:id="4588" w:author="......" w:date="2024-05-06T20:46:32Z"/>
                <w:rFonts w:hint="default" w:ascii="Times New Roman" w:hAnsi="Times New Roman" w:eastAsia="宋体" w:cs="Times New Roman"/>
                <w:sz w:val="24"/>
                <w:szCs w:val="32"/>
                <w:vertAlign w:val="baseline"/>
                <w:lang w:val="en-US" w:eastAsia="zh-CN"/>
                <w:rPrChange w:id="4589" w:author="......" w:date="2024-05-07T14:48:58Z">
                  <w:rPr>
                    <w:ins w:id="4590" w:author="......" w:date="2024-05-06T20:46:32Z"/>
                    <w:rFonts w:hint="default"/>
                    <w:sz w:val="24"/>
                    <w:szCs w:val="32"/>
                    <w:vertAlign w:val="baseline"/>
                    <w:lang w:val="en-US" w:eastAsia="zh-CN"/>
                  </w:rPr>
                </w:rPrChange>
              </w:rPr>
            </w:pPr>
            <w:ins w:id="4591" w:author="......" w:date="2024-05-06T20:46:32Z">
              <w:r>
                <w:rPr>
                  <w:rFonts w:hint="default" w:ascii="Times New Roman" w:hAnsi="Times New Roman" w:eastAsia="宋体" w:cs="Times New Roman"/>
                  <w:sz w:val="24"/>
                  <w:szCs w:val="32"/>
                  <w:vertAlign w:val="baseline"/>
                  <w:lang w:val="en-US" w:eastAsia="zh-CN"/>
                  <w:rPrChange w:id="4592" w:author="......" w:date="2024-05-07T14:48:58Z">
                    <w:rPr>
                      <w:rFonts w:hint="eastAsia"/>
                      <w:sz w:val="24"/>
                      <w:szCs w:val="32"/>
                      <w:vertAlign w:val="baseline"/>
                      <w:lang w:val="en-US" w:eastAsia="zh-CN"/>
                    </w:rPr>
                  </w:rPrChange>
                </w:rPr>
                <w:t>项目经理</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594" w:author="......" w:date="2024-05-06T20:46:32Z"/>
        </w:trPr>
        <w:tc>
          <w:tcPr>
            <w:tcW w:w="1692" w:type="dxa"/>
          </w:tcPr>
          <w:p>
            <w:pPr>
              <w:numPr>
                <w:ilvl w:val="0"/>
                <w:numId w:val="0"/>
              </w:numPr>
              <w:rPr>
                <w:ins w:id="4595" w:author="......" w:date="2024-05-06T20:46:32Z"/>
                <w:rFonts w:hint="default" w:ascii="Times New Roman" w:hAnsi="Times New Roman" w:eastAsia="宋体" w:cs="Times New Roman"/>
                <w:sz w:val="24"/>
                <w:szCs w:val="32"/>
                <w:vertAlign w:val="baseline"/>
                <w:lang w:val="en-US" w:eastAsia="zh-CN"/>
                <w:rPrChange w:id="4596" w:author="......" w:date="2024-05-07T14:48:58Z">
                  <w:rPr>
                    <w:ins w:id="4597" w:author="......" w:date="2024-05-06T20:46:32Z"/>
                    <w:rFonts w:hint="default"/>
                    <w:sz w:val="24"/>
                    <w:szCs w:val="32"/>
                    <w:vertAlign w:val="baseline"/>
                    <w:lang w:val="en-US" w:eastAsia="zh-CN"/>
                  </w:rPr>
                </w:rPrChange>
              </w:rPr>
            </w:pPr>
            <w:ins w:id="4598" w:author="......" w:date="2024-05-06T20:46:32Z">
              <w:r>
                <w:rPr>
                  <w:rFonts w:hint="default" w:ascii="Times New Roman" w:hAnsi="Times New Roman" w:eastAsia="宋体" w:cs="Times New Roman"/>
                  <w:sz w:val="24"/>
                  <w:szCs w:val="32"/>
                  <w:vertAlign w:val="baseline"/>
                  <w:lang w:val="en-US" w:eastAsia="zh-CN"/>
                  <w:rPrChange w:id="4599" w:author="......" w:date="2024-05-07T14:48:58Z">
                    <w:rPr>
                      <w:rFonts w:hint="eastAsia"/>
                      <w:sz w:val="24"/>
                      <w:szCs w:val="32"/>
                      <w:vertAlign w:val="baseline"/>
                      <w:lang w:val="en-US" w:eastAsia="zh-CN"/>
                    </w:rPr>
                  </w:rPrChange>
                </w:rPr>
                <w:t>目标</w:t>
              </w:r>
            </w:ins>
          </w:p>
        </w:tc>
        <w:tc>
          <w:tcPr>
            <w:tcW w:w="6830" w:type="dxa"/>
          </w:tcPr>
          <w:p>
            <w:pPr>
              <w:numPr>
                <w:ilvl w:val="0"/>
                <w:numId w:val="0"/>
              </w:numPr>
              <w:rPr>
                <w:ins w:id="4601" w:author="......" w:date="2024-05-06T20:46:32Z"/>
                <w:rFonts w:hint="default" w:ascii="Times New Roman" w:hAnsi="Times New Roman" w:eastAsia="宋体" w:cs="Times New Roman"/>
                <w:sz w:val="24"/>
                <w:szCs w:val="32"/>
                <w:vertAlign w:val="baseline"/>
                <w:lang w:val="en-US" w:eastAsia="zh-CN"/>
                <w:rPrChange w:id="4602" w:author="......" w:date="2024-05-07T14:48:58Z">
                  <w:rPr>
                    <w:ins w:id="4603" w:author="......" w:date="2024-05-06T20:46:32Z"/>
                    <w:rFonts w:hint="default"/>
                    <w:sz w:val="24"/>
                    <w:szCs w:val="32"/>
                    <w:vertAlign w:val="baseline"/>
                    <w:lang w:val="en-US" w:eastAsia="zh-CN"/>
                  </w:rPr>
                </w:rPrChange>
              </w:rPr>
            </w:pPr>
            <w:ins w:id="4604" w:author="......" w:date="2024-05-06T20:46:32Z">
              <w:r>
                <w:rPr>
                  <w:rFonts w:hint="default" w:ascii="Times New Roman" w:hAnsi="Times New Roman" w:eastAsia="宋体" w:cs="Times New Roman"/>
                  <w:sz w:val="24"/>
                  <w:szCs w:val="32"/>
                  <w:vertAlign w:val="baseline"/>
                  <w:lang w:val="en-US" w:eastAsia="zh-CN"/>
                  <w:rPrChange w:id="4605" w:author="......" w:date="2024-05-07T14:48:58Z">
                    <w:rPr>
                      <w:rFonts w:hint="eastAsia"/>
                      <w:sz w:val="24"/>
                      <w:szCs w:val="32"/>
                      <w:vertAlign w:val="baseline"/>
                      <w:lang w:val="en-US" w:eastAsia="zh-CN"/>
                    </w:rPr>
                  </w:rPrChange>
                </w:rPr>
                <w:t>编辑已添加项目，根据项目当前实情对项目计划进行实时更新</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607" w:author="......" w:date="2024-05-06T20:46:32Z"/>
        </w:trPr>
        <w:tc>
          <w:tcPr>
            <w:tcW w:w="1692" w:type="dxa"/>
          </w:tcPr>
          <w:p>
            <w:pPr>
              <w:numPr>
                <w:ilvl w:val="0"/>
                <w:numId w:val="0"/>
              </w:numPr>
              <w:rPr>
                <w:ins w:id="4608" w:author="......" w:date="2024-05-06T20:46:32Z"/>
                <w:rFonts w:hint="default" w:ascii="Times New Roman" w:hAnsi="Times New Roman" w:eastAsia="宋体" w:cs="Times New Roman"/>
                <w:sz w:val="24"/>
                <w:szCs w:val="32"/>
                <w:vertAlign w:val="baseline"/>
                <w:lang w:val="en-US" w:eastAsia="zh-CN"/>
                <w:rPrChange w:id="4609" w:author="......" w:date="2024-05-07T14:48:58Z">
                  <w:rPr>
                    <w:ins w:id="4610" w:author="......" w:date="2024-05-06T20:46:32Z"/>
                    <w:rFonts w:hint="default"/>
                    <w:sz w:val="24"/>
                    <w:szCs w:val="32"/>
                    <w:vertAlign w:val="baseline"/>
                    <w:lang w:val="en-US" w:eastAsia="zh-CN"/>
                  </w:rPr>
                </w:rPrChange>
              </w:rPr>
            </w:pPr>
            <w:ins w:id="4611" w:author="......" w:date="2024-05-06T20:46:32Z">
              <w:r>
                <w:rPr>
                  <w:rFonts w:hint="default" w:ascii="Times New Roman" w:hAnsi="Times New Roman" w:eastAsia="宋体" w:cs="Times New Roman"/>
                  <w:sz w:val="24"/>
                  <w:szCs w:val="32"/>
                  <w:vertAlign w:val="baseline"/>
                  <w:lang w:val="en-US" w:eastAsia="zh-CN"/>
                  <w:rPrChange w:id="4612" w:author="......" w:date="2024-05-07T14:48:58Z">
                    <w:rPr>
                      <w:rFonts w:hint="eastAsia"/>
                      <w:sz w:val="24"/>
                      <w:szCs w:val="32"/>
                      <w:vertAlign w:val="baseline"/>
                      <w:lang w:val="en-US" w:eastAsia="zh-CN"/>
                    </w:rPr>
                  </w:rPrChange>
                </w:rPr>
                <w:t>前提条件</w:t>
              </w:r>
            </w:ins>
          </w:p>
        </w:tc>
        <w:tc>
          <w:tcPr>
            <w:tcW w:w="6830" w:type="dxa"/>
          </w:tcPr>
          <w:p>
            <w:pPr>
              <w:numPr>
                <w:ilvl w:val="0"/>
                <w:numId w:val="0"/>
              </w:numPr>
              <w:rPr>
                <w:ins w:id="4614" w:author="......" w:date="2024-05-06T20:46:32Z"/>
                <w:rFonts w:hint="default" w:ascii="Times New Roman" w:hAnsi="Times New Roman" w:eastAsia="宋体" w:cs="Times New Roman"/>
                <w:sz w:val="24"/>
                <w:szCs w:val="32"/>
                <w:vertAlign w:val="baseline"/>
                <w:lang w:val="en-US" w:eastAsia="zh-CN"/>
                <w:rPrChange w:id="4615" w:author="......" w:date="2024-05-07T14:48:58Z">
                  <w:rPr>
                    <w:ins w:id="4616" w:author="......" w:date="2024-05-06T20:46:32Z"/>
                    <w:rFonts w:hint="default"/>
                    <w:sz w:val="24"/>
                    <w:szCs w:val="32"/>
                    <w:vertAlign w:val="baseline"/>
                    <w:lang w:val="en-US" w:eastAsia="zh-CN"/>
                  </w:rPr>
                </w:rPrChange>
              </w:rPr>
            </w:pPr>
            <w:ins w:id="4617" w:author="......" w:date="2024-05-06T20:46:32Z">
              <w:r>
                <w:rPr>
                  <w:rFonts w:hint="default" w:ascii="Times New Roman" w:hAnsi="Times New Roman" w:eastAsia="宋体" w:cs="Times New Roman"/>
                  <w:sz w:val="24"/>
                  <w:szCs w:val="32"/>
                  <w:vertAlign w:val="baseline"/>
                  <w:lang w:val="en-US" w:eastAsia="zh-CN"/>
                  <w:rPrChange w:id="4618" w:author="......" w:date="2024-05-07T14:48:58Z">
                    <w:rPr>
                      <w:rFonts w:hint="eastAsia"/>
                      <w:sz w:val="24"/>
                      <w:szCs w:val="32"/>
                      <w:vertAlign w:val="baseline"/>
                      <w:lang w:val="en-US" w:eastAsia="zh-CN"/>
                    </w:rPr>
                  </w:rPrChange>
                </w:rPr>
                <w:t>执行者已登录且账号身份为项目经理，该项目存在于项目列表中</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620" w:author="......" w:date="2024-05-06T20:46:32Z"/>
        </w:trPr>
        <w:tc>
          <w:tcPr>
            <w:tcW w:w="1692" w:type="dxa"/>
          </w:tcPr>
          <w:p>
            <w:pPr>
              <w:numPr>
                <w:ilvl w:val="0"/>
                <w:numId w:val="0"/>
              </w:numPr>
              <w:rPr>
                <w:ins w:id="4621" w:author="......" w:date="2024-05-06T20:46:32Z"/>
                <w:rFonts w:hint="default" w:ascii="Times New Roman" w:hAnsi="Times New Roman" w:eastAsia="宋体" w:cs="Times New Roman"/>
                <w:sz w:val="24"/>
                <w:szCs w:val="32"/>
                <w:vertAlign w:val="baseline"/>
                <w:lang w:val="en-US" w:eastAsia="zh-CN"/>
                <w:rPrChange w:id="4622" w:author="......" w:date="2024-05-07T14:48:58Z">
                  <w:rPr>
                    <w:ins w:id="4623" w:author="......" w:date="2024-05-06T20:46:32Z"/>
                    <w:rFonts w:hint="default"/>
                    <w:sz w:val="24"/>
                    <w:szCs w:val="32"/>
                    <w:vertAlign w:val="baseline"/>
                    <w:lang w:val="en-US" w:eastAsia="zh-CN"/>
                  </w:rPr>
                </w:rPrChange>
              </w:rPr>
            </w:pPr>
            <w:ins w:id="4624" w:author="......" w:date="2024-05-06T20:46:32Z">
              <w:r>
                <w:rPr>
                  <w:rFonts w:hint="default" w:ascii="Times New Roman" w:hAnsi="Times New Roman" w:eastAsia="宋体" w:cs="Times New Roman"/>
                  <w:sz w:val="24"/>
                  <w:szCs w:val="32"/>
                  <w:vertAlign w:val="baseline"/>
                  <w:lang w:val="en-US" w:eastAsia="zh-CN"/>
                  <w:rPrChange w:id="4625" w:author="......" w:date="2024-05-07T14:48:58Z">
                    <w:rPr>
                      <w:rFonts w:hint="eastAsia"/>
                      <w:sz w:val="24"/>
                      <w:szCs w:val="32"/>
                      <w:vertAlign w:val="baseline"/>
                      <w:lang w:val="en-US" w:eastAsia="zh-CN"/>
                    </w:rPr>
                  </w:rPrChange>
                </w:rPr>
                <w:t>触发事件</w:t>
              </w:r>
            </w:ins>
          </w:p>
        </w:tc>
        <w:tc>
          <w:tcPr>
            <w:tcW w:w="6830" w:type="dxa"/>
          </w:tcPr>
          <w:p>
            <w:pPr>
              <w:numPr>
                <w:ilvl w:val="0"/>
                <w:numId w:val="0"/>
              </w:numPr>
              <w:rPr>
                <w:ins w:id="4627" w:author="......" w:date="2024-05-06T20:46:32Z"/>
                <w:rFonts w:hint="default" w:ascii="Times New Roman" w:hAnsi="Times New Roman" w:eastAsia="宋体" w:cs="Times New Roman"/>
                <w:sz w:val="24"/>
                <w:szCs w:val="32"/>
                <w:vertAlign w:val="baseline"/>
                <w:lang w:val="en-US" w:eastAsia="zh-CN"/>
                <w:rPrChange w:id="4628" w:author="......" w:date="2024-05-07T14:48:58Z">
                  <w:rPr>
                    <w:ins w:id="4629" w:author="......" w:date="2024-05-06T20:46:32Z"/>
                    <w:rFonts w:hint="default"/>
                    <w:sz w:val="24"/>
                    <w:szCs w:val="32"/>
                    <w:vertAlign w:val="baseline"/>
                    <w:lang w:val="en-US" w:eastAsia="zh-CN"/>
                  </w:rPr>
                </w:rPrChange>
              </w:rPr>
            </w:pPr>
            <w:ins w:id="4630" w:author="......" w:date="2024-05-06T20:46:32Z">
              <w:r>
                <w:rPr>
                  <w:rFonts w:hint="default" w:ascii="Times New Roman" w:hAnsi="Times New Roman" w:eastAsia="宋体" w:cs="Times New Roman"/>
                  <w:sz w:val="24"/>
                  <w:szCs w:val="32"/>
                  <w:vertAlign w:val="baseline"/>
                  <w:lang w:val="en-US" w:eastAsia="zh-CN"/>
                  <w:rPrChange w:id="4631" w:author="......" w:date="2024-05-07T14:48:58Z">
                    <w:rPr>
                      <w:rFonts w:hint="eastAsia"/>
                      <w:sz w:val="24"/>
                      <w:szCs w:val="32"/>
                      <w:vertAlign w:val="baseline"/>
                      <w:lang w:val="en-US" w:eastAsia="zh-CN"/>
                    </w:rPr>
                  </w:rPrChange>
                </w:rPr>
                <w:t>用户点击目标项目的“编辑”按键</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633" w:author="......" w:date="2024-05-06T20:46:32Z"/>
        </w:trPr>
        <w:tc>
          <w:tcPr>
            <w:tcW w:w="1692" w:type="dxa"/>
          </w:tcPr>
          <w:p>
            <w:pPr>
              <w:numPr>
                <w:ilvl w:val="0"/>
                <w:numId w:val="0"/>
              </w:numPr>
              <w:rPr>
                <w:ins w:id="4634" w:author="......" w:date="2024-05-06T20:46:32Z"/>
                <w:rFonts w:hint="default" w:ascii="Times New Roman" w:hAnsi="Times New Roman" w:eastAsia="宋体" w:cs="Times New Roman"/>
                <w:sz w:val="24"/>
                <w:szCs w:val="32"/>
                <w:vertAlign w:val="baseline"/>
                <w:lang w:val="en-US" w:eastAsia="zh-CN"/>
                <w:rPrChange w:id="4635" w:author="......" w:date="2024-05-07T14:48:58Z">
                  <w:rPr>
                    <w:ins w:id="4636" w:author="......" w:date="2024-05-06T20:46:32Z"/>
                    <w:rFonts w:hint="default"/>
                    <w:sz w:val="24"/>
                    <w:szCs w:val="32"/>
                    <w:vertAlign w:val="baseline"/>
                    <w:lang w:val="en-US" w:eastAsia="zh-CN"/>
                  </w:rPr>
                </w:rPrChange>
              </w:rPr>
            </w:pPr>
            <w:ins w:id="4637" w:author="......" w:date="2024-05-06T20:46:32Z">
              <w:r>
                <w:rPr>
                  <w:rFonts w:hint="default" w:ascii="Times New Roman" w:hAnsi="Times New Roman" w:eastAsia="宋体" w:cs="Times New Roman"/>
                  <w:sz w:val="24"/>
                  <w:szCs w:val="32"/>
                  <w:vertAlign w:val="baseline"/>
                  <w:lang w:val="en-US" w:eastAsia="zh-CN"/>
                  <w:rPrChange w:id="4638" w:author="......" w:date="2024-05-07T14:48:58Z">
                    <w:rPr>
                      <w:rFonts w:hint="eastAsia"/>
                      <w:sz w:val="24"/>
                      <w:szCs w:val="32"/>
                      <w:vertAlign w:val="baseline"/>
                      <w:lang w:val="en-US" w:eastAsia="zh-CN"/>
                    </w:rPr>
                  </w:rPrChange>
                </w:rPr>
                <w:t>基本事件流</w:t>
              </w:r>
            </w:ins>
          </w:p>
        </w:tc>
        <w:tc>
          <w:tcPr>
            <w:tcW w:w="6830" w:type="dxa"/>
          </w:tcPr>
          <w:p>
            <w:pPr>
              <w:numPr>
                <w:ilvl w:val="0"/>
                <w:numId w:val="23"/>
              </w:numPr>
              <w:rPr>
                <w:ins w:id="4640" w:author="......" w:date="2024-05-06T20:46:32Z"/>
                <w:rFonts w:hint="default" w:ascii="Times New Roman" w:hAnsi="Times New Roman" w:eastAsia="宋体" w:cs="Times New Roman"/>
                <w:sz w:val="24"/>
                <w:szCs w:val="32"/>
                <w:vertAlign w:val="baseline"/>
                <w:lang w:val="en-US" w:eastAsia="zh-CN"/>
                <w:rPrChange w:id="4641" w:author="......" w:date="2024-05-07T14:48:58Z">
                  <w:rPr>
                    <w:ins w:id="4642" w:author="......" w:date="2024-05-06T20:46:32Z"/>
                    <w:rFonts w:hint="eastAsia"/>
                    <w:sz w:val="24"/>
                    <w:szCs w:val="32"/>
                    <w:vertAlign w:val="baseline"/>
                    <w:lang w:val="en-US" w:eastAsia="zh-CN"/>
                  </w:rPr>
                </w:rPrChange>
              </w:rPr>
            </w:pPr>
            <w:ins w:id="4643" w:author="......" w:date="2024-05-06T20:46:32Z">
              <w:r>
                <w:rPr>
                  <w:rFonts w:hint="default" w:ascii="Times New Roman" w:hAnsi="Times New Roman" w:eastAsia="宋体" w:cs="Times New Roman"/>
                  <w:sz w:val="24"/>
                  <w:szCs w:val="32"/>
                  <w:vertAlign w:val="baseline"/>
                  <w:lang w:val="en-US" w:eastAsia="zh-CN"/>
                  <w:rPrChange w:id="4644" w:author="......" w:date="2024-05-07T14:48:58Z">
                    <w:rPr>
                      <w:rFonts w:hint="eastAsia"/>
                      <w:sz w:val="24"/>
                      <w:szCs w:val="32"/>
                      <w:vertAlign w:val="baseline"/>
                      <w:lang w:val="en-US" w:eastAsia="zh-CN"/>
                    </w:rPr>
                  </w:rPrChange>
                </w:rPr>
                <w:t>用户点击“编辑”按键；</w:t>
              </w:r>
            </w:ins>
          </w:p>
          <w:p>
            <w:pPr>
              <w:numPr>
                <w:ilvl w:val="0"/>
                <w:numId w:val="23"/>
              </w:numPr>
              <w:rPr>
                <w:ins w:id="4646" w:author="......" w:date="2024-05-06T20:46:32Z"/>
                <w:rFonts w:hint="default" w:ascii="Times New Roman" w:hAnsi="Times New Roman" w:eastAsia="宋体" w:cs="Times New Roman"/>
                <w:sz w:val="24"/>
                <w:szCs w:val="32"/>
                <w:vertAlign w:val="baseline"/>
                <w:lang w:val="en-US" w:eastAsia="zh-CN"/>
                <w:rPrChange w:id="4647" w:author="......" w:date="2024-05-07T14:48:58Z">
                  <w:rPr>
                    <w:ins w:id="4648" w:author="......" w:date="2024-05-06T20:46:32Z"/>
                    <w:rFonts w:hint="eastAsia"/>
                    <w:sz w:val="24"/>
                    <w:szCs w:val="32"/>
                    <w:vertAlign w:val="baseline"/>
                    <w:lang w:val="en-US" w:eastAsia="zh-CN"/>
                  </w:rPr>
                </w:rPrChange>
              </w:rPr>
            </w:pPr>
            <w:ins w:id="4649" w:author="......" w:date="2024-05-06T20:46:32Z">
              <w:r>
                <w:rPr>
                  <w:rFonts w:hint="default" w:ascii="Times New Roman" w:hAnsi="Times New Roman" w:eastAsia="宋体" w:cs="Times New Roman"/>
                  <w:sz w:val="24"/>
                  <w:szCs w:val="32"/>
                  <w:vertAlign w:val="baseline"/>
                  <w:lang w:val="en-US" w:eastAsia="zh-CN"/>
                  <w:rPrChange w:id="4650" w:author="......" w:date="2024-05-07T14:48:58Z">
                    <w:rPr>
                      <w:rFonts w:hint="eastAsia"/>
                      <w:sz w:val="24"/>
                      <w:szCs w:val="32"/>
                      <w:vertAlign w:val="baseline"/>
                      <w:lang w:val="en-US" w:eastAsia="zh-CN"/>
                    </w:rPr>
                  </w:rPrChange>
                </w:rPr>
                <w:t>系统弹出项目信息编辑界面；</w:t>
              </w:r>
            </w:ins>
          </w:p>
          <w:p>
            <w:pPr>
              <w:numPr>
                <w:ilvl w:val="0"/>
                <w:numId w:val="0"/>
              </w:numPr>
              <w:rPr>
                <w:ins w:id="4652" w:author="......" w:date="2024-05-06T20:46:32Z"/>
                <w:rFonts w:hint="default" w:ascii="Times New Roman" w:hAnsi="Times New Roman" w:eastAsia="宋体" w:cs="Times New Roman"/>
                <w:sz w:val="24"/>
                <w:szCs w:val="32"/>
                <w:vertAlign w:val="baseline"/>
                <w:lang w:val="en-US" w:eastAsia="zh-CN"/>
                <w:rPrChange w:id="4653" w:author="......" w:date="2024-05-07T14:48:58Z">
                  <w:rPr>
                    <w:ins w:id="4654" w:author="......" w:date="2024-05-06T20:46:32Z"/>
                    <w:rFonts w:hint="default"/>
                    <w:sz w:val="24"/>
                    <w:szCs w:val="32"/>
                    <w:vertAlign w:val="baseline"/>
                    <w:lang w:val="en-US" w:eastAsia="zh-CN"/>
                  </w:rPr>
                </w:rPrChange>
              </w:rPr>
            </w:pPr>
            <w:ins w:id="4655" w:author="......" w:date="2024-05-06T20:46:32Z">
              <w:r>
                <w:rPr>
                  <w:rFonts w:hint="default" w:ascii="Times New Roman" w:hAnsi="Times New Roman" w:eastAsia="宋体" w:cs="Times New Roman"/>
                  <w:sz w:val="24"/>
                  <w:szCs w:val="32"/>
                  <w:vertAlign w:val="baseline"/>
                  <w:lang w:val="en-US" w:eastAsia="zh-CN"/>
                  <w:rPrChange w:id="4656" w:author="......" w:date="2024-05-07T14:48:58Z">
                    <w:rPr>
                      <w:rFonts w:hint="eastAsia"/>
                      <w:sz w:val="24"/>
                      <w:szCs w:val="32"/>
                      <w:vertAlign w:val="baseline"/>
                      <w:lang w:val="en-US" w:eastAsia="zh-CN"/>
                    </w:rPr>
                  </w:rPrChange>
                </w:rPr>
                <w:t>3、用户在界面中更改“项目名称”、“项目编号”、“项目负责人”、“项目类型”、“项目价值”、“货币”、“项目开始时间”、“项目结束时间”、“项目地址”、“项目描述”等信息；</w:t>
              </w:r>
            </w:ins>
          </w:p>
          <w:p>
            <w:pPr>
              <w:numPr>
                <w:ilvl w:val="0"/>
                <w:numId w:val="0"/>
              </w:numPr>
              <w:rPr>
                <w:ins w:id="4658" w:author="......" w:date="2024-05-06T20:46:32Z"/>
                <w:rFonts w:hint="default" w:ascii="Times New Roman" w:hAnsi="Times New Roman" w:eastAsia="宋体" w:cs="Times New Roman"/>
                <w:sz w:val="24"/>
                <w:szCs w:val="32"/>
                <w:vertAlign w:val="baseline"/>
                <w:lang w:val="en-US" w:eastAsia="zh-CN"/>
                <w:rPrChange w:id="4659" w:author="......" w:date="2024-05-07T14:48:58Z">
                  <w:rPr>
                    <w:ins w:id="4660" w:author="......" w:date="2024-05-06T20:46:32Z"/>
                    <w:rFonts w:hint="eastAsia"/>
                    <w:sz w:val="24"/>
                    <w:szCs w:val="32"/>
                    <w:vertAlign w:val="baseline"/>
                    <w:lang w:val="en-US" w:eastAsia="zh-CN"/>
                  </w:rPr>
                </w:rPrChange>
              </w:rPr>
            </w:pPr>
            <w:ins w:id="4661" w:author="......" w:date="2024-05-06T20:46:32Z">
              <w:r>
                <w:rPr>
                  <w:rFonts w:hint="default" w:ascii="Times New Roman" w:hAnsi="Times New Roman" w:eastAsia="宋体" w:cs="Times New Roman"/>
                  <w:sz w:val="24"/>
                  <w:szCs w:val="32"/>
                  <w:vertAlign w:val="baseline"/>
                  <w:lang w:val="en-US" w:eastAsia="zh-CN"/>
                  <w:rPrChange w:id="4662" w:author="......" w:date="2024-05-07T14:48:58Z">
                    <w:rPr>
                      <w:rFonts w:hint="eastAsia"/>
                      <w:sz w:val="24"/>
                      <w:szCs w:val="32"/>
                      <w:vertAlign w:val="baseline"/>
                      <w:lang w:val="en-US" w:eastAsia="zh-CN"/>
                    </w:rPr>
                  </w:rPrChange>
                </w:rPr>
                <w:t>4、用户点击“保存”按键；</w:t>
              </w:r>
            </w:ins>
          </w:p>
          <w:p>
            <w:pPr>
              <w:numPr>
                <w:ilvl w:val="0"/>
                <w:numId w:val="0"/>
              </w:numPr>
              <w:rPr>
                <w:ins w:id="4664" w:author="......" w:date="2024-05-06T20:46:32Z"/>
                <w:rFonts w:hint="default" w:ascii="Times New Roman" w:hAnsi="Times New Roman" w:eastAsia="宋体" w:cs="Times New Roman"/>
                <w:sz w:val="24"/>
                <w:szCs w:val="32"/>
                <w:vertAlign w:val="baseline"/>
                <w:lang w:val="en-US" w:eastAsia="zh-CN"/>
                <w:rPrChange w:id="4665" w:author="......" w:date="2024-05-07T14:48:58Z">
                  <w:rPr>
                    <w:ins w:id="4666" w:author="......" w:date="2024-05-06T20:46:32Z"/>
                    <w:rFonts w:hint="eastAsia"/>
                    <w:sz w:val="24"/>
                    <w:szCs w:val="32"/>
                    <w:vertAlign w:val="baseline"/>
                    <w:lang w:val="en-US" w:eastAsia="zh-CN"/>
                  </w:rPr>
                </w:rPrChange>
              </w:rPr>
            </w:pPr>
            <w:ins w:id="4667" w:author="......" w:date="2024-05-06T20:46:32Z">
              <w:r>
                <w:rPr>
                  <w:rFonts w:hint="default" w:ascii="Times New Roman" w:hAnsi="Times New Roman" w:eastAsia="宋体" w:cs="Times New Roman"/>
                  <w:sz w:val="24"/>
                  <w:szCs w:val="32"/>
                  <w:vertAlign w:val="baseline"/>
                  <w:lang w:val="en-US" w:eastAsia="zh-CN"/>
                  <w:rPrChange w:id="4668" w:author="......" w:date="2024-05-07T14:48:58Z">
                    <w:rPr>
                      <w:rFonts w:hint="eastAsia"/>
                      <w:sz w:val="24"/>
                      <w:szCs w:val="32"/>
                      <w:vertAlign w:val="baseline"/>
                      <w:lang w:val="en-US" w:eastAsia="zh-CN"/>
                    </w:rPr>
                  </w:rPrChange>
                </w:rPr>
                <w:t>5、填写的信息存入数据库，并在项目列表中更新。</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670" w:author="......" w:date="2024-05-06T20:46:32Z"/>
        </w:trPr>
        <w:tc>
          <w:tcPr>
            <w:tcW w:w="1692" w:type="dxa"/>
          </w:tcPr>
          <w:p>
            <w:pPr>
              <w:numPr>
                <w:ilvl w:val="0"/>
                <w:numId w:val="0"/>
              </w:numPr>
              <w:rPr>
                <w:ins w:id="4671" w:author="......" w:date="2024-05-06T20:46:32Z"/>
                <w:rFonts w:hint="default" w:ascii="Times New Roman" w:hAnsi="Times New Roman" w:eastAsia="宋体" w:cs="Times New Roman"/>
                <w:sz w:val="24"/>
                <w:szCs w:val="32"/>
                <w:vertAlign w:val="baseline"/>
                <w:lang w:val="en-US" w:eastAsia="zh-CN"/>
                <w:rPrChange w:id="4672" w:author="......" w:date="2024-05-07T14:48:58Z">
                  <w:rPr>
                    <w:ins w:id="4673" w:author="......" w:date="2024-05-06T20:46:32Z"/>
                    <w:rFonts w:hint="default"/>
                    <w:sz w:val="24"/>
                    <w:szCs w:val="32"/>
                    <w:vertAlign w:val="baseline"/>
                    <w:lang w:val="en-US" w:eastAsia="zh-CN"/>
                  </w:rPr>
                </w:rPrChange>
              </w:rPr>
            </w:pPr>
            <w:ins w:id="4674" w:author="......" w:date="2024-05-06T20:46:32Z">
              <w:r>
                <w:rPr>
                  <w:rFonts w:hint="default" w:ascii="Times New Roman" w:hAnsi="Times New Roman" w:eastAsia="宋体" w:cs="Times New Roman"/>
                  <w:sz w:val="24"/>
                  <w:szCs w:val="32"/>
                  <w:vertAlign w:val="baseline"/>
                  <w:lang w:val="en-US" w:eastAsia="zh-CN"/>
                  <w:rPrChange w:id="4675" w:author="......" w:date="2024-05-07T14:48:58Z">
                    <w:rPr>
                      <w:rFonts w:hint="eastAsia"/>
                      <w:sz w:val="24"/>
                      <w:szCs w:val="32"/>
                      <w:vertAlign w:val="baseline"/>
                      <w:lang w:val="en-US" w:eastAsia="zh-CN"/>
                    </w:rPr>
                  </w:rPrChange>
                </w:rPr>
                <w:t>异常事件流</w:t>
              </w:r>
            </w:ins>
          </w:p>
        </w:tc>
        <w:tc>
          <w:tcPr>
            <w:tcW w:w="6830" w:type="dxa"/>
          </w:tcPr>
          <w:p>
            <w:pPr>
              <w:numPr>
                <w:ilvl w:val="0"/>
                <w:numId w:val="0"/>
              </w:numPr>
              <w:rPr>
                <w:ins w:id="4677" w:author="......" w:date="2024-05-06T20:46:32Z"/>
                <w:rFonts w:hint="default" w:ascii="Times New Roman" w:hAnsi="Times New Roman" w:eastAsia="宋体" w:cs="Times New Roman"/>
                <w:sz w:val="24"/>
                <w:szCs w:val="32"/>
                <w:vertAlign w:val="baseline"/>
                <w:lang w:val="en-US" w:eastAsia="zh-CN"/>
                <w:rPrChange w:id="4678" w:author="......" w:date="2024-05-07T14:48:58Z">
                  <w:rPr>
                    <w:ins w:id="4679" w:author="......" w:date="2024-05-06T20:46:32Z"/>
                    <w:rFonts w:hint="eastAsia"/>
                    <w:sz w:val="24"/>
                    <w:szCs w:val="32"/>
                    <w:vertAlign w:val="baseline"/>
                    <w:lang w:val="en-US" w:eastAsia="zh-CN"/>
                  </w:rPr>
                </w:rPrChange>
              </w:rPr>
            </w:pPr>
            <w:ins w:id="4680" w:author="......" w:date="2024-05-06T20:46:32Z">
              <w:r>
                <w:rPr>
                  <w:rFonts w:hint="default" w:ascii="Times New Roman" w:hAnsi="Times New Roman" w:eastAsia="宋体" w:cs="Times New Roman"/>
                  <w:sz w:val="24"/>
                  <w:szCs w:val="32"/>
                  <w:vertAlign w:val="baseline"/>
                  <w:lang w:val="en-US" w:eastAsia="zh-CN"/>
                  <w:rPrChange w:id="4681" w:author="......" w:date="2024-05-07T14:48:58Z">
                    <w:rPr>
                      <w:rFonts w:hint="eastAsia"/>
                      <w:sz w:val="24"/>
                      <w:szCs w:val="32"/>
                      <w:vertAlign w:val="baseline"/>
                      <w:lang w:val="en-US" w:eastAsia="zh-CN"/>
                    </w:rPr>
                  </w:rPrChange>
                </w:rPr>
                <w:t>1、用户在点击“保存”前取消操作，信息未成功修改；</w:t>
              </w:r>
            </w:ins>
          </w:p>
          <w:p>
            <w:pPr>
              <w:numPr>
                <w:ilvl w:val="0"/>
                <w:numId w:val="0"/>
              </w:numPr>
              <w:rPr>
                <w:ins w:id="4683" w:author="......" w:date="2024-05-06T20:46:32Z"/>
                <w:rFonts w:hint="default" w:ascii="Times New Roman" w:hAnsi="Times New Roman" w:eastAsia="宋体" w:cs="Times New Roman"/>
                <w:sz w:val="24"/>
                <w:szCs w:val="32"/>
                <w:vertAlign w:val="baseline"/>
                <w:lang w:val="en-US" w:eastAsia="zh-CN"/>
                <w:rPrChange w:id="4684" w:author="......" w:date="2024-05-07T14:48:58Z">
                  <w:rPr>
                    <w:ins w:id="4685" w:author="......" w:date="2024-05-06T20:46:32Z"/>
                    <w:rFonts w:hint="eastAsia"/>
                    <w:sz w:val="24"/>
                    <w:szCs w:val="32"/>
                    <w:vertAlign w:val="baseline"/>
                    <w:lang w:val="en-US" w:eastAsia="zh-CN"/>
                  </w:rPr>
                </w:rPrChange>
              </w:rPr>
            </w:pPr>
            <w:ins w:id="4686" w:author="......" w:date="2024-05-06T20:46:32Z">
              <w:r>
                <w:rPr>
                  <w:rFonts w:hint="default" w:ascii="Times New Roman" w:hAnsi="Times New Roman" w:eastAsia="宋体" w:cs="Times New Roman"/>
                  <w:sz w:val="24"/>
                  <w:szCs w:val="32"/>
                  <w:vertAlign w:val="baseline"/>
                  <w:lang w:val="en-US" w:eastAsia="zh-CN"/>
                  <w:rPrChange w:id="4687" w:author="......" w:date="2024-05-07T14:48:58Z">
                    <w:rPr>
                      <w:rFonts w:hint="eastAsia"/>
                      <w:sz w:val="24"/>
                      <w:szCs w:val="32"/>
                      <w:vertAlign w:val="baseline"/>
                      <w:lang w:val="en-US" w:eastAsia="zh-CN"/>
                    </w:rPr>
                  </w:rPrChange>
                </w:rPr>
                <w:t>2、用户输入字符长度大于规定长度，如项目名称最大长度为50，项目编号最大长度为100，项目负责人最大长度为20，项目描述最大长度为1000。</w:t>
              </w:r>
            </w:ins>
          </w:p>
        </w:tc>
      </w:tr>
    </w:tbl>
    <w:p>
      <w:pPr>
        <w:numPr>
          <w:ilvl w:val="-1"/>
          <w:numId w:val="0"/>
        </w:numPr>
        <w:ind w:left="0" w:firstLine="0"/>
        <w:jc w:val="right"/>
        <w:rPr>
          <w:ins w:id="4690" w:author="......" w:date="2024-05-06T20:40:23Z"/>
          <w:rFonts w:hint="default" w:ascii="Times New Roman" w:hAnsi="Times New Roman" w:eastAsia="宋体" w:cs="Times New Roman"/>
          <w:sz w:val="21"/>
          <w:szCs w:val="24"/>
          <w:lang w:val="en-US" w:eastAsia="zh-CN"/>
          <w:rPrChange w:id="4691" w:author="......" w:date="2024-05-07T14:48:58Z">
            <w:rPr>
              <w:ins w:id="4692" w:author="......" w:date="2024-05-06T20:40:23Z"/>
              <w:rFonts w:hint="default" w:ascii="Times New Roman" w:hAnsi="Times New Roman" w:eastAsia="宋体" w:cs="Times New Roman"/>
              <w:sz w:val="21"/>
              <w:szCs w:val="24"/>
              <w:lang w:val="en-US" w:eastAsia="zh-CN"/>
            </w:rPr>
          </w:rPrChange>
        </w:rPr>
        <w:pPrChange w:id="4689" w:author="......" w:date="2024-05-06T20:46:14Z">
          <w:pPr/>
        </w:pPrChange>
      </w:pPr>
    </w:p>
    <w:p>
      <w:pPr>
        <w:numPr>
          <w:ilvl w:val="0"/>
          <w:numId w:val="18"/>
        </w:numPr>
        <w:ind w:left="425" w:hanging="425"/>
        <w:rPr>
          <w:ins w:id="4694" w:author="......" w:date="2024-05-06T20:51:57Z"/>
          <w:rFonts w:hint="default" w:ascii="Times New Roman" w:hAnsi="Times New Roman" w:eastAsia="宋体" w:cs="Times New Roman"/>
          <w:szCs w:val="32"/>
          <w:rPrChange w:id="4695" w:author="......" w:date="2024-05-07T14:48:58Z">
            <w:rPr>
              <w:ins w:id="4696" w:author="......" w:date="2024-05-06T20:51:57Z"/>
              <w:rFonts w:hint="default" w:ascii="Times New Roman" w:hAnsi="Times New Roman" w:eastAsia="宋体" w:cs="Times New Roman"/>
              <w:szCs w:val="32"/>
            </w:rPr>
          </w:rPrChange>
        </w:rPr>
        <w:pPrChange w:id="4693" w:author="......" w:date="2024-05-06T20:39:03Z">
          <w:pPr/>
        </w:pPrChange>
      </w:pPr>
      <w:ins w:id="4697" w:author="......" w:date="2024-03-25T23:55:27Z">
        <w:r>
          <w:rPr>
            <w:rFonts w:hint="default" w:ascii="Times New Roman" w:hAnsi="Times New Roman" w:eastAsia="宋体" w:cs="Times New Roman"/>
            <w:szCs w:val="32"/>
            <w:rPrChange w:id="4698" w:author="......" w:date="2024-05-07T14:48:58Z">
              <w:rPr>
                <w:rFonts w:hint="eastAsia"/>
              </w:rPr>
            </w:rPrChange>
          </w:rPr>
          <w:t>项目任务分解：支持用户设定项目的关键</w:t>
        </w:r>
      </w:ins>
      <w:ins w:id="4700" w:author="......" w:date="2024-05-06T20:38:33Z">
        <w:r>
          <w:rPr>
            <w:rFonts w:hint="default" w:ascii="Times New Roman" w:hAnsi="Times New Roman" w:eastAsia="宋体" w:cs="Times New Roman"/>
            <w:szCs w:val="32"/>
            <w:lang w:val="en-US" w:eastAsia="zh-CN"/>
            <w:rPrChange w:id="4701" w:author="......" w:date="2024-05-07T14:48:58Z">
              <w:rPr>
                <w:rFonts w:hint="eastAsia" w:ascii="Times New Roman" w:hAnsi="Times New Roman" w:eastAsia="宋体" w:cs="Times New Roman"/>
                <w:szCs w:val="32"/>
                <w:lang w:val="en-US" w:eastAsia="zh-CN"/>
              </w:rPr>
            </w:rPrChange>
          </w:rPr>
          <w:t>节点</w:t>
        </w:r>
      </w:ins>
      <w:ins w:id="4703" w:author="......" w:date="2024-03-25T23:55:27Z">
        <w:r>
          <w:rPr>
            <w:rFonts w:hint="default" w:ascii="Times New Roman" w:hAnsi="Times New Roman" w:eastAsia="宋体" w:cs="Times New Roman"/>
            <w:szCs w:val="32"/>
            <w:rPrChange w:id="4704" w:author="......" w:date="2024-05-07T14:48:58Z">
              <w:rPr>
                <w:rFonts w:hint="eastAsia"/>
              </w:rPr>
            </w:rPrChange>
          </w:rPr>
          <w:t>，用于监控项目进度</w:t>
        </w:r>
      </w:ins>
      <w:ins w:id="4706" w:author="......" w:date="2024-05-06T20:38:42Z">
        <w:r>
          <w:rPr>
            <w:rFonts w:hint="default" w:ascii="Times New Roman" w:hAnsi="Times New Roman" w:eastAsia="宋体" w:cs="Times New Roman"/>
            <w:szCs w:val="32"/>
            <w:lang w:eastAsia="zh-CN"/>
            <w:rPrChange w:id="4707" w:author="......" w:date="2024-05-07T14:48:58Z">
              <w:rPr>
                <w:rFonts w:hint="eastAsia" w:ascii="Times New Roman" w:hAnsi="Times New Roman" w:eastAsia="宋体" w:cs="Times New Roman"/>
                <w:szCs w:val="32"/>
                <w:lang w:eastAsia="zh-CN"/>
              </w:rPr>
            </w:rPrChange>
          </w:rPr>
          <w:t>，</w:t>
        </w:r>
      </w:ins>
      <w:ins w:id="4709" w:author="......" w:date="2024-05-06T20:38:50Z">
        <w:r>
          <w:rPr>
            <w:rFonts w:hint="default" w:ascii="Times New Roman" w:hAnsi="Times New Roman" w:eastAsia="宋体" w:cs="Times New Roman"/>
            <w:szCs w:val="32"/>
            <w:lang w:val="en-US" w:eastAsia="zh-CN"/>
            <w:rPrChange w:id="4710" w:author="......" w:date="2024-05-07T14:48:58Z">
              <w:rPr>
                <w:rFonts w:hint="eastAsia" w:ascii="Times New Roman" w:hAnsi="Times New Roman" w:eastAsia="宋体" w:cs="Times New Roman"/>
                <w:szCs w:val="32"/>
                <w:lang w:val="en-US" w:eastAsia="zh-CN"/>
              </w:rPr>
            </w:rPrChange>
          </w:rPr>
          <w:t>如下表3</w:t>
        </w:r>
      </w:ins>
      <w:ins w:id="4712" w:author="......" w:date="2024-05-06T20:48:44Z">
        <w:r>
          <w:rPr>
            <w:rFonts w:hint="default" w:ascii="Times New Roman" w:hAnsi="Times New Roman" w:eastAsia="宋体" w:cs="Times New Roman"/>
            <w:szCs w:val="32"/>
            <w:lang w:val="en-US" w:eastAsia="zh-CN"/>
            <w:rPrChange w:id="4713" w:author="......" w:date="2024-05-07T14:48:58Z">
              <w:rPr>
                <w:rFonts w:hint="eastAsia" w:ascii="Times New Roman" w:hAnsi="Times New Roman" w:eastAsia="宋体" w:cs="Times New Roman"/>
                <w:szCs w:val="32"/>
                <w:lang w:val="en-US" w:eastAsia="zh-CN"/>
              </w:rPr>
            </w:rPrChange>
          </w:rPr>
          <w:t>-1</w:t>
        </w:r>
      </w:ins>
      <w:ins w:id="4715" w:author="......" w:date="2024-05-06T20:48:46Z">
        <w:r>
          <w:rPr>
            <w:rFonts w:hint="default" w:ascii="Times New Roman" w:hAnsi="Times New Roman" w:eastAsia="宋体" w:cs="Times New Roman"/>
            <w:szCs w:val="32"/>
            <w:lang w:val="en-US" w:eastAsia="zh-CN"/>
            <w:rPrChange w:id="4716" w:author="......" w:date="2024-05-07T14:48:58Z">
              <w:rPr>
                <w:rFonts w:hint="eastAsia" w:ascii="Times New Roman" w:hAnsi="Times New Roman" w:eastAsia="宋体" w:cs="Times New Roman"/>
                <w:szCs w:val="32"/>
                <w:lang w:val="en-US" w:eastAsia="zh-CN"/>
              </w:rPr>
            </w:rPrChange>
          </w:rPr>
          <w:t>-</w:t>
        </w:r>
      </w:ins>
      <w:ins w:id="4718" w:author="......" w:date="2024-05-06T20:48:47Z">
        <w:r>
          <w:rPr>
            <w:rFonts w:hint="default" w:ascii="Times New Roman" w:hAnsi="Times New Roman" w:eastAsia="宋体" w:cs="Times New Roman"/>
            <w:szCs w:val="32"/>
            <w:lang w:val="en-US" w:eastAsia="zh-CN"/>
            <w:rPrChange w:id="4719" w:author="......" w:date="2024-05-07T14:48:58Z">
              <w:rPr>
                <w:rFonts w:hint="eastAsia" w:ascii="Times New Roman" w:hAnsi="Times New Roman" w:eastAsia="宋体" w:cs="Times New Roman"/>
                <w:szCs w:val="32"/>
                <w:lang w:val="en-US" w:eastAsia="zh-CN"/>
              </w:rPr>
            </w:rPrChange>
          </w:rPr>
          <w:t>5</w:t>
        </w:r>
      </w:ins>
      <w:ins w:id="4721" w:author="......" w:date="2024-05-06T20:38:50Z">
        <w:r>
          <w:rPr>
            <w:rFonts w:hint="default" w:ascii="Times New Roman" w:hAnsi="Times New Roman" w:eastAsia="宋体" w:cs="Times New Roman"/>
            <w:szCs w:val="32"/>
            <w:lang w:val="en-US" w:eastAsia="zh-CN"/>
            <w:rPrChange w:id="4722" w:author="......" w:date="2024-05-07T14:48:58Z">
              <w:rPr>
                <w:rFonts w:hint="eastAsia" w:ascii="Times New Roman" w:hAnsi="Times New Roman" w:eastAsia="宋体" w:cs="Times New Roman"/>
                <w:szCs w:val="32"/>
                <w:lang w:val="en-US" w:eastAsia="zh-CN"/>
              </w:rPr>
            </w:rPrChange>
          </w:rPr>
          <w:t>所示</w:t>
        </w:r>
      </w:ins>
      <w:ins w:id="4724" w:author="......" w:date="2024-05-06T20:39:01Z">
        <w:r>
          <w:rPr>
            <w:rFonts w:hint="default" w:ascii="Times New Roman" w:hAnsi="Times New Roman" w:eastAsia="宋体" w:cs="Times New Roman"/>
            <w:szCs w:val="32"/>
            <w:lang w:val="en-US" w:eastAsia="zh-CN"/>
            <w:rPrChange w:id="4725" w:author="......" w:date="2024-05-07T14:48:58Z">
              <w:rPr>
                <w:rFonts w:hint="eastAsia" w:ascii="Times New Roman" w:hAnsi="Times New Roman" w:eastAsia="宋体" w:cs="Times New Roman"/>
                <w:szCs w:val="32"/>
                <w:lang w:val="en-US" w:eastAsia="zh-CN"/>
              </w:rPr>
            </w:rPrChange>
          </w:rPr>
          <w:t>：</w:t>
        </w:r>
      </w:ins>
    </w:p>
    <w:p>
      <w:pPr>
        <w:numPr>
          <w:ilvl w:val="-1"/>
          <w:numId w:val="0"/>
        </w:numPr>
        <w:ind w:left="0" w:firstLine="0"/>
        <w:jc w:val="right"/>
        <w:rPr>
          <w:ins w:id="4727" w:author="......" w:date="2024-05-06T20:51:58Z"/>
          <w:rFonts w:hint="default" w:ascii="Times New Roman" w:hAnsi="Times New Roman" w:eastAsia="宋体" w:cs="Times New Roman"/>
          <w:szCs w:val="32"/>
          <w:lang w:val="en-US"/>
          <w:rPrChange w:id="4728" w:author="......" w:date="2024-05-07T14:48:58Z">
            <w:rPr>
              <w:ins w:id="4729" w:author="......" w:date="2024-05-06T20:51:58Z"/>
              <w:rFonts w:hint="default" w:ascii="Times New Roman" w:hAnsi="Times New Roman" w:eastAsia="宋体" w:cs="Times New Roman"/>
              <w:szCs w:val="32"/>
              <w:lang w:val="en-US"/>
            </w:rPr>
          </w:rPrChange>
        </w:rPr>
      </w:pPr>
      <w:ins w:id="4730" w:author="......" w:date="2024-05-06T20:51:58Z">
        <w:r>
          <w:rPr>
            <w:rFonts w:hint="default" w:ascii="Times New Roman" w:hAnsi="Times New Roman" w:eastAsia="宋体" w:cs="Times New Roman"/>
            <w:sz w:val="21"/>
            <w:szCs w:val="24"/>
            <w:lang w:val="en-US" w:eastAsia="zh-CN"/>
            <w:rPrChange w:id="4731" w:author="......" w:date="2024-05-07T14:48:58Z">
              <w:rPr>
                <w:rFonts w:hint="eastAsia" w:ascii="Times New Roman" w:hAnsi="Times New Roman" w:eastAsia="宋体" w:cs="Times New Roman"/>
                <w:sz w:val="21"/>
                <w:szCs w:val="24"/>
                <w:lang w:val="en-US" w:eastAsia="zh-CN"/>
              </w:rPr>
            </w:rPrChange>
          </w:rPr>
          <w:t>表3-1-5</w:t>
        </w:r>
      </w:ins>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2"/>
        <w:gridCol w:w="6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733" w:author="......" w:date="2024-05-06T20:51:58Z"/>
        </w:trPr>
        <w:tc>
          <w:tcPr>
            <w:tcW w:w="1692" w:type="dxa"/>
          </w:tcPr>
          <w:p>
            <w:pPr>
              <w:numPr>
                <w:ilvl w:val="0"/>
                <w:numId w:val="0"/>
              </w:numPr>
              <w:rPr>
                <w:ins w:id="4734" w:author="......" w:date="2024-05-06T20:51:58Z"/>
                <w:rFonts w:hint="default" w:ascii="Times New Roman" w:hAnsi="Times New Roman" w:eastAsia="宋体" w:cs="Times New Roman"/>
                <w:sz w:val="24"/>
                <w:szCs w:val="32"/>
                <w:vertAlign w:val="baseline"/>
                <w:lang w:val="en-US" w:eastAsia="zh-CN"/>
                <w:rPrChange w:id="4735" w:author="......" w:date="2024-05-07T14:48:58Z">
                  <w:rPr>
                    <w:ins w:id="4736" w:author="......" w:date="2024-05-06T20:51:58Z"/>
                    <w:rFonts w:hint="default"/>
                    <w:sz w:val="24"/>
                    <w:szCs w:val="32"/>
                    <w:vertAlign w:val="baseline"/>
                    <w:lang w:val="en-US" w:eastAsia="zh-CN"/>
                  </w:rPr>
                </w:rPrChange>
              </w:rPr>
            </w:pPr>
            <w:ins w:id="4737" w:author="......" w:date="2024-05-06T20:51:58Z">
              <w:r>
                <w:rPr>
                  <w:rFonts w:hint="default" w:ascii="Times New Roman" w:hAnsi="Times New Roman" w:eastAsia="宋体" w:cs="Times New Roman"/>
                  <w:sz w:val="24"/>
                  <w:szCs w:val="32"/>
                  <w:lang w:val="en-US" w:eastAsia="zh-CN"/>
                  <w:rPrChange w:id="4738" w:author="......" w:date="2024-05-07T14:48:58Z">
                    <w:rPr>
                      <w:rFonts w:hint="eastAsia"/>
                      <w:sz w:val="24"/>
                      <w:szCs w:val="32"/>
                      <w:lang w:val="en-US" w:eastAsia="zh-CN"/>
                    </w:rPr>
                  </w:rPrChange>
                </w:rPr>
                <w:t>用例</w:t>
              </w:r>
            </w:ins>
          </w:p>
        </w:tc>
        <w:tc>
          <w:tcPr>
            <w:tcW w:w="6830" w:type="dxa"/>
          </w:tcPr>
          <w:p>
            <w:pPr>
              <w:numPr>
                <w:ilvl w:val="0"/>
                <w:numId w:val="0"/>
              </w:numPr>
              <w:rPr>
                <w:ins w:id="4740" w:author="......" w:date="2024-05-06T20:51:58Z"/>
                <w:rFonts w:hint="default" w:ascii="Times New Roman" w:hAnsi="Times New Roman" w:eastAsia="宋体" w:cs="Times New Roman"/>
                <w:sz w:val="24"/>
                <w:szCs w:val="32"/>
                <w:vertAlign w:val="baseline"/>
                <w:lang w:val="en-US" w:eastAsia="zh-CN"/>
                <w:rPrChange w:id="4741" w:author="......" w:date="2024-05-07T14:48:58Z">
                  <w:rPr>
                    <w:ins w:id="4742" w:author="......" w:date="2024-05-06T20:51:58Z"/>
                    <w:rFonts w:hint="default"/>
                    <w:sz w:val="24"/>
                    <w:szCs w:val="32"/>
                    <w:vertAlign w:val="baseline"/>
                    <w:lang w:val="en-US" w:eastAsia="zh-CN"/>
                  </w:rPr>
                </w:rPrChange>
              </w:rPr>
            </w:pPr>
            <w:ins w:id="4743" w:author="......" w:date="2024-05-06T20:51:58Z">
              <w:r>
                <w:rPr>
                  <w:rFonts w:hint="default" w:ascii="Times New Roman" w:hAnsi="Times New Roman" w:eastAsia="宋体" w:cs="Times New Roman"/>
                  <w:sz w:val="24"/>
                  <w:szCs w:val="32"/>
                  <w:vertAlign w:val="baseline"/>
                  <w:lang w:val="en-US" w:eastAsia="zh-CN"/>
                  <w:rPrChange w:id="4744" w:author="......" w:date="2024-05-07T14:48:58Z">
                    <w:rPr>
                      <w:rFonts w:hint="eastAsia"/>
                      <w:sz w:val="24"/>
                      <w:szCs w:val="32"/>
                      <w:vertAlign w:val="baseline"/>
                      <w:lang w:val="en-US" w:eastAsia="zh-CN"/>
                    </w:rPr>
                  </w:rPrChange>
                </w:rPr>
                <w:t>添加项目节点</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746" w:author="......" w:date="2024-05-06T20:51:58Z"/>
        </w:trPr>
        <w:tc>
          <w:tcPr>
            <w:tcW w:w="1692" w:type="dxa"/>
            <w:vAlign w:val="top"/>
          </w:tcPr>
          <w:p>
            <w:pPr>
              <w:numPr>
                <w:ilvl w:val="0"/>
                <w:numId w:val="0"/>
              </w:numPr>
              <w:ind w:left="0" w:leftChars="0" w:firstLine="0" w:firstLineChars="0"/>
              <w:rPr>
                <w:ins w:id="4747" w:author="......" w:date="2024-05-06T20:51:58Z"/>
                <w:rFonts w:hint="default" w:ascii="Times New Roman" w:hAnsi="Times New Roman" w:eastAsia="宋体" w:cs="Times New Roman"/>
                <w:kern w:val="2"/>
                <w:sz w:val="24"/>
                <w:szCs w:val="32"/>
                <w:vertAlign w:val="baseline"/>
                <w:lang w:val="en-US" w:eastAsia="zh-CN" w:bidi="ar-SA"/>
                <w:rPrChange w:id="4748" w:author="......" w:date="2024-05-07T14:48:58Z">
                  <w:rPr>
                    <w:ins w:id="4749" w:author="......" w:date="2024-05-06T20:51:58Z"/>
                    <w:rFonts w:hint="eastAsia" w:asciiTheme="minorAscii" w:hAnsiTheme="minorAscii" w:eastAsiaTheme="minorEastAsia" w:cstheme="minorBidi"/>
                    <w:kern w:val="2"/>
                    <w:sz w:val="24"/>
                    <w:szCs w:val="32"/>
                    <w:vertAlign w:val="baseline"/>
                    <w:lang w:val="en-US" w:eastAsia="zh-CN" w:bidi="ar-SA"/>
                  </w:rPr>
                </w:rPrChange>
              </w:rPr>
            </w:pPr>
            <w:ins w:id="4750" w:author="......" w:date="2024-05-06T20:51:58Z">
              <w:r>
                <w:rPr>
                  <w:rFonts w:hint="default" w:ascii="Times New Roman" w:hAnsi="Times New Roman" w:eastAsia="宋体" w:cs="Times New Roman"/>
                  <w:sz w:val="24"/>
                  <w:szCs w:val="32"/>
                  <w:vertAlign w:val="baseline"/>
                  <w:lang w:val="en-US" w:eastAsia="zh-CN"/>
                  <w:rPrChange w:id="4751" w:author="......" w:date="2024-05-07T14:48:58Z">
                    <w:rPr>
                      <w:rFonts w:hint="eastAsia"/>
                      <w:sz w:val="24"/>
                      <w:szCs w:val="32"/>
                      <w:vertAlign w:val="baseline"/>
                      <w:lang w:val="en-US" w:eastAsia="zh-CN"/>
                    </w:rPr>
                  </w:rPrChange>
                </w:rPr>
                <w:t>用例编号</w:t>
              </w:r>
            </w:ins>
          </w:p>
        </w:tc>
        <w:tc>
          <w:tcPr>
            <w:tcW w:w="6830" w:type="dxa"/>
            <w:vAlign w:val="top"/>
          </w:tcPr>
          <w:p>
            <w:pPr>
              <w:numPr>
                <w:ilvl w:val="0"/>
                <w:numId w:val="0"/>
              </w:numPr>
              <w:ind w:left="0" w:leftChars="0" w:firstLine="0" w:firstLineChars="0"/>
              <w:rPr>
                <w:ins w:id="4753" w:author="......" w:date="2024-05-06T20:51:58Z"/>
                <w:rFonts w:hint="default" w:ascii="Times New Roman" w:hAnsi="Times New Roman" w:eastAsia="宋体" w:cs="Times New Roman"/>
                <w:kern w:val="2"/>
                <w:sz w:val="24"/>
                <w:szCs w:val="32"/>
                <w:vertAlign w:val="baseline"/>
                <w:lang w:val="en-US" w:eastAsia="zh-CN" w:bidi="ar-SA"/>
                <w:rPrChange w:id="4754" w:author="......" w:date="2024-05-07T14:48:58Z">
                  <w:rPr>
                    <w:ins w:id="4755" w:author="......" w:date="2024-05-06T20:51:58Z"/>
                    <w:rFonts w:hint="eastAsia" w:asciiTheme="minorAscii" w:hAnsiTheme="minorAscii" w:eastAsiaTheme="minorEastAsia" w:cstheme="minorBidi"/>
                    <w:kern w:val="2"/>
                    <w:sz w:val="24"/>
                    <w:szCs w:val="32"/>
                    <w:vertAlign w:val="baseline"/>
                    <w:lang w:val="en-US" w:eastAsia="zh-CN" w:bidi="ar-SA"/>
                  </w:rPr>
                </w:rPrChange>
              </w:rPr>
            </w:pPr>
            <w:ins w:id="4756" w:author="......" w:date="2024-05-06T20:51:58Z">
              <w:r>
                <w:rPr>
                  <w:rFonts w:hint="default" w:ascii="Times New Roman" w:hAnsi="Times New Roman" w:eastAsia="宋体" w:cs="Times New Roman"/>
                  <w:sz w:val="24"/>
                  <w:szCs w:val="32"/>
                  <w:lang w:val="en-US" w:eastAsia="zh-CN"/>
                  <w:rPrChange w:id="4757" w:author="......" w:date="2024-05-07T14:48:58Z">
                    <w:rPr>
                      <w:rFonts w:hint="eastAsia"/>
                      <w:sz w:val="24"/>
                      <w:szCs w:val="32"/>
                      <w:lang w:val="en-US" w:eastAsia="zh-CN"/>
                    </w:rPr>
                  </w:rPrChange>
                </w:rPr>
                <w:t>SF01005</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759" w:author="......" w:date="2024-05-06T20:51:58Z"/>
        </w:trPr>
        <w:tc>
          <w:tcPr>
            <w:tcW w:w="1692" w:type="dxa"/>
          </w:tcPr>
          <w:p>
            <w:pPr>
              <w:numPr>
                <w:ilvl w:val="0"/>
                <w:numId w:val="0"/>
              </w:numPr>
              <w:rPr>
                <w:ins w:id="4760" w:author="......" w:date="2024-05-06T20:51:58Z"/>
                <w:rFonts w:hint="default" w:ascii="Times New Roman" w:hAnsi="Times New Roman" w:eastAsia="宋体" w:cs="Times New Roman"/>
                <w:sz w:val="24"/>
                <w:szCs w:val="32"/>
                <w:vertAlign w:val="baseline"/>
                <w:lang w:val="en-US" w:eastAsia="zh-CN"/>
                <w:rPrChange w:id="4761" w:author="......" w:date="2024-05-07T14:48:58Z">
                  <w:rPr>
                    <w:ins w:id="4762" w:author="......" w:date="2024-05-06T20:51:58Z"/>
                    <w:rFonts w:hint="default"/>
                    <w:sz w:val="24"/>
                    <w:szCs w:val="32"/>
                    <w:vertAlign w:val="baseline"/>
                    <w:lang w:val="en-US" w:eastAsia="zh-CN"/>
                  </w:rPr>
                </w:rPrChange>
              </w:rPr>
            </w:pPr>
            <w:ins w:id="4763" w:author="......" w:date="2024-05-06T20:51:58Z">
              <w:r>
                <w:rPr>
                  <w:rFonts w:hint="default" w:ascii="Times New Roman" w:hAnsi="Times New Roman" w:eastAsia="宋体" w:cs="Times New Roman"/>
                  <w:sz w:val="24"/>
                  <w:szCs w:val="32"/>
                  <w:vertAlign w:val="baseline"/>
                  <w:lang w:val="en-US" w:eastAsia="zh-CN"/>
                  <w:rPrChange w:id="4764" w:author="......" w:date="2024-05-07T14:48:58Z">
                    <w:rPr>
                      <w:rFonts w:hint="eastAsia"/>
                      <w:sz w:val="24"/>
                      <w:szCs w:val="32"/>
                      <w:vertAlign w:val="baseline"/>
                      <w:lang w:val="en-US" w:eastAsia="zh-CN"/>
                    </w:rPr>
                  </w:rPrChange>
                </w:rPr>
                <w:t>主执行者</w:t>
              </w:r>
            </w:ins>
          </w:p>
        </w:tc>
        <w:tc>
          <w:tcPr>
            <w:tcW w:w="6830" w:type="dxa"/>
          </w:tcPr>
          <w:p>
            <w:pPr>
              <w:numPr>
                <w:ilvl w:val="0"/>
                <w:numId w:val="0"/>
              </w:numPr>
              <w:rPr>
                <w:ins w:id="4766" w:author="......" w:date="2024-05-06T20:51:58Z"/>
                <w:rFonts w:hint="default" w:ascii="Times New Roman" w:hAnsi="Times New Roman" w:eastAsia="宋体" w:cs="Times New Roman"/>
                <w:sz w:val="24"/>
                <w:szCs w:val="32"/>
                <w:vertAlign w:val="baseline"/>
                <w:lang w:val="en-US" w:eastAsia="zh-CN"/>
                <w:rPrChange w:id="4767" w:author="......" w:date="2024-05-07T14:48:58Z">
                  <w:rPr>
                    <w:ins w:id="4768" w:author="......" w:date="2024-05-06T20:51:58Z"/>
                    <w:rFonts w:hint="default"/>
                    <w:sz w:val="24"/>
                    <w:szCs w:val="32"/>
                    <w:vertAlign w:val="baseline"/>
                    <w:lang w:val="en-US" w:eastAsia="zh-CN"/>
                  </w:rPr>
                </w:rPrChange>
              </w:rPr>
            </w:pPr>
            <w:ins w:id="4769" w:author="......" w:date="2024-05-06T20:51:58Z">
              <w:r>
                <w:rPr>
                  <w:rFonts w:hint="default" w:ascii="Times New Roman" w:hAnsi="Times New Roman" w:eastAsia="宋体" w:cs="Times New Roman"/>
                  <w:sz w:val="24"/>
                  <w:szCs w:val="32"/>
                  <w:vertAlign w:val="baseline"/>
                  <w:lang w:val="en-US" w:eastAsia="zh-CN"/>
                  <w:rPrChange w:id="4770" w:author="......" w:date="2024-05-07T14:48:58Z">
                    <w:rPr>
                      <w:rFonts w:hint="eastAsia"/>
                      <w:sz w:val="24"/>
                      <w:szCs w:val="32"/>
                      <w:vertAlign w:val="baseline"/>
                      <w:lang w:val="en-US" w:eastAsia="zh-CN"/>
                    </w:rPr>
                  </w:rPrChange>
                </w:rPr>
                <w:t>项目经理</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772" w:author="......" w:date="2024-05-06T20:51:58Z"/>
        </w:trPr>
        <w:tc>
          <w:tcPr>
            <w:tcW w:w="1692" w:type="dxa"/>
          </w:tcPr>
          <w:p>
            <w:pPr>
              <w:numPr>
                <w:ilvl w:val="0"/>
                <w:numId w:val="0"/>
              </w:numPr>
              <w:rPr>
                <w:ins w:id="4773" w:author="......" w:date="2024-05-06T20:51:58Z"/>
                <w:rFonts w:hint="default" w:ascii="Times New Roman" w:hAnsi="Times New Roman" w:eastAsia="宋体" w:cs="Times New Roman"/>
                <w:sz w:val="24"/>
                <w:szCs w:val="32"/>
                <w:vertAlign w:val="baseline"/>
                <w:lang w:val="en-US" w:eastAsia="zh-CN"/>
                <w:rPrChange w:id="4774" w:author="......" w:date="2024-05-07T14:48:58Z">
                  <w:rPr>
                    <w:ins w:id="4775" w:author="......" w:date="2024-05-06T20:51:58Z"/>
                    <w:rFonts w:hint="default"/>
                    <w:sz w:val="24"/>
                    <w:szCs w:val="32"/>
                    <w:vertAlign w:val="baseline"/>
                    <w:lang w:val="en-US" w:eastAsia="zh-CN"/>
                  </w:rPr>
                </w:rPrChange>
              </w:rPr>
            </w:pPr>
            <w:ins w:id="4776" w:author="......" w:date="2024-05-06T20:51:58Z">
              <w:r>
                <w:rPr>
                  <w:rFonts w:hint="default" w:ascii="Times New Roman" w:hAnsi="Times New Roman" w:eastAsia="宋体" w:cs="Times New Roman"/>
                  <w:sz w:val="24"/>
                  <w:szCs w:val="32"/>
                  <w:vertAlign w:val="baseline"/>
                  <w:lang w:val="en-US" w:eastAsia="zh-CN"/>
                  <w:rPrChange w:id="4777" w:author="......" w:date="2024-05-07T14:48:58Z">
                    <w:rPr>
                      <w:rFonts w:hint="eastAsia"/>
                      <w:sz w:val="24"/>
                      <w:szCs w:val="32"/>
                      <w:vertAlign w:val="baseline"/>
                      <w:lang w:val="en-US" w:eastAsia="zh-CN"/>
                    </w:rPr>
                  </w:rPrChange>
                </w:rPr>
                <w:t>目标</w:t>
              </w:r>
            </w:ins>
          </w:p>
        </w:tc>
        <w:tc>
          <w:tcPr>
            <w:tcW w:w="6830" w:type="dxa"/>
          </w:tcPr>
          <w:p>
            <w:pPr>
              <w:numPr>
                <w:ilvl w:val="0"/>
                <w:numId w:val="0"/>
              </w:numPr>
              <w:rPr>
                <w:ins w:id="4779" w:author="......" w:date="2024-05-06T20:51:58Z"/>
                <w:rFonts w:hint="default" w:ascii="Times New Roman" w:hAnsi="Times New Roman" w:eastAsia="宋体" w:cs="Times New Roman"/>
                <w:sz w:val="24"/>
                <w:szCs w:val="32"/>
                <w:vertAlign w:val="baseline"/>
                <w:lang w:val="en-US" w:eastAsia="zh-CN"/>
                <w:rPrChange w:id="4780" w:author="......" w:date="2024-05-07T14:48:58Z">
                  <w:rPr>
                    <w:ins w:id="4781" w:author="......" w:date="2024-05-06T20:51:58Z"/>
                    <w:rFonts w:hint="default"/>
                    <w:sz w:val="24"/>
                    <w:szCs w:val="32"/>
                    <w:vertAlign w:val="baseline"/>
                    <w:lang w:val="en-US" w:eastAsia="zh-CN"/>
                  </w:rPr>
                </w:rPrChange>
              </w:rPr>
            </w:pPr>
            <w:ins w:id="4782" w:author="......" w:date="2024-05-06T20:51:58Z">
              <w:r>
                <w:rPr>
                  <w:rFonts w:hint="default" w:ascii="Times New Roman" w:hAnsi="Times New Roman" w:eastAsia="宋体" w:cs="Times New Roman"/>
                  <w:sz w:val="24"/>
                  <w:szCs w:val="32"/>
                  <w:vertAlign w:val="baseline"/>
                  <w:lang w:val="en-US" w:eastAsia="zh-CN"/>
                  <w:rPrChange w:id="4783" w:author="......" w:date="2024-05-07T14:48:58Z">
                    <w:rPr>
                      <w:rFonts w:hint="eastAsia"/>
                      <w:sz w:val="24"/>
                      <w:szCs w:val="32"/>
                      <w:vertAlign w:val="baseline"/>
                      <w:lang w:val="en-US" w:eastAsia="zh-CN"/>
                    </w:rPr>
                  </w:rPrChange>
                </w:rPr>
                <w:t>为特定项目添加节点事件，记录项目节点</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785" w:author="......" w:date="2024-05-06T20:51:58Z"/>
        </w:trPr>
        <w:tc>
          <w:tcPr>
            <w:tcW w:w="1692" w:type="dxa"/>
          </w:tcPr>
          <w:p>
            <w:pPr>
              <w:numPr>
                <w:ilvl w:val="0"/>
                <w:numId w:val="0"/>
              </w:numPr>
              <w:rPr>
                <w:ins w:id="4786" w:author="......" w:date="2024-05-06T20:51:58Z"/>
                <w:rFonts w:hint="default" w:ascii="Times New Roman" w:hAnsi="Times New Roman" w:eastAsia="宋体" w:cs="Times New Roman"/>
                <w:sz w:val="24"/>
                <w:szCs w:val="32"/>
                <w:vertAlign w:val="baseline"/>
                <w:lang w:val="en-US" w:eastAsia="zh-CN"/>
                <w:rPrChange w:id="4787" w:author="......" w:date="2024-05-07T14:48:58Z">
                  <w:rPr>
                    <w:ins w:id="4788" w:author="......" w:date="2024-05-06T20:51:58Z"/>
                    <w:rFonts w:hint="default"/>
                    <w:sz w:val="24"/>
                    <w:szCs w:val="32"/>
                    <w:vertAlign w:val="baseline"/>
                    <w:lang w:val="en-US" w:eastAsia="zh-CN"/>
                  </w:rPr>
                </w:rPrChange>
              </w:rPr>
            </w:pPr>
            <w:ins w:id="4789" w:author="......" w:date="2024-05-06T20:51:58Z">
              <w:r>
                <w:rPr>
                  <w:rFonts w:hint="default" w:ascii="Times New Roman" w:hAnsi="Times New Roman" w:eastAsia="宋体" w:cs="Times New Roman"/>
                  <w:sz w:val="24"/>
                  <w:szCs w:val="32"/>
                  <w:vertAlign w:val="baseline"/>
                  <w:lang w:val="en-US" w:eastAsia="zh-CN"/>
                  <w:rPrChange w:id="4790" w:author="......" w:date="2024-05-07T14:48:58Z">
                    <w:rPr>
                      <w:rFonts w:hint="eastAsia"/>
                      <w:sz w:val="24"/>
                      <w:szCs w:val="32"/>
                      <w:vertAlign w:val="baseline"/>
                      <w:lang w:val="en-US" w:eastAsia="zh-CN"/>
                    </w:rPr>
                  </w:rPrChange>
                </w:rPr>
                <w:t>前提条件</w:t>
              </w:r>
            </w:ins>
          </w:p>
        </w:tc>
        <w:tc>
          <w:tcPr>
            <w:tcW w:w="6830" w:type="dxa"/>
          </w:tcPr>
          <w:p>
            <w:pPr>
              <w:numPr>
                <w:ilvl w:val="0"/>
                <w:numId w:val="0"/>
              </w:numPr>
              <w:rPr>
                <w:ins w:id="4792" w:author="......" w:date="2024-05-06T20:51:58Z"/>
                <w:rFonts w:hint="default" w:ascii="Times New Roman" w:hAnsi="Times New Roman" w:eastAsia="宋体" w:cs="Times New Roman"/>
                <w:sz w:val="24"/>
                <w:szCs w:val="32"/>
                <w:vertAlign w:val="baseline"/>
                <w:lang w:val="en-US" w:eastAsia="zh-CN"/>
                <w:rPrChange w:id="4793" w:author="......" w:date="2024-05-07T14:48:58Z">
                  <w:rPr>
                    <w:ins w:id="4794" w:author="......" w:date="2024-05-06T20:51:58Z"/>
                    <w:rFonts w:hint="default"/>
                    <w:sz w:val="24"/>
                    <w:szCs w:val="32"/>
                    <w:vertAlign w:val="baseline"/>
                    <w:lang w:val="en-US" w:eastAsia="zh-CN"/>
                  </w:rPr>
                </w:rPrChange>
              </w:rPr>
            </w:pPr>
            <w:ins w:id="4795" w:author="......" w:date="2024-05-06T20:51:58Z">
              <w:r>
                <w:rPr>
                  <w:rFonts w:hint="default" w:ascii="Times New Roman" w:hAnsi="Times New Roman" w:eastAsia="宋体" w:cs="Times New Roman"/>
                  <w:sz w:val="24"/>
                  <w:szCs w:val="32"/>
                  <w:vertAlign w:val="baseline"/>
                  <w:lang w:val="en-US" w:eastAsia="zh-CN"/>
                  <w:rPrChange w:id="4796" w:author="......" w:date="2024-05-07T14:48:58Z">
                    <w:rPr>
                      <w:rFonts w:hint="eastAsia"/>
                      <w:sz w:val="24"/>
                      <w:szCs w:val="32"/>
                      <w:vertAlign w:val="baseline"/>
                      <w:lang w:val="en-US" w:eastAsia="zh-CN"/>
                    </w:rPr>
                  </w:rPrChange>
                </w:rPr>
                <w:t>目标项目存在于项目列表中</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798" w:author="......" w:date="2024-05-06T20:51:58Z"/>
        </w:trPr>
        <w:tc>
          <w:tcPr>
            <w:tcW w:w="1692" w:type="dxa"/>
          </w:tcPr>
          <w:p>
            <w:pPr>
              <w:numPr>
                <w:ilvl w:val="0"/>
                <w:numId w:val="0"/>
              </w:numPr>
              <w:rPr>
                <w:ins w:id="4799" w:author="......" w:date="2024-05-06T20:51:58Z"/>
                <w:rFonts w:hint="default" w:ascii="Times New Roman" w:hAnsi="Times New Roman" w:eastAsia="宋体" w:cs="Times New Roman"/>
                <w:sz w:val="24"/>
                <w:szCs w:val="32"/>
                <w:vertAlign w:val="baseline"/>
                <w:lang w:val="en-US" w:eastAsia="zh-CN"/>
                <w:rPrChange w:id="4800" w:author="......" w:date="2024-05-07T14:48:58Z">
                  <w:rPr>
                    <w:ins w:id="4801" w:author="......" w:date="2024-05-06T20:51:58Z"/>
                    <w:rFonts w:hint="default"/>
                    <w:sz w:val="24"/>
                    <w:szCs w:val="32"/>
                    <w:vertAlign w:val="baseline"/>
                    <w:lang w:val="en-US" w:eastAsia="zh-CN"/>
                  </w:rPr>
                </w:rPrChange>
              </w:rPr>
            </w:pPr>
            <w:ins w:id="4802" w:author="......" w:date="2024-05-06T20:51:58Z">
              <w:r>
                <w:rPr>
                  <w:rFonts w:hint="default" w:ascii="Times New Roman" w:hAnsi="Times New Roman" w:eastAsia="宋体" w:cs="Times New Roman"/>
                  <w:sz w:val="24"/>
                  <w:szCs w:val="32"/>
                  <w:vertAlign w:val="baseline"/>
                  <w:lang w:val="en-US" w:eastAsia="zh-CN"/>
                  <w:rPrChange w:id="4803" w:author="......" w:date="2024-05-07T14:48:58Z">
                    <w:rPr>
                      <w:rFonts w:hint="eastAsia"/>
                      <w:sz w:val="24"/>
                      <w:szCs w:val="32"/>
                      <w:vertAlign w:val="baseline"/>
                      <w:lang w:val="en-US" w:eastAsia="zh-CN"/>
                    </w:rPr>
                  </w:rPrChange>
                </w:rPr>
                <w:t>触发事件</w:t>
              </w:r>
            </w:ins>
          </w:p>
        </w:tc>
        <w:tc>
          <w:tcPr>
            <w:tcW w:w="6830" w:type="dxa"/>
          </w:tcPr>
          <w:p>
            <w:pPr>
              <w:numPr>
                <w:ilvl w:val="0"/>
                <w:numId w:val="0"/>
              </w:numPr>
              <w:rPr>
                <w:ins w:id="4805" w:author="......" w:date="2024-05-06T20:51:58Z"/>
                <w:rFonts w:hint="default" w:ascii="Times New Roman" w:hAnsi="Times New Roman" w:eastAsia="宋体" w:cs="Times New Roman"/>
                <w:sz w:val="24"/>
                <w:szCs w:val="32"/>
                <w:vertAlign w:val="baseline"/>
                <w:lang w:val="en-US" w:eastAsia="zh-CN"/>
                <w:rPrChange w:id="4806" w:author="......" w:date="2024-05-07T14:48:58Z">
                  <w:rPr>
                    <w:ins w:id="4807" w:author="......" w:date="2024-05-06T20:51:58Z"/>
                    <w:rFonts w:hint="default"/>
                    <w:sz w:val="24"/>
                    <w:szCs w:val="32"/>
                    <w:vertAlign w:val="baseline"/>
                    <w:lang w:val="en-US" w:eastAsia="zh-CN"/>
                  </w:rPr>
                </w:rPrChange>
              </w:rPr>
            </w:pPr>
            <w:ins w:id="4808" w:author="......" w:date="2024-05-06T20:51:58Z">
              <w:r>
                <w:rPr>
                  <w:rFonts w:hint="default" w:ascii="Times New Roman" w:hAnsi="Times New Roman" w:eastAsia="宋体" w:cs="Times New Roman"/>
                  <w:sz w:val="24"/>
                  <w:szCs w:val="32"/>
                  <w:vertAlign w:val="baseline"/>
                  <w:lang w:val="en-US" w:eastAsia="zh-CN"/>
                  <w:rPrChange w:id="4809" w:author="......" w:date="2024-05-07T14:48:58Z">
                    <w:rPr>
                      <w:rFonts w:hint="eastAsia"/>
                      <w:sz w:val="24"/>
                      <w:szCs w:val="32"/>
                      <w:vertAlign w:val="baseline"/>
                      <w:lang w:val="en-US" w:eastAsia="zh-CN"/>
                    </w:rPr>
                  </w:rPrChange>
                </w:rPr>
                <w:t>用户选择项目后，点击“创建节点”按键</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811" w:author="......" w:date="2024-05-06T20:51:58Z"/>
        </w:trPr>
        <w:tc>
          <w:tcPr>
            <w:tcW w:w="1692" w:type="dxa"/>
          </w:tcPr>
          <w:p>
            <w:pPr>
              <w:numPr>
                <w:ilvl w:val="0"/>
                <w:numId w:val="0"/>
              </w:numPr>
              <w:rPr>
                <w:ins w:id="4812" w:author="......" w:date="2024-05-06T20:51:58Z"/>
                <w:rFonts w:hint="default" w:ascii="Times New Roman" w:hAnsi="Times New Roman" w:eastAsia="宋体" w:cs="Times New Roman"/>
                <w:sz w:val="24"/>
                <w:szCs w:val="32"/>
                <w:vertAlign w:val="baseline"/>
                <w:lang w:val="en-US" w:eastAsia="zh-CN"/>
                <w:rPrChange w:id="4813" w:author="......" w:date="2024-05-07T14:48:58Z">
                  <w:rPr>
                    <w:ins w:id="4814" w:author="......" w:date="2024-05-06T20:51:58Z"/>
                    <w:rFonts w:hint="default"/>
                    <w:sz w:val="24"/>
                    <w:szCs w:val="32"/>
                    <w:vertAlign w:val="baseline"/>
                    <w:lang w:val="en-US" w:eastAsia="zh-CN"/>
                  </w:rPr>
                </w:rPrChange>
              </w:rPr>
            </w:pPr>
            <w:ins w:id="4815" w:author="......" w:date="2024-05-06T20:51:58Z">
              <w:r>
                <w:rPr>
                  <w:rFonts w:hint="default" w:ascii="Times New Roman" w:hAnsi="Times New Roman" w:eastAsia="宋体" w:cs="Times New Roman"/>
                  <w:sz w:val="24"/>
                  <w:szCs w:val="32"/>
                  <w:vertAlign w:val="baseline"/>
                  <w:lang w:val="en-US" w:eastAsia="zh-CN"/>
                  <w:rPrChange w:id="4816" w:author="......" w:date="2024-05-07T14:48:58Z">
                    <w:rPr>
                      <w:rFonts w:hint="eastAsia"/>
                      <w:sz w:val="24"/>
                      <w:szCs w:val="32"/>
                      <w:vertAlign w:val="baseline"/>
                      <w:lang w:val="en-US" w:eastAsia="zh-CN"/>
                    </w:rPr>
                  </w:rPrChange>
                </w:rPr>
                <w:t>基本事件流</w:t>
              </w:r>
            </w:ins>
          </w:p>
        </w:tc>
        <w:tc>
          <w:tcPr>
            <w:tcW w:w="6830" w:type="dxa"/>
          </w:tcPr>
          <w:p>
            <w:pPr>
              <w:numPr>
                <w:ilvl w:val="0"/>
                <w:numId w:val="24"/>
              </w:numPr>
              <w:rPr>
                <w:ins w:id="4818" w:author="......" w:date="2024-05-06T20:51:58Z"/>
                <w:rFonts w:hint="default" w:ascii="Times New Roman" w:hAnsi="Times New Roman" w:eastAsia="宋体" w:cs="Times New Roman"/>
                <w:sz w:val="24"/>
                <w:szCs w:val="32"/>
                <w:vertAlign w:val="baseline"/>
                <w:lang w:val="en-US" w:eastAsia="zh-CN"/>
                <w:rPrChange w:id="4819" w:author="......" w:date="2024-05-07T14:48:58Z">
                  <w:rPr>
                    <w:ins w:id="4820" w:author="......" w:date="2024-05-06T20:51:58Z"/>
                    <w:rFonts w:hint="eastAsia"/>
                    <w:sz w:val="24"/>
                    <w:szCs w:val="32"/>
                    <w:vertAlign w:val="baseline"/>
                    <w:lang w:val="en-US" w:eastAsia="zh-CN"/>
                  </w:rPr>
                </w:rPrChange>
              </w:rPr>
            </w:pPr>
            <w:ins w:id="4821" w:author="......" w:date="2024-05-06T20:51:58Z">
              <w:r>
                <w:rPr>
                  <w:rFonts w:hint="default" w:ascii="Times New Roman" w:hAnsi="Times New Roman" w:eastAsia="宋体" w:cs="Times New Roman"/>
                  <w:sz w:val="24"/>
                  <w:szCs w:val="32"/>
                  <w:vertAlign w:val="baseline"/>
                  <w:lang w:val="en-US" w:eastAsia="zh-CN"/>
                  <w:rPrChange w:id="4822" w:author="......" w:date="2024-05-07T14:48:58Z">
                    <w:rPr>
                      <w:rFonts w:hint="eastAsia"/>
                      <w:sz w:val="24"/>
                      <w:szCs w:val="32"/>
                      <w:vertAlign w:val="baseline"/>
                      <w:lang w:val="en-US" w:eastAsia="zh-CN"/>
                    </w:rPr>
                  </w:rPrChange>
                </w:rPr>
                <w:t>用户在顶部栏目中选择目标项目；</w:t>
              </w:r>
            </w:ins>
          </w:p>
          <w:p>
            <w:pPr>
              <w:numPr>
                <w:ilvl w:val="0"/>
                <w:numId w:val="24"/>
              </w:numPr>
              <w:rPr>
                <w:ins w:id="4824" w:author="......" w:date="2024-05-06T20:51:58Z"/>
                <w:rFonts w:hint="default" w:ascii="Times New Roman" w:hAnsi="Times New Roman" w:eastAsia="宋体" w:cs="Times New Roman"/>
                <w:sz w:val="24"/>
                <w:szCs w:val="32"/>
                <w:vertAlign w:val="baseline"/>
                <w:lang w:val="en-US" w:eastAsia="zh-CN"/>
                <w:rPrChange w:id="4825" w:author="......" w:date="2024-05-07T14:48:58Z">
                  <w:rPr>
                    <w:ins w:id="4826" w:author="......" w:date="2024-05-06T20:51:58Z"/>
                    <w:rFonts w:hint="default"/>
                    <w:sz w:val="24"/>
                    <w:szCs w:val="32"/>
                    <w:vertAlign w:val="baseline"/>
                    <w:lang w:val="en-US" w:eastAsia="zh-CN"/>
                  </w:rPr>
                </w:rPrChange>
              </w:rPr>
            </w:pPr>
            <w:ins w:id="4827" w:author="......" w:date="2024-05-06T20:51:58Z">
              <w:r>
                <w:rPr>
                  <w:rFonts w:hint="default" w:ascii="Times New Roman" w:hAnsi="Times New Roman" w:eastAsia="宋体" w:cs="Times New Roman"/>
                  <w:sz w:val="24"/>
                  <w:szCs w:val="32"/>
                  <w:vertAlign w:val="baseline"/>
                  <w:lang w:val="en-US" w:eastAsia="zh-CN"/>
                  <w:rPrChange w:id="4828" w:author="......" w:date="2024-05-07T14:48:58Z">
                    <w:rPr>
                      <w:rFonts w:hint="eastAsia"/>
                      <w:sz w:val="24"/>
                      <w:szCs w:val="32"/>
                      <w:vertAlign w:val="baseline"/>
                      <w:lang w:val="en-US" w:eastAsia="zh-CN"/>
                    </w:rPr>
                  </w:rPrChange>
                </w:rPr>
                <w:t>用户点击“创建节点”按键；</w:t>
              </w:r>
            </w:ins>
          </w:p>
          <w:p>
            <w:pPr>
              <w:numPr>
                <w:ilvl w:val="0"/>
                <w:numId w:val="24"/>
              </w:numPr>
              <w:rPr>
                <w:ins w:id="4830" w:author="......" w:date="2024-05-06T20:51:58Z"/>
                <w:rFonts w:hint="default" w:ascii="Times New Roman" w:hAnsi="Times New Roman" w:eastAsia="宋体" w:cs="Times New Roman"/>
                <w:sz w:val="24"/>
                <w:szCs w:val="32"/>
                <w:vertAlign w:val="baseline"/>
                <w:lang w:val="en-US" w:eastAsia="zh-CN"/>
                <w:rPrChange w:id="4831" w:author="......" w:date="2024-05-07T14:48:58Z">
                  <w:rPr>
                    <w:ins w:id="4832" w:author="......" w:date="2024-05-06T20:51:58Z"/>
                    <w:rFonts w:hint="default"/>
                    <w:sz w:val="24"/>
                    <w:szCs w:val="32"/>
                    <w:vertAlign w:val="baseline"/>
                    <w:lang w:val="en-US" w:eastAsia="zh-CN"/>
                  </w:rPr>
                </w:rPrChange>
              </w:rPr>
            </w:pPr>
            <w:ins w:id="4833" w:author="......" w:date="2024-05-06T20:51:58Z">
              <w:r>
                <w:rPr>
                  <w:rFonts w:hint="default" w:ascii="Times New Roman" w:hAnsi="Times New Roman" w:eastAsia="宋体" w:cs="Times New Roman"/>
                  <w:sz w:val="24"/>
                  <w:szCs w:val="32"/>
                  <w:vertAlign w:val="baseline"/>
                  <w:lang w:val="en-US" w:eastAsia="zh-CN"/>
                  <w:rPrChange w:id="4834" w:author="......" w:date="2024-05-07T14:48:58Z">
                    <w:rPr>
                      <w:rFonts w:hint="eastAsia"/>
                      <w:sz w:val="24"/>
                      <w:szCs w:val="32"/>
                      <w:vertAlign w:val="baseline"/>
                      <w:lang w:val="en-US" w:eastAsia="zh-CN"/>
                    </w:rPr>
                  </w:rPrChange>
                </w:rPr>
                <w:t>系统弹出项目节点信息编辑界面；</w:t>
              </w:r>
            </w:ins>
          </w:p>
          <w:p>
            <w:pPr>
              <w:numPr>
                <w:ilvl w:val="0"/>
                <w:numId w:val="24"/>
              </w:numPr>
              <w:rPr>
                <w:ins w:id="4836" w:author="......" w:date="2024-05-06T20:51:58Z"/>
                <w:rFonts w:hint="default" w:ascii="Times New Roman" w:hAnsi="Times New Roman" w:eastAsia="宋体" w:cs="Times New Roman"/>
                <w:sz w:val="24"/>
                <w:szCs w:val="32"/>
                <w:vertAlign w:val="baseline"/>
                <w:lang w:val="en-US" w:eastAsia="zh-CN"/>
                <w:rPrChange w:id="4837" w:author="......" w:date="2024-05-07T14:48:58Z">
                  <w:rPr>
                    <w:ins w:id="4838" w:author="......" w:date="2024-05-06T20:51:58Z"/>
                    <w:rFonts w:hint="default"/>
                    <w:sz w:val="24"/>
                    <w:szCs w:val="32"/>
                    <w:vertAlign w:val="baseline"/>
                    <w:lang w:val="en-US" w:eastAsia="zh-CN"/>
                  </w:rPr>
                </w:rPrChange>
              </w:rPr>
            </w:pPr>
            <w:ins w:id="4839" w:author="......" w:date="2024-05-06T20:51:58Z">
              <w:r>
                <w:rPr>
                  <w:rFonts w:hint="default" w:ascii="Times New Roman" w:hAnsi="Times New Roman" w:eastAsia="宋体" w:cs="Times New Roman"/>
                  <w:sz w:val="24"/>
                  <w:szCs w:val="32"/>
                  <w:vertAlign w:val="baseline"/>
                  <w:lang w:val="en-US" w:eastAsia="zh-CN"/>
                  <w:rPrChange w:id="4840" w:author="......" w:date="2024-05-07T14:48:58Z">
                    <w:rPr>
                      <w:rFonts w:hint="eastAsia"/>
                      <w:sz w:val="24"/>
                      <w:szCs w:val="32"/>
                      <w:vertAlign w:val="baseline"/>
                      <w:lang w:val="en-US" w:eastAsia="zh-CN"/>
                    </w:rPr>
                  </w:rPrChange>
                </w:rPr>
                <w:t>用户输入“节点事件名称”、“描述”、“日期”、“事件属性”，点击“保存”按键；</w:t>
              </w:r>
            </w:ins>
          </w:p>
          <w:p>
            <w:pPr>
              <w:numPr>
                <w:ilvl w:val="0"/>
                <w:numId w:val="24"/>
              </w:numPr>
              <w:rPr>
                <w:ins w:id="4842" w:author="......" w:date="2024-05-06T20:51:58Z"/>
                <w:rFonts w:hint="default" w:ascii="Times New Roman" w:hAnsi="Times New Roman" w:eastAsia="宋体" w:cs="Times New Roman"/>
                <w:sz w:val="24"/>
                <w:szCs w:val="32"/>
                <w:vertAlign w:val="baseline"/>
                <w:lang w:val="en-US" w:eastAsia="zh-CN"/>
                <w:rPrChange w:id="4843" w:author="......" w:date="2024-05-07T14:48:58Z">
                  <w:rPr>
                    <w:ins w:id="4844" w:author="......" w:date="2024-05-06T20:51:58Z"/>
                    <w:rFonts w:hint="default"/>
                    <w:sz w:val="24"/>
                    <w:szCs w:val="32"/>
                    <w:vertAlign w:val="baseline"/>
                    <w:lang w:val="en-US" w:eastAsia="zh-CN"/>
                  </w:rPr>
                </w:rPrChange>
              </w:rPr>
            </w:pPr>
            <w:ins w:id="4845" w:author="......" w:date="2024-05-06T20:51:58Z">
              <w:r>
                <w:rPr>
                  <w:rFonts w:hint="default" w:ascii="Times New Roman" w:hAnsi="Times New Roman" w:eastAsia="宋体" w:cs="Times New Roman"/>
                  <w:sz w:val="24"/>
                  <w:szCs w:val="32"/>
                  <w:vertAlign w:val="baseline"/>
                  <w:lang w:val="en-US" w:eastAsia="zh-CN"/>
                  <w:rPrChange w:id="4846" w:author="......" w:date="2024-05-07T14:48:58Z">
                    <w:rPr>
                      <w:rFonts w:hint="eastAsia"/>
                      <w:sz w:val="24"/>
                      <w:szCs w:val="32"/>
                      <w:vertAlign w:val="baseline"/>
                      <w:lang w:val="en-US" w:eastAsia="zh-CN"/>
                    </w:rPr>
                  </w:rPrChange>
                </w:rPr>
                <w:t>节点事件存入数据库，并显示在事件列表中。</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848" w:author="......" w:date="2024-05-06T20:51:58Z"/>
        </w:trPr>
        <w:tc>
          <w:tcPr>
            <w:tcW w:w="1692" w:type="dxa"/>
          </w:tcPr>
          <w:p>
            <w:pPr>
              <w:numPr>
                <w:ilvl w:val="0"/>
                <w:numId w:val="0"/>
              </w:numPr>
              <w:rPr>
                <w:ins w:id="4849" w:author="......" w:date="2024-05-06T20:51:58Z"/>
                <w:rFonts w:hint="default" w:ascii="Times New Roman" w:hAnsi="Times New Roman" w:eastAsia="宋体" w:cs="Times New Roman"/>
                <w:sz w:val="24"/>
                <w:szCs w:val="32"/>
                <w:vertAlign w:val="baseline"/>
                <w:lang w:val="en-US" w:eastAsia="zh-CN"/>
                <w:rPrChange w:id="4850" w:author="......" w:date="2024-05-07T14:48:58Z">
                  <w:rPr>
                    <w:ins w:id="4851" w:author="......" w:date="2024-05-06T20:51:58Z"/>
                    <w:rFonts w:hint="default"/>
                    <w:sz w:val="24"/>
                    <w:szCs w:val="32"/>
                    <w:vertAlign w:val="baseline"/>
                    <w:lang w:val="en-US" w:eastAsia="zh-CN"/>
                  </w:rPr>
                </w:rPrChange>
              </w:rPr>
            </w:pPr>
            <w:ins w:id="4852" w:author="......" w:date="2024-05-06T20:51:58Z">
              <w:r>
                <w:rPr>
                  <w:rFonts w:hint="default" w:ascii="Times New Roman" w:hAnsi="Times New Roman" w:eastAsia="宋体" w:cs="Times New Roman"/>
                  <w:sz w:val="24"/>
                  <w:szCs w:val="32"/>
                  <w:vertAlign w:val="baseline"/>
                  <w:lang w:val="en-US" w:eastAsia="zh-CN"/>
                  <w:rPrChange w:id="4853" w:author="......" w:date="2024-05-07T14:48:58Z">
                    <w:rPr>
                      <w:rFonts w:hint="eastAsia"/>
                      <w:sz w:val="24"/>
                      <w:szCs w:val="32"/>
                      <w:vertAlign w:val="baseline"/>
                      <w:lang w:val="en-US" w:eastAsia="zh-CN"/>
                    </w:rPr>
                  </w:rPrChange>
                </w:rPr>
                <w:t>异常事件流</w:t>
              </w:r>
            </w:ins>
          </w:p>
        </w:tc>
        <w:tc>
          <w:tcPr>
            <w:tcW w:w="6830" w:type="dxa"/>
          </w:tcPr>
          <w:p>
            <w:pPr>
              <w:numPr>
                <w:ilvl w:val="0"/>
                <w:numId w:val="25"/>
              </w:numPr>
              <w:rPr>
                <w:ins w:id="4855" w:author="......" w:date="2024-05-06T20:51:58Z"/>
                <w:rFonts w:hint="default" w:ascii="Times New Roman" w:hAnsi="Times New Roman" w:eastAsia="宋体" w:cs="Times New Roman"/>
                <w:sz w:val="24"/>
                <w:szCs w:val="32"/>
                <w:vertAlign w:val="baseline"/>
                <w:lang w:val="en-US" w:eastAsia="zh-CN"/>
                <w:rPrChange w:id="4856" w:author="......" w:date="2024-05-07T14:48:58Z">
                  <w:rPr>
                    <w:ins w:id="4857" w:author="......" w:date="2024-05-06T20:51:58Z"/>
                    <w:rFonts w:hint="eastAsia"/>
                    <w:sz w:val="24"/>
                    <w:szCs w:val="32"/>
                    <w:vertAlign w:val="baseline"/>
                    <w:lang w:val="en-US" w:eastAsia="zh-CN"/>
                  </w:rPr>
                </w:rPrChange>
              </w:rPr>
            </w:pPr>
            <w:ins w:id="4858" w:author="......" w:date="2024-05-06T20:51:58Z">
              <w:r>
                <w:rPr>
                  <w:rFonts w:hint="default" w:ascii="Times New Roman" w:hAnsi="Times New Roman" w:eastAsia="宋体" w:cs="Times New Roman"/>
                  <w:sz w:val="24"/>
                  <w:szCs w:val="32"/>
                  <w:vertAlign w:val="baseline"/>
                  <w:lang w:val="en-US" w:eastAsia="zh-CN"/>
                  <w:rPrChange w:id="4859" w:author="......" w:date="2024-05-07T14:48:58Z">
                    <w:rPr>
                      <w:rFonts w:hint="eastAsia"/>
                      <w:sz w:val="24"/>
                      <w:szCs w:val="32"/>
                      <w:vertAlign w:val="baseline"/>
                      <w:lang w:val="en-US" w:eastAsia="zh-CN"/>
                    </w:rPr>
                  </w:rPrChange>
                </w:rPr>
                <w:t>用户在项目节点信息编辑界面点击“取消”退出操作，信息未成功添加；</w:t>
              </w:r>
            </w:ins>
          </w:p>
          <w:p>
            <w:pPr>
              <w:numPr>
                <w:ilvl w:val="0"/>
                <w:numId w:val="25"/>
              </w:numPr>
              <w:rPr>
                <w:ins w:id="4861" w:author="......" w:date="2024-05-06T20:51:58Z"/>
                <w:rFonts w:hint="default" w:ascii="Times New Roman" w:hAnsi="Times New Roman" w:eastAsia="宋体" w:cs="Times New Roman"/>
                <w:sz w:val="24"/>
                <w:szCs w:val="32"/>
                <w:vertAlign w:val="baseline"/>
                <w:lang w:val="en-US" w:eastAsia="zh-CN"/>
                <w:rPrChange w:id="4862" w:author="......" w:date="2024-05-07T14:48:58Z">
                  <w:rPr>
                    <w:ins w:id="4863" w:author="......" w:date="2024-05-06T20:51:58Z"/>
                    <w:rFonts w:hint="default"/>
                    <w:sz w:val="24"/>
                    <w:szCs w:val="32"/>
                    <w:vertAlign w:val="baseline"/>
                    <w:lang w:val="en-US" w:eastAsia="zh-CN"/>
                  </w:rPr>
                </w:rPrChange>
              </w:rPr>
            </w:pPr>
            <w:ins w:id="4864" w:author="......" w:date="2024-05-06T20:51:58Z">
              <w:r>
                <w:rPr>
                  <w:rFonts w:hint="default" w:ascii="Times New Roman" w:hAnsi="Times New Roman" w:eastAsia="宋体" w:cs="Times New Roman"/>
                  <w:sz w:val="24"/>
                  <w:szCs w:val="32"/>
                  <w:vertAlign w:val="baseline"/>
                  <w:lang w:val="en-US" w:eastAsia="zh-CN"/>
                  <w:rPrChange w:id="4865" w:author="......" w:date="2024-05-07T14:48:58Z">
                    <w:rPr>
                      <w:rFonts w:hint="eastAsia"/>
                      <w:sz w:val="24"/>
                      <w:szCs w:val="32"/>
                      <w:vertAlign w:val="baseline"/>
                      <w:lang w:val="en-US" w:eastAsia="zh-CN"/>
                    </w:rPr>
                  </w:rPrChange>
                </w:rPr>
                <w:t>用户输入字符长度大于规定长度。</w:t>
              </w:r>
            </w:ins>
          </w:p>
        </w:tc>
      </w:tr>
    </w:tbl>
    <w:p>
      <w:pPr>
        <w:numPr>
          <w:ilvl w:val="-1"/>
          <w:numId w:val="0"/>
        </w:numPr>
        <w:ind w:left="0" w:firstLine="0"/>
        <w:rPr>
          <w:ins w:id="4868" w:author="......" w:date="2024-05-06T20:51:20Z"/>
          <w:rFonts w:hint="default" w:ascii="Times New Roman" w:hAnsi="Times New Roman" w:eastAsia="宋体" w:cs="Times New Roman"/>
          <w:szCs w:val="32"/>
          <w:rPrChange w:id="4869" w:author="......" w:date="2024-05-07T14:48:58Z">
            <w:rPr>
              <w:ins w:id="4870" w:author="......" w:date="2024-05-06T20:51:20Z"/>
              <w:rFonts w:hint="default" w:ascii="Times New Roman" w:hAnsi="Times New Roman" w:eastAsia="宋体" w:cs="Times New Roman"/>
              <w:szCs w:val="32"/>
            </w:rPr>
          </w:rPrChange>
        </w:rPr>
        <w:pPrChange w:id="4867" w:author="......" w:date="2024-05-06T20:51:57Z">
          <w:pPr/>
        </w:pPrChange>
      </w:pPr>
    </w:p>
    <w:p>
      <w:pPr>
        <w:numPr>
          <w:ilvl w:val="0"/>
          <w:numId w:val="18"/>
        </w:numPr>
        <w:ind w:left="425" w:hanging="425"/>
        <w:rPr>
          <w:ins w:id="4872" w:author="......" w:date="2024-05-06T20:52:48Z"/>
          <w:rFonts w:hint="default" w:ascii="Times New Roman" w:hAnsi="Times New Roman" w:eastAsia="宋体" w:cs="Times New Roman"/>
          <w:szCs w:val="32"/>
          <w:rPrChange w:id="4873" w:author="......" w:date="2024-05-07T14:48:58Z">
            <w:rPr>
              <w:ins w:id="4874" w:author="......" w:date="2024-05-06T20:52:48Z"/>
              <w:rFonts w:hint="default" w:ascii="Times New Roman" w:hAnsi="Times New Roman" w:eastAsia="宋体" w:cs="Times New Roman"/>
              <w:szCs w:val="32"/>
            </w:rPr>
          </w:rPrChange>
        </w:rPr>
        <w:pPrChange w:id="4871" w:author="......" w:date="2024-05-06T20:51:31Z">
          <w:pPr/>
        </w:pPrChange>
      </w:pPr>
      <w:ins w:id="4875" w:author="......" w:date="2024-05-06T20:51:29Z">
        <w:r>
          <w:rPr>
            <w:rFonts w:hint="default" w:ascii="Times New Roman" w:hAnsi="Times New Roman" w:eastAsia="宋体" w:cs="Times New Roman"/>
            <w:szCs w:val="32"/>
            <w:lang w:val="en-US" w:eastAsia="zh-CN"/>
            <w:rPrChange w:id="4876" w:author="......" w:date="2024-05-07T14:48:58Z">
              <w:rPr>
                <w:rFonts w:hint="eastAsia" w:ascii="Times New Roman" w:hAnsi="Times New Roman" w:eastAsia="宋体" w:cs="Times New Roman"/>
                <w:szCs w:val="32"/>
                <w:lang w:val="en-US" w:eastAsia="zh-CN"/>
              </w:rPr>
            </w:rPrChange>
          </w:rPr>
          <w:t>删除、编辑</w:t>
        </w:r>
      </w:ins>
      <w:ins w:id="4878" w:author="......" w:date="2024-05-06T20:51:29Z">
        <w:r>
          <w:rPr>
            <w:rFonts w:hint="default" w:ascii="Times New Roman" w:hAnsi="Times New Roman" w:eastAsia="宋体" w:cs="Times New Roman"/>
            <w:szCs w:val="32"/>
            <w:rPrChange w:id="4879" w:author="......" w:date="2024-05-07T14:48:58Z">
              <w:rPr>
                <w:rFonts w:hint="default" w:ascii="Times New Roman" w:hAnsi="Times New Roman" w:eastAsia="宋体" w:cs="Times New Roman"/>
                <w:szCs w:val="32"/>
              </w:rPr>
            </w:rPrChange>
          </w:rPr>
          <w:t>项目</w:t>
        </w:r>
      </w:ins>
      <w:ins w:id="4881" w:author="......" w:date="2024-05-06T20:51:41Z">
        <w:r>
          <w:rPr>
            <w:rFonts w:hint="default" w:ascii="Times New Roman" w:hAnsi="Times New Roman" w:eastAsia="宋体" w:cs="Times New Roman"/>
            <w:szCs w:val="32"/>
            <w:lang w:val="en-US" w:eastAsia="zh-CN"/>
            <w:rPrChange w:id="4882" w:author="......" w:date="2024-05-07T14:48:58Z">
              <w:rPr>
                <w:rFonts w:hint="eastAsia" w:ascii="Times New Roman" w:hAnsi="Times New Roman" w:eastAsia="宋体" w:cs="Times New Roman"/>
                <w:szCs w:val="32"/>
                <w:lang w:val="en-US" w:eastAsia="zh-CN"/>
              </w:rPr>
            </w:rPrChange>
          </w:rPr>
          <w:t>节点</w:t>
        </w:r>
      </w:ins>
      <w:ins w:id="4884" w:author="......" w:date="2024-05-06T20:51:29Z">
        <w:r>
          <w:rPr>
            <w:rFonts w:hint="default" w:ascii="Times New Roman" w:hAnsi="Times New Roman" w:eastAsia="宋体" w:cs="Times New Roman"/>
            <w:szCs w:val="32"/>
            <w:rPrChange w:id="4885" w:author="......" w:date="2024-05-07T14:48:58Z">
              <w:rPr>
                <w:rFonts w:hint="default" w:ascii="Times New Roman" w:hAnsi="Times New Roman" w:eastAsia="宋体" w:cs="Times New Roman"/>
                <w:szCs w:val="32"/>
              </w:rPr>
            </w:rPrChange>
          </w:rPr>
          <w:t>：</w:t>
        </w:r>
      </w:ins>
      <w:ins w:id="4887" w:author="......" w:date="2024-05-06T20:51:29Z">
        <w:r>
          <w:rPr>
            <w:rFonts w:hint="default" w:ascii="Times New Roman" w:hAnsi="Times New Roman" w:eastAsia="宋体" w:cs="Times New Roman"/>
            <w:szCs w:val="32"/>
            <w:lang w:val="en-US" w:eastAsia="zh-CN"/>
            <w:rPrChange w:id="4888" w:author="......" w:date="2024-05-07T14:48:58Z">
              <w:rPr>
                <w:rFonts w:hint="eastAsia" w:ascii="Times New Roman" w:hAnsi="Times New Roman" w:eastAsia="宋体" w:cs="Times New Roman"/>
                <w:szCs w:val="32"/>
                <w:lang w:val="en-US" w:eastAsia="zh-CN"/>
              </w:rPr>
            </w:rPrChange>
          </w:rPr>
          <w:t>如下表3-1-</w:t>
        </w:r>
      </w:ins>
      <w:ins w:id="4890" w:author="......" w:date="2024-05-06T20:52:09Z">
        <w:r>
          <w:rPr>
            <w:rFonts w:hint="default" w:ascii="Times New Roman" w:hAnsi="Times New Roman" w:eastAsia="宋体" w:cs="Times New Roman"/>
            <w:szCs w:val="32"/>
            <w:lang w:val="en-US" w:eastAsia="zh-CN"/>
            <w:rPrChange w:id="4891" w:author="......" w:date="2024-05-07T14:48:58Z">
              <w:rPr>
                <w:rFonts w:hint="eastAsia" w:ascii="Times New Roman" w:hAnsi="Times New Roman" w:eastAsia="宋体" w:cs="Times New Roman"/>
                <w:szCs w:val="32"/>
                <w:lang w:val="en-US" w:eastAsia="zh-CN"/>
              </w:rPr>
            </w:rPrChange>
          </w:rPr>
          <w:t>6</w:t>
        </w:r>
      </w:ins>
      <w:ins w:id="4893" w:author="......" w:date="2024-05-06T20:51:29Z">
        <w:r>
          <w:rPr>
            <w:rFonts w:hint="default" w:ascii="Times New Roman" w:hAnsi="Times New Roman" w:eastAsia="宋体" w:cs="Times New Roman"/>
            <w:szCs w:val="32"/>
            <w:lang w:val="en-US" w:eastAsia="zh-CN"/>
            <w:rPrChange w:id="4894" w:author="......" w:date="2024-05-07T14:48:58Z">
              <w:rPr>
                <w:rFonts w:hint="eastAsia" w:ascii="Times New Roman" w:hAnsi="Times New Roman" w:eastAsia="宋体" w:cs="Times New Roman"/>
                <w:szCs w:val="32"/>
                <w:lang w:val="en-US" w:eastAsia="zh-CN"/>
              </w:rPr>
            </w:rPrChange>
          </w:rPr>
          <w:t>至下表3-1-</w:t>
        </w:r>
      </w:ins>
      <w:ins w:id="4896" w:author="......" w:date="2024-05-06T20:52:14Z">
        <w:r>
          <w:rPr>
            <w:rFonts w:hint="default" w:ascii="Times New Roman" w:hAnsi="Times New Roman" w:eastAsia="宋体" w:cs="Times New Roman"/>
            <w:szCs w:val="32"/>
            <w:lang w:val="en-US" w:eastAsia="zh-CN"/>
            <w:rPrChange w:id="4897" w:author="......" w:date="2024-05-07T14:48:58Z">
              <w:rPr>
                <w:rFonts w:hint="eastAsia" w:ascii="Times New Roman" w:hAnsi="Times New Roman" w:eastAsia="宋体" w:cs="Times New Roman"/>
                <w:szCs w:val="32"/>
                <w:lang w:val="en-US" w:eastAsia="zh-CN"/>
              </w:rPr>
            </w:rPrChange>
          </w:rPr>
          <w:t>7</w:t>
        </w:r>
      </w:ins>
      <w:ins w:id="4899" w:author="......" w:date="2024-05-06T20:51:29Z">
        <w:r>
          <w:rPr>
            <w:rFonts w:hint="default" w:ascii="Times New Roman" w:hAnsi="Times New Roman" w:eastAsia="宋体" w:cs="Times New Roman"/>
            <w:szCs w:val="32"/>
            <w:lang w:val="en-US" w:eastAsia="zh-CN"/>
            <w:rPrChange w:id="4900" w:author="......" w:date="2024-05-07T14:48:58Z">
              <w:rPr>
                <w:rFonts w:hint="eastAsia" w:ascii="Times New Roman" w:hAnsi="Times New Roman" w:eastAsia="宋体" w:cs="Times New Roman"/>
                <w:szCs w:val="32"/>
                <w:lang w:val="en-US" w:eastAsia="zh-CN"/>
              </w:rPr>
            </w:rPrChange>
          </w:rPr>
          <w:t>所示：</w:t>
        </w:r>
      </w:ins>
    </w:p>
    <w:p>
      <w:pPr>
        <w:numPr>
          <w:ilvl w:val="-1"/>
          <w:numId w:val="0"/>
        </w:numPr>
        <w:ind w:left="0" w:firstLine="0"/>
        <w:jc w:val="right"/>
        <w:rPr>
          <w:ins w:id="4903" w:author="......" w:date="2024-05-06T20:52:28Z"/>
          <w:rFonts w:hint="default" w:ascii="Times New Roman" w:hAnsi="Times New Roman" w:eastAsia="宋体" w:cs="Times New Roman"/>
          <w:szCs w:val="32"/>
          <w:lang w:val="en-US"/>
          <w:rPrChange w:id="4904" w:author="......" w:date="2024-05-07T14:48:58Z">
            <w:rPr>
              <w:ins w:id="4905" w:author="......" w:date="2024-05-06T20:52:28Z"/>
              <w:rFonts w:hint="default" w:ascii="Times New Roman" w:hAnsi="Times New Roman" w:eastAsia="宋体" w:cs="Times New Roman"/>
              <w:szCs w:val="32"/>
              <w:lang w:val="en-US"/>
            </w:rPr>
          </w:rPrChange>
        </w:rPr>
        <w:pPrChange w:id="4902" w:author="......" w:date="2024-05-06T20:52:51Z">
          <w:pPr/>
        </w:pPrChange>
      </w:pPr>
      <w:ins w:id="4906" w:author="......" w:date="2024-05-06T20:52:49Z">
        <w:r>
          <w:rPr>
            <w:rFonts w:hint="default" w:ascii="Times New Roman" w:hAnsi="Times New Roman" w:eastAsia="宋体" w:cs="Times New Roman"/>
            <w:sz w:val="21"/>
            <w:szCs w:val="24"/>
            <w:lang w:val="en-US" w:eastAsia="zh-CN"/>
            <w:rPrChange w:id="4907" w:author="......" w:date="2024-05-07T14:48:58Z">
              <w:rPr>
                <w:rFonts w:hint="eastAsia" w:ascii="Times New Roman" w:hAnsi="Times New Roman" w:eastAsia="宋体" w:cs="Times New Roman"/>
                <w:sz w:val="21"/>
                <w:szCs w:val="24"/>
                <w:lang w:val="en-US" w:eastAsia="zh-CN"/>
              </w:rPr>
            </w:rPrChange>
          </w:rPr>
          <w:t>表3-1-</w:t>
        </w:r>
      </w:ins>
      <w:ins w:id="4909" w:author="......" w:date="2024-05-06T20:52:52Z">
        <w:r>
          <w:rPr>
            <w:rFonts w:hint="default" w:ascii="Times New Roman" w:hAnsi="Times New Roman" w:eastAsia="宋体" w:cs="Times New Roman"/>
            <w:sz w:val="21"/>
            <w:szCs w:val="24"/>
            <w:lang w:val="en-US" w:eastAsia="zh-CN"/>
            <w:rPrChange w:id="4910" w:author="......" w:date="2024-05-07T14:48:58Z">
              <w:rPr>
                <w:rFonts w:hint="eastAsia" w:ascii="Times New Roman" w:hAnsi="Times New Roman" w:eastAsia="宋体" w:cs="Times New Roman"/>
                <w:sz w:val="21"/>
                <w:szCs w:val="24"/>
                <w:lang w:val="en-US" w:eastAsia="zh-CN"/>
              </w:rPr>
            </w:rPrChange>
          </w:rPr>
          <w:t>6</w:t>
        </w:r>
      </w:ins>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2"/>
        <w:gridCol w:w="6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912" w:author="......" w:date="2024-05-06T20:52:29Z"/>
        </w:trPr>
        <w:tc>
          <w:tcPr>
            <w:tcW w:w="1692" w:type="dxa"/>
          </w:tcPr>
          <w:p>
            <w:pPr>
              <w:numPr>
                <w:ilvl w:val="0"/>
                <w:numId w:val="0"/>
              </w:numPr>
              <w:rPr>
                <w:ins w:id="4913" w:author="......" w:date="2024-05-06T20:52:29Z"/>
                <w:rFonts w:hint="default" w:ascii="Times New Roman" w:hAnsi="Times New Roman" w:eastAsia="宋体" w:cs="Times New Roman"/>
                <w:sz w:val="24"/>
                <w:szCs w:val="32"/>
                <w:vertAlign w:val="baseline"/>
                <w:lang w:val="en-US" w:eastAsia="zh-CN"/>
                <w:rPrChange w:id="4914" w:author="......" w:date="2024-05-07T14:48:58Z">
                  <w:rPr>
                    <w:ins w:id="4915" w:author="......" w:date="2024-05-06T20:52:29Z"/>
                    <w:rFonts w:hint="default"/>
                    <w:sz w:val="24"/>
                    <w:szCs w:val="32"/>
                    <w:vertAlign w:val="baseline"/>
                    <w:lang w:val="en-US" w:eastAsia="zh-CN"/>
                  </w:rPr>
                </w:rPrChange>
              </w:rPr>
            </w:pPr>
            <w:ins w:id="4916" w:author="......" w:date="2024-05-06T20:52:29Z">
              <w:r>
                <w:rPr>
                  <w:rFonts w:hint="default" w:ascii="Times New Roman" w:hAnsi="Times New Roman" w:eastAsia="宋体" w:cs="Times New Roman"/>
                  <w:sz w:val="24"/>
                  <w:szCs w:val="32"/>
                  <w:lang w:val="en-US" w:eastAsia="zh-CN"/>
                  <w:rPrChange w:id="4917" w:author="......" w:date="2024-05-07T14:48:58Z">
                    <w:rPr>
                      <w:rFonts w:hint="eastAsia"/>
                      <w:sz w:val="24"/>
                      <w:szCs w:val="32"/>
                      <w:lang w:val="en-US" w:eastAsia="zh-CN"/>
                    </w:rPr>
                  </w:rPrChange>
                </w:rPr>
                <w:t>用例</w:t>
              </w:r>
            </w:ins>
          </w:p>
        </w:tc>
        <w:tc>
          <w:tcPr>
            <w:tcW w:w="6830" w:type="dxa"/>
          </w:tcPr>
          <w:p>
            <w:pPr>
              <w:numPr>
                <w:ilvl w:val="0"/>
                <w:numId w:val="0"/>
              </w:numPr>
              <w:rPr>
                <w:ins w:id="4919" w:author="......" w:date="2024-05-06T20:52:29Z"/>
                <w:rFonts w:hint="default" w:ascii="Times New Roman" w:hAnsi="Times New Roman" w:eastAsia="宋体" w:cs="Times New Roman"/>
                <w:sz w:val="24"/>
                <w:szCs w:val="32"/>
                <w:vertAlign w:val="baseline"/>
                <w:lang w:val="en-US" w:eastAsia="zh-CN"/>
                <w:rPrChange w:id="4920" w:author="......" w:date="2024-05-07T14:48:58Z">
                  <w:rPr>
                    <w:ins w:id="4921" w:author="......" w:date="2024-05-06T20:52:29Z"/>
                    <w:rFonts w:hint="default"/>
                    <w:sz w:val="24"/>
                    <w:szCs w:val="32"/>
                    <w:vertAlign w:val="baseline"/>
                    <w:lang w:val="en-US" w:eastAsia="zh-CN"/>
                  </w:rPr>
                </w:rPrChange>
              </w:rPr>
            </w:pPr>
            <w:ins w:id="4922" w:author="......" w:date="2024-05-06T20:52:29Z">
              <w:r>
                <w:rPr>
                  <w:rFonts w:hint="default" w:ascii="Times New Roman" w:hAnsi="Times New Roman" w:eastAsia="宋体" w:cs="Times New Roman"/>
                  <w:sz w:val="24"/>
                  <w:szCs w:val="32"/>
                  <w:vertAlign w:val="baseline"/>
                  <w:lang w:val="en-US" w:eastAsia="zh-CN"/>
                  <w:rPrChange w:id="4923" w:author="......" w:date="2024-05-07T14:48:58Z">
                    <w:rPr>
                      <w:rFonts w:hint="eastAsia"/>
                      <w:sz w:val="24"/>
                      <w:szCs w:val="32"/>
                      <w:vertAlign w:val="baseline"/>
                      <w:lang w:val="en-US" w:eastAsia="zh-CN"/>
                    </w:rPr>
                  </w:rPrChange>
                </w:rPr>
                <w:t>删除项目节点</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925" w:author="......" w:date="2024-05-06T20:53:08Z"/>
        </w:trPr>
        <w:tc>
          <w:tcPr>
            <w:tcW w:w="1692" w:type="dxa"/>
            <w:vAlign w:val="top"/>
          </w:tcPr>
          <w:p>
            <w:pPr>
              <w:numPr>
                <w:ilvl w:val="0"/>
                <w:numId w:val="0"/>
              </w:numPr>
              <w:ind w:left="0" w:leftChars="0" w:firstLine="0" w:firstLineChars="0"/>
              <w:rPr>
                <w:ins w:id="4926" w:author="......" w:date="2024-05-06T20:53:08Z"/>
                <w:rFonts w:hint="default" w:ascii="Times New Roman" w:hAnsi="Times New Roman" w:eastAsia="宋体" w:cs="Times New Roman"/>
                <w:kern w:val="2"/>
                <w:sz w:val="24"/>
                <w:szCs w:val="32"/>
                <w:vertAlign w:val="baseline"/>
                <w:lang w:val="en-US" w:eastAsia="zh-CN" w:bidi="ar-SA"/>
                <w:rPrChange w:id="4927" w:author="......" w:date="2024-05-07T14:48:58Z">
                  <w:rPr>
                    <w:ins w:id="4928" w:author="......" w:date="2024-05-06T20:53:08Z"/>
                    <w:rFonts w:hint="eastAsia" w:asciiTheme="minorAscii" w:hAnsiTheme="minorAscii" w:eastAsiaTheme="minorEastAsia" w:cstheme="minorBidi"/>
                    <w:kern w:val="2"/>
                    <w:sz w:val="24"/>
                    <w:szCs w:val="32"/>
                    <w:vertAlign w:val="baseline"/>
                    <w:lang w:val="en-US" w:eastAsia="zh-CN" w:bidi="ar-SA"/>
                  </w:rPr>
                </w:rPrChange>
              </w:rPr>
            </w:pPr>
            <w:r>
              <w:rPr>
                <w:rFonts w:hint="default" w:ascii="Times New Roman" w:hAnsi="Times New Roman" w:eastAsia="宋体" w:cs="Times New Roman"/>
                <w:sz w:val="24"/>
                <w:szCs w:val="32"/>
                <w:vertAlign w:val="baseline"/>
                <w:lang w:val="en-US" w:eastAsia="zh-CN"/>
                <w:rPrChange w:id="4929" w:author="......" w:date="2024-05-07T14:48:58Z">
                  <w:rPr>
                    <w:rFonts w:hint="eastAsia"/>
                    <w:sz w:val="24"/>
                    <w:szCs w:val="32"/>
                    <w:vertAlign w:val="baseline"/>
                    <w:lang w:val="en-US" w:eastAsia="zh-CN"/>
                  </w:rPr>
                </w:rPrChange>
              </w:rPr>
              <w:t>用例编号</w:t>
            </w:r>
          </w:p>
        </w:tc>
        <w:tc>
          <w:tcPr>
            <w:tcW w:w="6830" w:type="dxa"/>
            <w:vAlign w:val="top"/>
          </w:tcPr>
          <w:p>
            <w:pPr>
              <w:numPr>
                <w:ilvl w:val="0"/>
                <w:numId w:val="0"/>
              </w:numPr>
              <w:ind w:left="0" w:leftChars="0" w:firstLine="0" w:firstLineChars="0"/>
              <w:rPr>
                <w:ins w:id="4930" w:author="......" w:date="2024-05-06T20:53:08Z"/>
                <w:rFonts w:hint="default" w:ascii="Times New Roman" w:hAnsi="Times New Roman" w:eastAsia="宋体" w:cs="Times New Roman"/>
                <w:kern w:val="2"/>
                <w:sz w:val="24"/>
                <w:szCs w:val="32"/>
                <w:vertAlign w:val="baseline"/>
                <w:lang w:val="en-US" w:eastAsia="zh-CN" w:bidi="ar-SA"/>
                <w:rPrChange w:id="4931" w:author="......" w:date="2024-05-07T14:48:58Z">
                  <w:rPr>
                    <w:ins w:id="4932" w:author="......" w:date="2024-05-06T20:53:08Z"/>
                    <w:rFonts w:hint="eastAsia" w:asciiTheme="minorAscii" w:hAnsiTheme="minorAscii" w:eastAsiaTheme="minorEastAsia" w:cstheme="minorBidi"/>
                    <w:kern w:val="2"/>
                    <w:sz w:val="24"/>
                    <w:szCs w:val="32"/>
                    <w:vertAlign w:val="baseline"/>
                    <w:lang w:val="en-US" w:eastAsia="zh-CN" w:bidi="ar-SA"/>
                  </w:rPr>
                </w:rPrChange>
              </w:rPr>
            </w:pPr>
            <w:r>
              <w:rPr>
                <w:rFonts w:hint="default" w:ascii="Times New Roman" w:hAnsi="Times New Roman" w:eastAsia="宋体" w:cs="Times New Roman"/>
                <w:sz w:val="24"/>
                <w:szCs w:val="32"/>
                <w:lang w:val="en-US" w:eastAsia="zh-CN"/>
                <w:rPrChange w:id="4933" w:author="......" w:date="2024-05-07T14:48:58Z">
                  <w:rPr>
                    <w:rFonts w:hint="eastAsia"/>
                    <w:sz w:val="24"/>
                    <w:szCs w:val="32"/>
                    <w:lang w:val="en-US" w:eastAsia="zh-CN"/>
                  </w:rPr>
                </w:rPrChange>
              </w:rPr>
              <w:t>SF0100</w:t>
            </w:r>
            <w:ins w:id="4934" w:author="......" w:date="2024-05-06T20:53:23Z">
              <w:r>
                <w:rPr>
                  <w:rFonts w:hint="default" w:ascii="Times New Roman" w:hAnsi="Times New Roman" w:eastAsia="宋体" w:cs="Times New Roman"/>
                  <w:sz w:val="24"/>
                  <w:szCs w:val="32"/>
                  <w:lang w:val="en-US" w:eastAsia="zh-CN"/>
                  <w:rPrChange w:id="4935" w:author="......" w:date="2024-05-07T14:48:58Z">
                    <w:rPr>
                      <w:rFonts w:hint="eastAsia"/>
                      <w:sz w:val="24"/>
                      <w:szCs w:val="32"/>
                      <w:lang w:val="en-US" w:eastAsia="zh-CN"/>
                    </w:rPr>
                  </w:rPrChange>
                </w:rPr>
                <w:t>6</w:t>
              </w:r>
            </w:ins>
            <w:del w:id="4937" w:author="......" w:date="2024-05-06T20:53:22Z">
              <w:r>
                <w:rPr>
                  <w:rFonts w:hint="default" w:ascii="Times New Roman" w:hAnsi="Times New Roman" w:eastAsia="宋体" w:cs="Times New Roman"/>
                  <w:sz w:val="24"/>
                  <w:szCs w:val="32"/>
                  <w:lang w:val="en-US" w:eastAsia="zh-CN"/>
                  <w:rPrChange w:id="4938" w:author="......" w:date="2024-05-07T14:48:58Z">
                    <w:rPr>
                      <w:rFonts w:hint="eastAsia"/>
                      <w:sz w:val="24"/>
                      <w:szCs w:val="32"/>
                      <w:lang w:val="en-US" w:eastAsia="zh-CN"/>
                    </w:rPr>
                  </w:rPrChange>
                </w:rPr>
                <w:delText>5</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940" w:author="......" w:date="2024-05-06T20:52:29Z"/>
        </w:trPr>
        <w:tc>
          <w:tcPr>
            <w:tcW w:w="1692" w:type="dxa"/>
          </w:tcPr>
          <w:p>
            <w:pPr>
              <w:numPr>
                <w:ilvl w:val="0"/>
                <w:numId w:val="0"/>
              </w:numPr>
              <w:rPr>
                <w:ins w:id="4941" w:author="......" w:date="2024-05-06T20:52:29Z"/>
                <w:rFonts w:hint="default" w:ascii="Times New Roman" w:hAnsi="Times New Roman" w:eastAsia="宋体" w:cs="Times New Roman"/>
                <w:sz w:val="24"/>
                <w:szCs w:val="32"/>
                <w:vertAlign w:val="baseline"/>
                <w:lang w:val="en-US" w:eastAsia="zh-CN"/>
                <w:rPrChange w:id="4942" w:author="......" w:date="2024-05-07T14:48:58Z">
                  <w:rPr>
                    <w:ins w:id="4943" w:author="......" w:date="2024-05-06T20:52:29Z"/>
                    <w:rFonts w:hint="default"/>
                    <w:sz w:val="24"/>
                    <w:szCs w:val="32"/>
                    <w:vertAlign w:val="baseline"/>
                    <w:lang w:val="en-US" w:eastAsia="zh-CN"/>
                  </w:rPr>
                </w:rPrChange>
              </w:rPr>
            </w:pPr>
            <w:ins w:id="4944" w:author="......" w:date="2024-05-06T20:52:29Z">
              <w:r>
                <w:rPr>
                  <w:rFonts w:hint="default" w:ascii="Times New Roman" w:hAnsi="Times New Roman" w:eastAsia="宋体" w:cs="Times New Roman"/>
                  <w:sz w:val="24"/>
                  <w:szCs w:val="32"/>
                  <w:vertAlign w:val="baseline"/>
                  <w:lang w:val="en-US" w:eastAsia="zh-CN"/>
                  <w:rPrChange w:id="4945" w:author="......" w:date="2024-05-07T14:48:58Z">
                    <w:rPr>
                      <w:rFonts w:hint="eastAsia"/>
                      <w:sz w:val="24"/>
                      <w:szCs w:val="32"/>
                      <w:vertAlign w:val="baseline"/>
                      <w:lang w:val="en-US" w:eastAsia="zh-CN"/>
                    </w:rPr>
                  </w:rPrChange>
                </w:rPr>
                <w:t>主执行者</w:t>
              </w:r>
            </w:ins>
          </w:p>
        </w:tc>
        <w:tc>
          <w:tcPr>
            <w:tcW w:w="6830" w:type="dxa"/>
          </w:tcPr>
          <w:p>
            <w:pPr>
              <w:numPr>
                <w:ilvl w:val="0"/>
                <w:numId w:val="0"/>
              </w:numPr>
              <w:rPr>
                <w:ins w:id="4947" w:author="......" w:date="2024-05-06T20:52:29Z"/>
                <w:rFonts w:hint="default" w:ascii="Times New Roman" w:hAnsi="Times New Roman" w:eastAsia="宋体" w:cs="Times New Roman"/>
                <w:sz w:val="24"/>
                <w:szCs w:val="32"/>
                <w:vertAlign w:val="baseline"/>
                <w:lang w:val="en-US" w:eastAsia="zh-CN"/>
                <w:rPrChange w:id="4948" w:author="......" w:date="2024-05-07T14:48:58Z">
                  <w:rPr>
                    <w:ins w:id="4949" w:author="......" w:date="2024-05-06T20:52:29Z"/>
                    <w:rFonts w:hint="default"/>
                    <w:sz w:val="24"/>
                    <w:szCs w:val="32"/>
                    <w:vertAlign w:val="baseline"/>
                    <w:lang w:val="en-US" w:eastAsia="zh-CN"/>
                  </w:rPr>
                </w:rPrChange>
              </w:rPr>
            </w:pPr>
            <w:ins w:id="4950" w:author="......" w:date="2024-05-06T20:52:29Z">
              <w:r>
                <w:rPr>
                  <w:rFonts w:hint="default" w:ascii="Times New Roman" w:hAnsi="Times New Roman" w:eastAsia="宋体" w:cs="Times New Roman"/>
                  <w:sz w:val="24"/>
                  <w:szCs w:val="32"/>
                  <w:vertAlign w:val="baseline"/>
                  <w:lang w:val="en-US" w:eastAsia="zh-CN"/>
                  <w:rPrChange w:id="4951" w:author="......" w:date="2024-05-07T14:48:58Z">
                    <w:rPr>
                      <w:rFonts w:hint="eastAsia"/>
                      <w:sz w:val="24"/>
                      <w:szCs w:val="32"/>
                      <w:vertAlign w:val="baseline"/>
                      <w:lang w:val="en-US" w:eastAsia="zh-CN"/>
                    </w:rPr>
                  </w:rPrChange>
                </w:rPr>
                <w:t>项目经理、员工</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953" w:author="......" w:date="2024-05-06T20:52:29Z"/>
        </w:trPr>
        <w:tc>
          <w:tcPr>
            <w:tcW w:w="1692" w:type="dxa"/>
          </w:tcPr>
          <w:p>
            <w:pPr>
              <w:numPr>
                <w:ilvl w:val="0"/>
                <w:numId w:val="0"/>
              </w:numPr>
              <w:rPr>
                <w:ins w:id="4954" w:author="......" w:date="2024-05-06T20:52:29Z"/>
                <w:rFonts w:hint="default" w:ascii="Times New Roman" w:hAnsi="Times New Roman" w:eastAsia="宋体" w:cs="Times New Roman"/>
                <w:sz w:val="24"/>
                <w:szCs w:val="32"/>
                <w:vertAlign w:val="baseline"/>
                <w:lang w:val="en-US" w:eastAsia="zh-CN"/>
                <w:rPrChange w:id="4955" w:author="......" w:date="2024-05-07T14:48:58Z">
                  <w:rPr>
                    <w:ins w:id="4956" w:author="......" w:date="2024-05-06T20:52:29Z"/>
                    <w:rFonts w:hint="default"/>
                    <w:sz w:val="24"/>
                    <w:szCs w:val="32"/>
                    <w:vertAlign w:val="baseline"/>
                    <w:lang w:val="en-US" w:eastAsia="zh-CN"/>
                  </w:rPr>
                </w:rPrChange>
              </w:rPr>
            </w:pPr>
            <w:ins w:id="4957" w:author="......" w:date="2024-05-06T20:52:29Z">
              <w:r>
                <w:rPr>
                  <w:rFonts w:hint="default" w:ascii="Times New Roman" w:hAnsi="Times New Roman" w:eastAsia="宋体" w:cs="Times New Roman"/>
                  <w:sz w:val="24"/>
                  <w:szCs w:val="32"/>
                  <w:vertAlign w:val="baseline"/>
                  <w:lang w:val="en-US" w:eastAsia="zh-CN"/>
                  <w:rPrChange w:id="4958" w:author="......" w:date="2024-05-07T14:48:58Z">
                    <w:rPr>
                      <w:rFonts w:hint="eastAsia"/>
                      <w:sz w:val="24"/>
                      <w:szCs w:val="32"/>
                      <w:vertAlign w:val="baseline"/>
                      <w:lang w:val="en-US" w:eastAsia="zh-CN"/>
                    </w:rPr>
                  </w:rPrChange>
                </w:rPr>
                <w:t>目标</w:t>
              </w:r>
            </w:ins>
          </w:p>
        </w:tc>
        <w:tc>
          <w:tcPr>
            <w:tcW w:w="6830" w:type="dxa"/>
          </w:tcPr>
          <w:p>
            <w:pPr>
              <w:numPr>
                <w:ilvl w:val="0"/>
                <w:numId w:val="0"/>
              </w:numPr>
              <w:rPr>
                <w:ins w:id="4960" w:author="......" w:date="2024-05-06T20:52:29Z"/>
                <w:rFonts w:hint="default" w:ascii="Times New Roman" w:hAnsi="Times New Roman" w:eastAsia="宋体" w:cs="Times New Roman"/>
                <w:sz w:val="24"/>
                <w:szCs w:val="32"/>
                <w:vertAlign w:val="baseline"/>
                <w:lang w:val="en-US" w:eastAsia="zh-CN"/>
                <w:rPrChange w:id="4961" w:author="......" w:date="2024-05-07T14:48:58Z">
                  <w:rPr>
                    <w:ins w:id="4962" w:author="......" w:date="2024-05-06T20:52:29Z"/>
                    <w:rFonts w:hint="default"/>
                    <w:sz w:val="24"/>
                    <w:szCs w:val="32"/>
                    <w:vertAlign w:val="baseline"/>
                    <w:lang w:val="en-US" w:eastAsia="zh-CN"/>
                  </w:rPr>
                </w:rPrChange>
              </w:rPr>
            </w:pPr>
            <w:ins w:id="4963" w:author="......" w:date="2024-05-06T20:52:29Z">
              <w:r>
                <w:rPr>
                  <w:rFonts w:hint="default" w:ascii="Times New Roman" w:hAnsi="Times New Roman" w:eastAsia="宋体" w:cs="Times New Roman"/>
                  <w:sz w:val="24"/>
                  <w:szCs w:val="32"/>
                  <w:vertAlign w:val="baseline"/>
                  <w:lang w:val="en-US" w:eastAsia="zh-CN"/>
                  <w:rPrChange w:id="4964" w:author="......" w:date="2024-05-07T14:48:58Z">
                    <w:rPr>
                      <w:rFonts w:hint="eastAsia"/>
                      <w:sz w:val="24"/>
                      <w:szCs w:val="32"/>
                      <w:vertAlign w:val="baseline"/>
                      <w:lang w:val="en-US" w:eastAsia="zh-CN"/>
                    </w:rPr>
                  </w:rPrChange>
                </w:rPr>
                <w:t>删除不需要的已添加的项目节点</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966" w:author="......" w:date="2024-05-06T20:52:29Z"/>
        </w:trPr>
        <w:tc>
          <w:tcPr>
            <w:tcW w:w="1692" w:type="dxa"/>
          </w:tcPr>
          <w:p>
            <w:pPr>
              <w:numPr>
                <w:ilvl w:val="0"/>
                <w:numId w:val="0"/>
              </w:numPr>
              <w:rPr>
                <w:ins w:id="4967" w:author="......" w:date="2024-05-06T20:52:29Z"/>
                <w:rFonts w:hint="default" w:ascii="Times New Roman" w:hAnsi="Times New Roman" w:eastAsia="宋体" w:cs="Times New Roman"/>
                <w:sz w:val="24"/>
                <w:szCs w:val="32"/>
                <w:vertAlign w:val="baseline"/>
                <w:lang w:val="en-US" w:eastAsia="zh-CN"/>
                <w:rPrChange w:id="4968" w:author="......" w:date="2024-05-07T14:48:58Z">
                  <w:rPr>
                    <w:ins w:id="4969" w:author="......" w:date="2024-05-06T20:52:29Z"/>
                    <w:rFonts w:hint="default"/>
                    <w:sz w:val="24"/>
                    <w:szCs w:val="32"/>
                    <w:vertAlign w:val="baseline"/>
                    <w:lang w:val="en-US" w:eastAsia="zh-CN"/>
                  </w:rPr>
                </w:rPrChange>
              </w:rPr>
            </w:pPr>
            <w:ins w:id="4970" w:author="......" w:date="2024-05-06T20:52:29Z">
              <w:r>
                <w:rPr>
                  <w:rFonts w:hint="default" w:ascii="Times New Roman" w:hAnsi="Times New Roman" w:eastAsia="宋体" w:cs="Times New Roman"/>
                  <w:sz w:val="24"/>
                  <w:szCs w:val="32"/>
                  <w:vertAlign w:val="baseline"/>
                  <w:lang w:val="en-US" w:eastAsia="zh-CN"/>
                  <w:rPrChange w:id="4971" w:author="......" w:date="2024-05-07T14:48:58Z">
                    <w:rPr>
                      <w:rFonts w:hint="eastAsia"/>
                      <w:sz w:val="24"/>
                      <w:szCs w:val="32"/>
                      <w:vertAlign w:val="baseline"/>
                      <w:lang w:val="en-US" w:eastAsia="zh-CN"/>
                    </w:rPr>
                  </w:rPrChange>
                </w:rPr>
                <w:t>前提条件</w:t>
              </w:r>
            </w:ins>
          </w:p>
        </w:tc>
        <w:tc>
          <w:tcPr>
            <w:tcW w:w="6830" w:type="dxa"/>
          </w:tcPr>
          <w:p>
            <w:pPr>
              <w:numPr>
                <w:ilvl w:val="0"/>
                <w:numId w:val="0"/>
              </w:numPr>
              <w:rPr>
                <w:ins w:id="4973" w:author="......" w:date="2024-05-06T20:52:29Z"/>
                <w:rFonts w:hint="default" w:ascii="Times New Roman" w:hAnsi="Times New Roman" w:eastAsia="宋体" w:cs="Times New Roman"/>
                <w:sz w:val="24"/>
                <w:szCs w:val="32"/>
                <w:vertAlign w:val="baseline"/>
                <w:lang w:val="en-US" w:eastAsia="zh-CN"/>
                <w:rPrChange w:id="4974" w:author="......" w:date="2024-05-07T14:48:58Z">
                  <w:rPr>
                    <w:ins w:id="4975" w:author="......" w:date="2024-05-06T20:52:29Z"/>
                    <w:rFonts w:hint="eastAsia"/>
                    <w:sz w:val="24"/>
                    <w:szCs w:val="32"/>
                    <w:vertAlign w:val="baseline"/>
                    <w:lang w:val="en-US" w:eastAsia="zh-CN"/>
                  </w:rPr>
                </w:rPrChange>
              </w:rPr>
            </w:pPr>
            <w:ins w:id="4976" w:author="......" w:date="2024-05-06T20:52:29Z">
              <w:r>
                <w:rPr>
                  <w:rFonts w:hint="default" w:ascii="Times New Roman" w:hAnsi="Times New Roman" w:eastAsia="宋体" w:cs="Times New Roman"/>
                  <w:sz w:val="24"/>
                  <w:szCs w:val="32"/>
                  <w:vertAlign w:val="baseline"/>
                  <w:lang w:val="en-US" w:eastAsia="zh-CN"/>
                  <w:rPrChange w:id="4977" w:author="......" w:date="2024-05-07T14:48:58Z">
                    <w:rPr>
                      <w:rFonts w:hint="eastAsia"/>
                      <w:sz w:val="24"/>
                      <w:szCs w:val="32"/>
                      <w:vertAlign w:val="baseline"/>
                      <w:lang w:val="en-US" w:eastAsia="zh-CN"/>
                    </w:rPr>
                  </w:rPrChange>
                </w:rPr>
                <w:t>目标项目存在于项目列表中，目标节点事件存在于事件列表中</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979" w:author="......" w:date="2024-05-06T20:52:29Z"/>
        </w:trPr>
        <w:tc>
          <w:tcPr>
            <w:tcW w:w="1692" w:type="dxa"/>
          </w:tcPr>
          <w:p>
            <w:pPr>
              <w:numPr>
                <w:ilvl w:val="0"/>
                <w:numId w:val="0"/>
              </w:numPr>
              <w:rPr>
                <w:ins w:id="4980" w:author="......" w:date="2024-05-06T20:52:29Z"/>
                <w:rFonts w:hint="default" w:ascii="Times New Roman" w:hAnsi="Times New Roman" w:eastAsia="宋体" w:cs="Times New Roman"/>
                <w:sz w:val="24"/>
                <w:szCs w:val="32"/>
                <w:vertAlign w:val="baseline"/>
                <w:lang w:val="en-US" w:eastAsia="zh-CN"/>
                <w:rPrChange w:id="4981" w:author="......" w:date="2024-05-07T14:48:58Z">
                  <w:rPr>
                    <w:ins w:id="4982" w:author="......" w:date="2024-05-06T20:52:29Z"/>
                    <w:rFonts w:hint="default"/>
                    <w:sz w:val="24"/>
                    <w:szCs w:val="32"/>
                    <w:vertAlign w:val="baseline"/>
                    <w:lang w:val="en-US" w:eastAsia="zh-CN"/>
                  </w:rPr>
                </w:rPrChange>
              </w:rPr>
            </w:pPr>
            <w:ins w:id="4983" w:author="......" w:date="2024-05-06T20:52:29Z">
              <w:r>
                <w:rPr>
                  <w:rFonts w:hint="default" w:ascii="Times New Roman" w:hAnsi="Times New Roman" w:eastAsia="宋体" w:cs="Times New Roman"/>
                  <w:sz w:val="24"/>
                  <w:szCs w:val="32"/>
                  <w:vertAlign w:val="baseline"/>
                  <w:lang w:val="en-US" w:eastAsia="zh-CN"/>
                  <w:rPrChange w:id="4984" w:author="......" w:date="2024-05-07T14:48:58Z">
                    <w:rPr>
                      <w:rFonts w:hint="eastAsia"/>
                      <w:sz w:val="24"/>
                      <w:szCs w:val="32"/>
                      <w:vertAlign w:val="baseline"/>
                      <w:lang w:val="en-US" w:eastAsia="zh-CN"/>
                    </w:rPr>
                  </w:rPrChange>
                </w:rPr>
                <w:t>触发事件</w:t>
              </w:r>
            </w:ins>
          </w:p>
        </w:tc>
        <w:tc>
          <w:tcPr>
            <w:tcW w:w="6830" w:type="dxa"/>
          </w:tcPr>
          <w:p>
            <w:pPr>
              <w:numPr>
                <w:ilvl w:val="0"/>
                <w:numId w:val="0"/>
              </w:numPr>
              <w:rPr>
                <w:ins w:id="4986" w:author="......" w:date="2024-05-06T20:52:29Z"/>
                <w:rFonts w:hint="default" w:ascii="Times New Roman" w:hAnsi="Times New Roman" w:eastAsia="宋体" w:cs="Times New Roman"/>
                <w:sz w:val="24"/>
                <w:szCs w:val="32"/>
                <w:vertAlign w:val="baseline"/>
                <w:lang w:val="en-US" w:eastAsia="zh-CN"/>
                <w:rPrChange w:id="4987" w:author="......" w:date="2024-05-07T14:48:58Z">
                  <w:rPr>
                    <w:ins w:id="4988" w:author="......" w:date="2024-05-06T20:52:29Z"/>
                    <w:rFonts w:hint="default"/>
                    <w:sz w:val="24"/>
                    <w:szCs w:val="32"/>
                    <w:vertAlign w:val="baseline"/>
                    <w:lang w:val="en-US" w:eastAsia="zh-CN"/>
                  </w:rPr>
                </w:rPrChange>
              </w:rPr>
            </w:pPr>
            <w:ins w:id="4989" w:author="......" w:date="2024-05-06T20:52:29Z">
              <w:r>
                <w:rPr>
                  <w:rFonts w:hint="default" w:ascii="Times New Roman" w:hAnsi="Times New Roman" w:eastAsia="宋体" w:cs="Times New Roman"/>
                  <w:sz w:val="24"/>
                  <w:szCs w:val="32"/>
                  <w:vertAlign w:val="baseline"/>
                  <w:lang w:val="en-US" w:eastAsia="zh-CN"/>
                  <w:rPrChange w:id="4990" w:author="......" w:date="2024-05-07T14:48:58Z">
                    <w:rPr>
                      <w:rFonts w:hint="eastAsia"/>
                      <w:sz w:val="24"/>
                      <w:szCs w:val="32"/>
                      <w:vertAlign w:val="baseline"/>
                      <w:lang w:val="en-US" w:eastAsia="zh-CN"/>
                    </w:rPr>
                  </w:rPrChange>
                </w:rPr>
                <w:t>用户点击目标项目的“删除”按键</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992" w:author="......" w:date="2024-05-06T20:52:29Z"/>
        </w:trPr>
        <w:tc>
          <w:tcPr>
            <w:tcW w:w="1692" w:type="dxa"/>
          </w:tcPr>
          <w:p>
            <w:pPr>
              <w:numPr>
                <w:ilvl w:val="0"/>
                <w:numId w:val="0"/>
              </w:numPr>
              <w:rPr>
                <w:ins w:id="4993" w:author="......" w:date="2024-05-06T20:52:29Z"/>
                <w:rFonts w:hint="default" w:ascii="Times New Roman" w:hAnsi="Times New Roman" w:eastAsia="宋体" w:cs="Times New Roman"/>
                <w:sz w:val="24"/>
                <w:szCs w:val="32"/>
                <w:vertAlign w:val="baseline"/>
                <w:lang w:val="en-US" w:eastAsia="zh-CN"/>
                <w:rPrChange w:id="4994" w:author="......" w:date="2024-05-07T14:48:58Z">
                  <w:rPr>
                    <w:ins w:id="4995" w:author="......" w:date="2024-05-06T20:52:29Z"/>
                    <w:rFonts w:hint="default"/>
                    <w:sz w:val="24"/>
                    <w:szCs w:val="32"/>
                    <w:vertAlign w:val="baseline"/>
                    <w:lang w:val="en-US" w:eastAsia="zh-CN"/>
                  </w:rPr>
                </w:rPrChange>
              </w:rPr>
            </w:pPr>
            <w:ins w:id="4996" w:author="......" w:date="2024-05-06T20:52:29Z">
              <w:r>
                <w:rPr>
                  <w:rFonts w:hint="default" w:ascii="Times New Roman" w:hAnsi="Times New Roman" w:eastAsia="宋体" w:cs="Times New Roman"/>
                  <w:sz w:val="24"/>
                  <w:szCs w:val="32"/>
                  <w:vertAlign w:val="baseline"/>
                  <w:lang w:val="en-US" w:eastAsia="zh-CN"/>
                  <w:rPrChange w:id="4997" w:author="......" w:date="2024-05-07T14:48:58Z">
                    <w:rPr>
                      <w:rFonts w:hint="eastAsia"/>
                      <w:sz w:val="24"/>
                      <w:szCs w:val="32"/>
                      <w:vertAlign w:val="baseline"/>
                      <w:lang w:val="en-US" w:eastAsia="zh-CN"/>
                    </w:rPr>
                  </w:rPrChange>
                </w:rPr>
                <w:t>基本事件流</w:t>
              </w:r>
            </w:ins>
          </w:p>
        </w:tc>
        <w:tc>
          <w:tcPr>
            <w:tcW w:w="6830" w:type="dxa"/>
          </w:tcPr>
          <w:p>
            <w:pPr>
              <w:numPr>
                <w:ilvl w:val="0"/>
                <w:numId w:val="0"/>
              </w:numPr>
              <w:rPr>
                <w:ins w:id="4999" w:author="......" w:date="2024-05-06T20:52:29Z"/>
                <w:rFonts w:hint="default" w:ascii="Times New Roman" w:hAnsi="Times New Roman" w:eastAsia="宋体" w:cs="Times New Roman"/>
                <w:sz w:val="24"/>
                <w:szCs w:val="32"/>
                <w:vertAlign w:val="baseline"/>
                <w:lang w:val="en-US" w:eastAsia="zh-CN"/>
                <w:rPrChange w:id="5000" w:author="......" w:date="2024-05-07T14:48:58Z">
                  <w:rPr>
                    <w:ins w:id="5001" w:author="......" w:date="2024-05-06T20:52:29Z"/>
                    <w:rFonts w:hint="eastAsia"/>
                    <w:sz w:val="24"/>
                    <w:szCs w:val="32"/>
                    <w:vertAlign w:val="baseline"/>
                    <w:lang w:val="en-US" w:eastAsia="zh-CN"/>
                  </w:rPr>
                </w:rPrChange>
              </w:rPr>
            </w:pPr>
            <w:ins w:id="5002" w:author="......" w:date="2024-05-06T20:52:29Z">
              <w:r>
                <w:rPr>
                  <w:rFonts w:hint="default" w:ascii="Times New Roman" w:hAnsi="Times New Roman" w:eastAsia="宋体" w:cs="Times New Roman"/>
                  <w:sz w:val="24"/>
                  <w:szCs w:val="32"/>
                  <w:vertAlign w:val="baseline"/>
                  <w:lang w:val="en-US" w:eastAsia="zh-CN"/>
                  <w:rPrChange w:id="5003" w:author="......" w:date="2024-05-07T14:48:58Z">
                    <w:rPr>
                      <w:rFonts w:hint="eastAsia"/>
                      <w:sz w:val="24"/>
                      <w:szCs w:val="32"/>
                      <w:vertAlign w:val="baseline"/>
                      <w:lang w:val="en-US" w:eastAsia="zh-CN"/>
                    </w:rPr>
                  </w:rPrChange>
                </w:rPr>
                <w:t>1、用户点击目标节点事件的“删除”按键；</w:t>
              </w:r>
            </w:ins>
          </w:p>
          <w:p>
            <w:pPr>
              <w:numPr>
                <w:ilvl w:val="0"/>
                <w:numId w:val="0"/>
              </w:numPr>
              <w:rPr>
                <w:ins w:id="5005" w:author="......" w:date="2024-05-06T20:52:29Z"/>
                <w:rFonts w:hint="default" w:ascii="Times New Roman" w:hAnsi="Times New Roman" w:eastAsia="宋体" w:cs="Times New Roman"/>
                <w:sz w:val="24"/>
                <w:szCs w:val="32"/>
                <w:vertAlign w:val="baseline"/>
                <w:lang w:val="en-US" w:eastAsia="zh-CN"/>
                <w:rPrChange w:id="5006" w:author="......" w:date="2024-05-07T14:48:58Z">
                  <w:rPr>
                    <w:ins w:id="5007" w:author="......" w:date="2024-05-06T20:52:29Z"/>
                    <w:rFonts w:hint="default"/>
                    <w:sz w:val="24"/>
                    <w:szCs w:val="32"/>
                    <w:vertAlign w:val="baseline"/>
                    <w:lang w:val="en-US" w:eastAsia="zh-CN"/>
                  </w:rPr>
                </w:rPrChange>
              </w:rPr>
            </w:pPr>
            <w:ins w:id="5008" w:author="......" w:date="2024-05-06T20:52:29Z">
              <w:r>
                <w:rPr>
                  <w:rFonts w:hint="default" w:ascii="Times New Roman" w:hAnsi="Times New Roman" w:eastAsia="宋体" w:cs="Times New Roman"/>
                  <w:sz w:val="24"/>
                  <w:szCs w:val="32"/>
                  <w:vertAlign w:val="baseline"/>
                  <w:lang w:val="en-US" w:eastAsia="zh-CN"/>
                  <w:rPrChange w:id="5009" w:author="......" w:date="2024-05-07T14:48:58Z">
                    <w:rPr>
                      <w:rFonts w:hint="eastAsia"/>
                      <w:sz w:val="24"/>
                      <w:szCs w:val="32"/>
                      <w:vertAlign w:val="baseline"/>
                      <w:lang w:val="en-US" w:eastAsia="zh-CN"/>
                    </w:rPr>
                  </w:rPrChange>
                </w:rPr>
                <w:t>2、系统弹出界面，询问用户是否确认删除；</w:t>
              </w:r>
            </w:ins>
          </w:p>
          <w:p>
            <w:pPr>
              <w:numPr>
                <w:ilvl w:val="0"/>
                <w:numId w:val="0"/>
              </w:numPr>
              <w:rPr>
                <w:ins w:id="5011" w:author="......" w:date="2024-05-06T20:52:29Z"/>
                <w:rFonts w:hint="default" w:ascii="Times New Roman" w:hAnsi="Times New Roman" w:eastAsia="宋体" w:cs="Times New Roman"/>
                <w:sz w:val="24"/>
                <w:szCs w:val="32"/>
                <w:vertAlign w:val="baseline"/>
                <w:lang w:val="en-US" w:eastAsia="zh-CN"/>
                <w:rPrChange w:id="5012" w:author="......" w:date="2024-05-07T14:48:58Z">
                  <w:rPr>
                    <w:ins w:id="5013" w:author="......" w:date="2024-05-06T20:52:29Z"/>
                    <w:rFonts w:hint="default"/>
                    <w:sz w:val="24"/>
                    <w:szCs w:val="32"/>
                    <w:vertAlign w:val="baseline"/>
                    <w:lang w:val="en-US" w:eastAsia="zh-CN"/>
                  </w:rPr>
                </w:rPrChange>
              </w:rPr>
            </w:pPr>
            <w:ins w:id="5014" w:author="......" w:date="2024-05-06T20:52:29Z">
              <w:r>
                <w:rPr>
                  <w:rFonts w:hint="default" w:ascii="Times New Roman" w:hAnsi="Times New Roman" w:eastAsia="宋体" w:cs="Times New Roman"/>
                  <w:sz w:val="24"/>
                  <w:szCs w:val="32"/>
                  <w:vertAlign w:val="baseline"/>
                  <w:lang w:val="en-US" w:eastAsia="zh-CN"/>
                  <w:rPrChange w:id="5015" w:author="......" w:date="2024-05-07T14:48:58Z">
                    <w:rPr>
                      <w:rFonts w:hint="eastAsia"/>
                      <w:sz w:val="24"/>
                      <w:szCs w:val="32"/>
                      <w:vertAlign w:val="baseline"/>
                      <w:lang w:val="en-US" w:eastAsia="zh-CN"/>
                    </w:rPr>
                  </w:rPrChange>
                </w:rPr>
                <w:t>3、用户点击“确认”按键；</w:t>
              </w:r>
            </w:ins>
          </w:p>
          <w:p>
            <w:pPr>
              <w:numPr>
                <w:ilvl w:val="0"/>
                <w:numId w:val="0"/>
              </w:numPr>
              <w:rPr>
                <w:ins w:id="5017" w:author="......" w:date="2024-05-06T20:52:29Z"/>
                <w:rFonts w:hint="default" w:ascii="Times New Roman" w:hAnsi="Times New Roman" w:eastAsia="宋体" w:cs="Times New Roman"/>
                <w:sz w:val="24"/>
                <w:szCs w:val="32"/>
                <w:vertAlign w:val="baseline"/>
                <w:lang w:val="en-US" w:eastAsia="zh-CN"/>
                <w:rPrChange w:id="5018" w:author="......" w:date="2024-05-07T14:48:58Z">
                  <w:rPr>
                    <w:ins w:id="5019" w:author="......" w:date="2024-05-06T20:52:29Z"/>
                    <w:rFonts w:hint="default"/>
                    <w:sz w:val="24"/>
                    <w:szCs w:val="32"/>
                    <w:vertAlign w:val="baseline"/>
                    <w:lang w:val="en-US" w:eastAsia="zh-CN"/>
                  </w:rPr>
                </w:rPrChange>
              </w:rPr>
            </w:pPr>
            <w:ins w:id="5020" w:author="......" w:date="2024-05-06T20:52:29Z">
              <w:r>
                <w:rPr>
                  <w:rFonts w:hint="default" w:ascii="Times New Roman" w:hAnsi="Times New Roman" w:eastAsia="宋体" w:cs="Times New Roman"/>
                  <w:sz w:val="24"/>
                  <w:szCs w:val="32"/>
                  <w:vertAlign w:val="baseline"/>
                  <w:lang w:val="en-US" w:eastAsia="zh-CN"/>
                  <w:rPrChange w:id="5021" w:author="......" w:date="2024-05-07T14:48:58Z">
                    <w:rPr>
                      <w:rFonts w:hint="eastAsia"/>
                      <w:sz w:val="24"/>
                      <w:szCs w:val="32"/>
                      <w:vertAlign w:val="baseline"/>
                      <w:lang w:val="en-US" w:eastAsia="zh-CN"/>
                    </w:rPr>
                  </w:rPrChange>
                </w:rPr>
                <w:t>4、目标节点事件在数据库和节点事件列表中删除。</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5023" w:author="......" w:date="2024-05-06T20:52:29Z"/>
        </w:trPr>
        <w:tc>
          <w:tcPr>
            <w:tcW w:w="1692" w:type="dxa"/>
          </w:tcPr>
          <w:p>
            <w:pPr>
              <w:numPr>
                <w:ilvl w:val="0"/>
                <w:numId w:val="0"/>
              </w:numPr>
              <w:rPr>
                <w:ins w:id="5024" w:author="......" w:date="2024-05-06T20:52:29Z"/>
                <w:rFonts w:hint="default" w:ascii="Times New Roman" w:hAnsi="Times New Roman" w:eastAsia="宋体" w:cs="Times New Roman"/>
                <w:sz w:val="24"/>
                <w:szCs w:val="32"/>
                <w:vertAlign w:val="baseline"/>
                <w:lang w:val="en-US" w:eastAsia="zh-CN"/>
                <w:rPrChange w:id="5025" w:author="......" w:date="2024-05-07T14:48:58Z">
                  <w:rPr>
                    <w:ins w:id="5026" w:author="......" w:date="2024-05-06T20:52:29Z"/>
                    <w:rFonts w:hint="default"/>
                    <w:sz w:val="24"/>
                    <w:szCs w:val="32"/>
                    <w:vertAlign w:val="baseline"/>
                    <w:lang w:val="en-US" w:eastAsia="zh-CN"/>
                  </w:rPr>
                </w:rPrChange>
              </w:rPr>
            </w:pPr>
            <w:ins w:id="5027" w:author="......" w:date="2024-05-06T20:52:29Z">
              <w:r>
                <w:rPr>
                  <w:rFonts w:hint="default" w:ascii="Times New Roman" w:hAnsi="Times New Roman" w:eastAsia="宋体" w:cs="Times New Roman"/>
                  <w:sz w:val="24"/>
                  <w:szCs w:val="32"/>
                  <w:vertAlign w:val="baseline"/>
                  <w:lang w:val="en-US" w:eastAsia="zh-CN"/>
                  <w:rPrChange w:id="5028" w:author="......" w:date="2024-05-07T14:48:58Z">
                    <w:rPr>
                      <w:rFonts w:hint="eastAsia"/>
                      <w:sz w:val="24"/>
                      <w:szCs w:val="32"/>
                      <w:vertAlign w:val="baseline"/>
                      <w:lang w:val="en-US" w:eastAsia="zh-CN"/>
                    </w:rPr>
                  </w:rPrChange>
                </w:rPr>
                <w:t>异常事件流</w:t>
              </w:r>
            </w:ins>
          </w:p>
        </w:tc>
        <w:tc>
          <w:tcPr>
            <w:tcW w:w="6830" w:type="dxa"/>
          </w:tcPr>
          <w:p>
            <w:pPr>
              <w:numPr>
                <w:ilvl w:val="0"/>
                <w:numId w:val="0"/>
              </w:numPr>
              <w:rPr>
                <w:ins w:id="5030" w:author="......" w:date="2024-05-06T20:52:29Z"/>
                <w:rFonts w:hint="default" w:ascii="Times New Roman" w:hAnsi="Times New Roman" w:eastAsia="宋体" w:cs="Times New Roman"/>
                <w:sz w:val="24"/>
                <w:szCs w:val="32"/>
                <w:vertAlign w:val="baseline"/>
                <w:lang w:val="en-US" w:eastAsia="zh-CN"/>
                <w:rPrChange w:id="5031" w:author="......" w:date="2024-05-07T14:48:58Z">
                  <w:rPr>
                    <w:ins w:id="5032" w:author="......" w:date="2024-05-06T20:52:29Z"/>
                    <w:rFonts w:hint="default"/>
                    <w:sz w:val="24"/>
                    <w:szCs w:val="32"/>
                    <w:vertAlign w:val="baseline"/>
                    <w:lang w:val="en-US" w:eastAsia="zh-CN"/>
                  </w:rPr>
                </w:rPrChange>
              </w:rPr>
            </w:pPr>
            <w:ins w:id="5033" w:author="......" w:date="2024-05-06T20:52:29Z">
              <w:r>
                <w:rPr>
                  <w:rFonts w:hint="default" w:ascii="Times New Roman" w:hAnsi="Times New Roman" w:eastAsia="宋体" w:cs="Times New Roman"/>
                  <w:sz w:val="24"/>
                  <w:szCs w:val="32"/>
                  <w:vertAlign w:val="baseline"/>
                  <w:lang w:val="en-US" w:eastAsia="zh-CN"/>
                  <w:rPrChange w:id="5034" w:author="......" w:date="2024-05-07T14:48:58Z">
                    <w:rPr>
                      <w:rFonts w:hint="eastAsia"/>
                      <w:sz w:val="24"/>
                      <w:szCs w:val="32"/>
                      <w:vertAlign w:val="baseline"/>
                      <w:lang w:val="en-US" w:eastAsia="zh-CN"/>
                    </w:rPr>
                  </w:rPrChange>
                </w:rPr>
                <w:t>1、用户在询问界面点击“取消”按键。</w:t>
              </w:r>
            </w:ins>
          </w:p>
        </w:tc>
      </w:tr>
    </w:tbl>
    <w:p>
      <w:pPr>
        <w:numPr>
          <w:ilvl w:val="-1"/>
          <w:numId w:val="0"/>
        </w:numPr>
        <w:ind w:left="0" w:firstLine="0"/>
        <w:jc w:val="right"/>
        <w:rPr>
          <w:ins w:id="5037" w:author="......" w:date="2024-05-06T20:53:40Z"/>
          <w:rFonts w:hint="default" w:ascii="Times New Roman" w:hAnsi="Times New Roman" w:eastAsia="宋体" w:cs="Times New Roman"/>
          <w:sz w:val="21"/>
          <w:szCs w:val="24"/>
          <w:lang w:val="en-US" w:eastAsia="zh-CN"/>
          <w:rPrChange w:id="5038" w:author="......" w:date="2024-05-07T14:48:58Z">
            <w:rPr>
              <w:ins w:id="5039" w:author="......" w:date="2024-05-06T20:53:40Z"/>
              <w:rFonts w:hint="eastAsia" w:ascii="Times New Roman" w:hAnsi="Times New Roman" w:eastAsia="宋体" w:cs="Times New Roman"/>
              <w:sz w:val="21"/>
              <w:szCs w:val="24"/>
              <w:lang w:val="en-US" w:eastAsia="zh-CN"/>
            </w:rPr>
          </w:rPrChange>
        </w:rPr>
        <w:pPrChange w:id="5036" w:author="......" w:date="2024-05-06T20:52:58Z">
          <w:pPr/>
        </w:pPrChange>
      </w:pPr>
    </w:p>
    <w:p>
      <w:pPr>
        <w:numPr>
          <w:ilvl w:val="-1"/>
          <w:numId w:val="0"/>
        </w:numPr>
        <w:ind w:left="0" w:firstLine="0"/>
        <w:jc w:val="right"/>
        <w:rPr>
          <w:ins w:id="5041" w:author="......" w:date="2024-05-06T20:52:43Z"/>
          <w:rFonts w:hint="default" w:ascii="Times New Roman" w:hAnsi="Times New Roman" w:eastAsia="宋体" w:cs="Times New Roman"/>
          <w:szCs w:val="32"/>
          <w:lang w:val="en-US"/>
          <w:rPrChange w:id="5042" w:author="......" w:date="2024-05-07T14:48:58Z">
            <w:rPr>
              <w:ins w:id="5043" w:author="......" w:date="2024-05-06T20:52:43Z"/>
              <w:rFonts w:hint="default" w:ascii="Times New Roman" w:hAnsi="Times New Roman" w:eastAsia="宋体" w:cs="Times New Roman"/>
              <w:szCs w:val="32"/>
              <w:lang w:val="en-US"/>
            </w:rPr>
          </w:rPrChange>
        </w:rPr>
        <w:pPrChange w:id="5040" w:author="......" w:date="2024-05-06T20:52:58Z">
          <w:pPr/>
        </w:pPrChange>
      </w:pPr>
      <w:ins w:id="5044" w:author="......" w:date="2024-05-06T20:52:56Z">
        <w:r>
          <w:rPr>
            <w:rFonts w:hint="default" w:ascii="Times New Roman" w:hAnsi="Times New Roman" w:eastAsia="宋体" w:cs="Times New Roman"/>
            <w:sz w:val="21"/>
            <w:szCs w:val="24"/>
            <w:lang w:val="en-US" w:eastAsia="zh-CN"/>
            <w:rPrChange w:id="5045" w:author="......" w:date="2024-05-07T14:48:58Z">
              <w:rPr>
                <w:rFonts w:hint="eastAsia" w:ascii="Times New Roman" w:hAnsi="Times New Roman" w:eastAsia="宋体" w:cs="Times New Roman"/>
                <w:sz w:val="21"/>
                <w:szCs w:val="24"/>
                <w:lang w:val="en-US" w:eastAsia="zh-CN"/>
              </w:rPr>
            </w:rPrChange>
          </w:rPr>
          <w:t>表3-1-</w:t>
        </w:r>
      </w:ins>
      <w:ins w:id="5047" w:author="......" w:date="2024-05-06T20:53:00Z">
        <w:r>
          <w:rPr>
            <w:rFonts w:hint="default" w:ascii="Times New Roman" w:hAnsi="Times New Roman" w:eastAsia="宋体" w:cs="Times New Roman"/>
            <w:sz w:val="21"/>
            <w:szCs w:val="24"/>
            <w:lang w:val="en-US" w:eastAsia="zh-CN"/>
            <w:rPrChange w:id="5048" w:author="......" w:date="2024-05-07T14:48:58Z">
              <w:rPr>
                <w:rFonts w:hint="eastAsia" w:ascii="Times New Roman" w:hAnsi="Times New Roman" w:eastAsia="宋体" w:cs="Times New Roman"/>
                <w:sz w:val="21"/>
                <w:szCs w:val="24"/>
                <w:lang w:val="en-US" w:eastAsia="zh-CN"/>
              </w:rPr>
            </w:rPrChange>
          </w:rPr>
          <w:t>7</w:t>
        </w:r>
      </w:ins>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2"/>
        <w:gridCol w:w="6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ins w:id="5050" w:author="......" w:date="2024-05-06T20:52:43Z"/>
        </w:trPr>
        <w:tc>
          <w:tcPr>
            <w:tcW w:w="1692" w:type="dxa"/>
          </w:tcPr>
          <w:p>
            <w:pPr>
              <w:numPr>
                <w:ilvl w:val="0"/>
                <w:numId w:val="0"/>
              </w:numPr>
              <w:rPr>
                <w:ins w:id="5051" w:author="......" w:date="2024-05-06T20:52:43Z"/>
                <w:rFonts w:hint="default" w:ascii="Times New Roman" w:hAnsi="Times New Roman" w:eastAsia="宋体" w:cs="Times New Roman"/>
                <w:sz w:val="24"/>
                <w:szCs w:val="32"/>
                <w:vertAlign w:val="baseline"/>
                <w:lang w:val="en-US" w:eastAsia="zh-CN"/>
                <w:rPrChange w:id="5052" w:author="......" w:date="2024-05-07T14:48:58Z">
                  <w:rPr>
                    <w:ins w:id="5053" w:author="......" w:date="2024-05-06T20:52:43Z"/>
                    <w:rFonts w:hint="default"/>
                    <w:sz w:val="24"/>
                    <w:szCs w:val="32"/>
                    <w:vertAlign w:val="baseline"/>
                    <w:lang w:val="en-US" w:eastAsia="zh-CN"/>
                  </w:rPr>
                </w:rPrChange>
              </w:rPr>
            </w:pPr>
            <w:ins w:id="5054" w:author="......" w:date="2024-05-06T20:52:43Z">
              <w:r>
                <w:rPr>
                  <w:rFonts w:hint="default" w:ascii="Times New Roman" w:hAnsi="Times New Roman" w:eastAsia="宋体" w:cs="Times New Roman"/>
                  <w:sz w:val="24"/>
                  <w:szCs w:val="32"/>
                  <w:lang w:val="en-US" w:eastAsia="zh-CN"/>
                  <w:rPrChange w:id="5055" w:author="......" w:date="2024-05-07T14:48:58Z">
                    <w:rPr>
                      <w:rFonts w:hint="eastAsia"/>
                      <w:sz w:val="24"/>
                      <w:szCs w:val="32"/>
                      <w:lang w:val="en-US" w:eastAsia="zh-CN"/>
                    </w:rPr>
                  </w:rPrChange>
                </w:rPr>
                <w:t>用例</w:t>
              </w:r>
            </w:ins>
          </w:p>
        </w:tc>
        <w:tc>
          <w:tcPr>
            <w:tcW w:w="6830" w:type="dxa"/>
          </w:tcPr>
          <w:p>
            <w:pPr>
              <w:numPr>
                <w:ilvl w:val="0"/>
                <w:numId w:val="0"/>
              </w:numPr>
              <w:rPr>
                <w:ins w:id="5057" w:author="......" w:date="2024-05-06T20:52:43Z"/>
                <w:rFonts w:hint="default" w:ascii="Times New Roman" w:hAnsi="Times New Roman" w:eastAsia="宋体" w:cs="Times New Roman"/>
                <w:sz w:val="24"/>
                <w:szCs w:val="32"/>
                <w:vertAlign w:val="baseline"/>
                <w:lang w:val="en-US" w:eastAsia="zh-CN"/>
                <w:rPrChange w:id="5058" w:author="......" w:date="2024-05-07T14:48:58Z">
                  <w:rPr>
                    <w:ins w:id="5059" w:author="......" w:date="2024-05-06T20:52:43Z"/>
                    <w:rFonts w:hint="default"/>
                    <w:sz w:val="24"/>
                    <w:szCs w:val="32"/>
                    <w:vertAlign w:val="baseline"/>
                    <w:lang w:val="en-US" w:eastAsia="zh-CN"/>
                  </w:rPr>
                </w:rPrChange>
              </w:rPr>
            </w:pPr>
            <w:ins w:id="5060" w:author="......" w:date="2024-05-06T20:52:43Z">
              <w:r>
                <w:rPr>
                  <w:rFonts w:hint="default" w:ascii="Times New Roman" w:hAnsi="Times New Roman" w:eastAsia="宋体" w:cs="Times New Roman"/>
                  <w:sz w:val="24"/>
                  <w:szCs w:val="32"/>
                  <w:vertAlign w:val="baseline"/>
                  <w:lang w:val="en-US" w:eastAsia="zh-CN"/>
                  <w:rPrChange w:id="5061" w:author="......" w:date="2024-05-07T14:48:58Z">
                    <w:rPr>
                      <w:rFonts w:hint="eastAsia"/>
                      <w:sz w:val="24"/>
                      <w:szCs w:val="32"/>
                      <w:vertAlign w:val="baseline"/>
                      <w:lang w:val="en-US" w:eastAsia="zh-CN"/>
                    </w:rPr>
                  </w:rPrChange>
                </w:rPr>
                <w:t>编辑项目节点</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5063" w:author="......" w:date="2024-05-06T20:53:12Z"/>
        </w:trPr>
        <w:tc>
          <w:tcPr>
            <w:tcW w:w="1692" w:type="dxa"/>
            <w:vAlign w:val="top"/>
          </w:tcPr>
          <w:p>
            <w:pPr>
              <w:numPr>
                <w:ilvl w:val="0"/>
                <w:numId w:val="0"/>
              </w:numPr>
              <w:ind w:left="0" w:leftChars="0" w:firstLine="0" w:firstLineChars="0"/>
              <w:rPr>
                <w:ins w:id="5064" w:author="......" w:date="2024-05-06T20:53:12Z"/>
                <w:rFonts w:hint="default" w:ascii="Times New Roman" w:hAnsi="Times New Roman" w:eastAsia="宋体" w:cs="Times New Roman"/>
                <w:kern w:val="2"/>
                <w:sz w:val="24"/>
                <w:szCs w:val="32"/>
                <w:vertAlign w:val="baseline"/>
                <w:lang w:val="en-US" w:eastAsia="zh-CN" w:bidi="ar-SA"/>
                <w:rPrChange w:id="5065" w:author="......" w:date="2024-05-07T14:48:58Z">
                  <w:rPr>
                    <w:ins w:id="5066" w:author="......" w:date="2024-05-06T20:53:12Z"/>
                    <w:rFonts w:hint="eastAsia" w:asciiTheme="minorAscii" w:hAnsiTheme="minorAscii" w:eastAsiaTheme="minorEastAsia" w:cstheme="minorBidi"/>
                    <w:kern w:val="2"/>
                    <w:sz w:val="24"/>
                    <w:szCs w:val="32"/>
                    <w:vertAlign w:val="baseline"/>
                    <w:lang w:val="en-US" w:eastAsia="zh-CN" w:bidi="ar-SA"/>
                  </w:rPr>
                </w:rPrChange>
              </w:rPr>
            </w:pPr>
            <w:r>
              <w:rPr>
                <w:rFonts w:hint="default" w:ascii="Times New Roman" w:hAnsi="Times New Roman" w:eastAsia="宋体" w:cs="Times New Roman"/>
                <w:sz w:val="24"/>
                <w:szCs w:val="32"/>
                <w:vertAlign w:val="baseline"/>
                <w:lang w:val="en-US" w:eastAsia="zh-CN"/>
                <w:rPrChange w:id="5067" w:author="......" w:date="2024-05-07T14:48:58Z">
                  <w:rPr>
                    <w:rFonts w:hint="eastAsia"/>
                    <w:sz w:val="24"/>
                    <w:szCs w:val="32"/>
                    <w:vertAlign w:val="baseline"/>
                    <w:lang w:val="en-US" w:eastAsia="zh-CN"/>
                  </w:rPr>
                </w:rPrChange>
              </w:rPr>
              <w:t>用例编号</w:t>
            </w:r>
          </w:p>
        </w:tc>
        <w:tc>
          <w:tcPr>
            <w:tcW w:w="6830" w:type="dxa"/>
            <w:vAlign w:val="top"/>
          </w:tcPr>
          <w:p>
            <w:pPr>
              <w:numPr>
                <w:ilvl w:val="0"/>
                <w:numId w:val="0"/>
              </w:numPr>
              <w:ind w:left="0" w:leftChars="0" w:firstLine="0" w:firstLineChars="0"/>
              <w:rPr>
                <w:ins w:id="5068" w:author="......" w:date="2024-05-06T20:53:12Z"/>
                <w:rFonts w:hint="default" w:ascii="Times New Roman" w:hAnsi="Times New Roman" w:eastAsia="宋体" w:cs="Times New Roman"/>
                <w:kern w:val="2"/>
                <w:sz w:val="24"/>
                <w:szCs w:val="32"/>
                <w:vertAlign w:val="baseline"/>
                <w:lang w:val="en-US" w:eastAsia="zh-CN" w:bidi="ar-SA"/>
                <w:rPrChange w:id="5069" w:author="......" w:date="2024-05-07T14:48:58Z">
                  <w:rPr>
                    <w:ins w:id="5070" w:author="......" w:date="2024-05-06T20:53:12Z"/>
                    <w:rFonts w:hint="eastAsia" w:asciiTheme="minorAscii" w:hAnsiTheme="minorAscii" w:eastAsiaTheme="minorEastAsia" w:cstheme="minorBidi"/>
                    <w:kern w:val="2"/>
                    <w:sz w:val="24"/>
                    <w:szCs w:val="32"/>
                    <w:vertAlign w:val="baseline"/>
                    <w:lang w:val="en-US" w:eastAsia="zh-CN" w:bidi="ar-SA"/>
                  </w:rPr>
                </w:rPrChange>
              </w:rPr>
            </w:pPr>
            <w:r>
              <w:rPr>
                <w:rFonts w:hint="default" w:ascii="Times New Roman" w:hAnsi="Times New Roman" w:eastAsia="宋体" w:cs="Times New Roman"/>
                <w:sz w:val="24"/>
                <w:szCs w:val="32"/>
                <w:lang w:val="en-US" w:eastAsia="zh-CN"/>
                <w:rPrChange w:id="5071" w:author="......" w:date="2024-05-07T14:48:58Z">
                  <w:rPr>
                    <w:rFonts w:hint="eastAsia"/>
                    <w:sz w:val="24"/>
                    <w:szCs w:val="32"/>
                    <w:lang w:val="en-US" w:eastAsia="zh-CN"/>
                  </w:rPr>
                </w:rPrChange>
              </w:rPr>
              <w:t>SF0100</w:t>
            </w:r>
            <w:ins w:id="5072" w:author="......" w:date="2024-05-06T20:53:26Z">
              <w:r>
                <w:rPr>
                  <w:rFonts w:hint="default" w:ascii="Times New Roman" w:hAnsi="Times New Roman" w:eastAsia="宋体" w:cs="Times New Roman"/>
                  <w:sz w:val="24"/>
                  <w:szCs w:val="32"/>
                  <w:lang w:val="en-US" w:eastAsia="zh-CN"/>
                  <w:rPrChange w:id="5073" w:author="......" w:date="2024-05-07T14:48:58Z">
                    <w:rPr>
                      <w:rFonts w:hint="eastAsia"/>
                      <w:sz w:val="24"/>
                      <w:szCs w:val="32"/>
                      <w:lang w:val="en-US" w:eastAsia="zh-CN"/>
                    </w:rPr>
                  </w:rPrChange>
                </w:rPr>
                <w:t>7</w:t>
              </w:r>
            </w:ins>
            <w:del w:id="5075" w:author="......" w:date="2024-05-06T20:53:25Z">
              <w:r>
                <w:rPr>
                  <w:rFonts w:hint="default" w:ascii="Times New Roman" w:hAnsi="Times New Roman" w:eastAsia="宋体" w:cs="Times New Roman"/>
                  <w:sz w:val="24"/>
                  <w:szCs w:val="32"/>
                  <w:lang w:val="en-US" w:eastAsia="zh-CN"/>
                  <w:rPrChange w:id="5076" w:author="......" w:date="2024-05-07T14:48:58Z">
                    <w:rPr>
                      <w:rFonts w:hint="eastAsia"/>
                      <w:sz w:val="24"/>
                      <w:szCs w:val="32"/>
                      <w:lang w:val="en-US" w:eastAsia="zh-CN"/>
                    </w:rPr>
                  </w:rPrChange>
                </w:rPr>
                <w:delText>5</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5078" w:author="......" w:date="2024-05-06T20:52:43Z"/>
        </w:trPr>
        <w:tc>
          <w:tcPr>
            <w:tcW w:w="1692" w:type="dxa"/>
          </w:tcPr>
          <w:p>
            <w:pPr>
              <w:numPr>
                <w:ilvl w:val="0"/>
                <w:numId w:val="0"/>
              </w:numPr>
              <w:rPr>
                <w:ins w:id="5079" w:author="......" w:date="2024-05-06T20:52:43Z"/>
                <w:rFonts w:hint="default" w:ascii="Times New Roman" w:hAnsi="Times New Roman" w:eastAsia="宋体" w:cs="Times New Roman"/>
                <w:sz w:val="24"/>
                <w:szCs w:val="32"/>
                <w:vertAlign w:val="baseline"/>
                <w:lang w:val="en-US" w:eastAsia="zh-CN"/>
                <w:rPrChange w:id="5080" w:author="......" w:date="2024-05-07T14:48:58Z">
                  <w:rPr>
                    <w:ins w:id="5081" w:author="......" w:date="2024-05-06T20:52:43Z"/>
                    <w:rFonts w:hint="default"/>
                    <w:sz w:val="24"/>
                    <w:szCs w:val="32"/>
                    <w:vertAlign w:val="baseline"/>
                    <w:lang w:val="en-US" w:eastAsia="zh-CN"/>
                  </w:rPr>
                </w:rPrChange>
              </w:rPr>
            </w:pPr>
            <w:ins w:id="5082" w:author="......" w:date="2024-05-06T20:52:43Z">
              <w:r>
                <w:rPr>
                  <w:rFonts w:hint="default" w:ascii="Times New Roman" w:hAnsi="Times New Roman" w:eastAsia="宋体" w:cs="Times New Roman"/>
                  <w:sz w:val="24"/>
                  <w:szCs w:val="32"/>
                  <w:vertAlign w:val="baseline"/>
                  <w:lang w:val="en-US" w:eastAsia="zh-CN"/>
                  <w:rPrChange w:id="5083" w:author="......" w:date="2024-05-07T14:48:58Z">
                    <w:rPr>
                      <w:rFonts w:hint="eastAsia"/>
                      <w:sz w:val="24"/>
                      <w:szCs w:val="32"/>
                      <w:vertAlign w:val="baseline"/>
                      <w:lang w:val="en-US" w:eastAsia="zh-CN"/>
                    </w:rPr>
                  </w:rPrChange>
                </w:rPr>
                <w:t>主执行者</w:t>
              </w:r>
            </w:ins>
          </w:p>
        </w:tc>
        <w:tc>
          <w:tcPr>
            <w:tcW w:w="6830" w:type="dxa"/>
          </w:tcPr>
          <w:p>
            <w:pPr>
              <w:numPr>
                <w:ilvl w:val="0"/>
                <w:numId w:val="0"/>
              </w:numPr>
              <w:rPr>
                <w:ins w:id="5085" w:author="......" w:date="2024-05-06T20:52:43Z"/>
                <w:rFonts w:hint="default" w:ascii="Times New Roman" w:hAnsi="Times New Roman" w:eastAsia="宋体" w:cs="Times New Roman"/>
                <w:sz w:val="24"/>
                <w:szCs w:val="32"/>
                <w:vertAlign w:val="baseline"/>
                <w:lang w:val="en-US" w:eastAsia="zh-CN"/>
                <w:rPrChange w:id="5086" w:author="......" w:date="2024-05-07T14:48:58Z">
                  <w:rPr>
                    <w:ins w:id="5087" w:author="......" w:date="2024-05-06T20:52:43Z"/>
                    <w:rFonts w:hint="default"/>
                    <w:sz w:val="24"/>
                    <w:szCs w:val="32"/>
                    <w:vertAlign w:val="baseline"/>
                    <w:lang w:val="en-US" w:eastAsia="zh-CN"/>
                  </w:rPr>
                </w:rPrChange>
              </w:rPr>
            </w:pPr>
            <w:ins w:id="5088" w:author="......" w:date="2024-05-06T20:52:43Z">
              <w:r>
                <w:rPr>
                  <w:rFonts w:hint="default" w:ascii="Times New Roman" w:hAnsi="Times New Roman" w:eastAsia="宋体" w:cs="Times New Roman"/>
                  <w:sz w:val="24"/>
                  <w:szCs w:val="32"/>
                  <w:vertAlign w:val="baseline"/>
                  <w:lang w:val="en-US" w:eastAsia="zh-CN"/>
                  <w:rPrChange w:id="5089" w:author="......" w:date="2024-05-07T14:48:58Z">
                    <w:rPr>
                      <w:rFonts w:hint="eastAsia"/>
                      <w:sz w:val="24"/>
                      <w:szCs w:val="32"/>
                      <w:vertAlign w:val="baseline"/>
                      <w:lang w:val="en-US" w:eastAsia="zh-CN"/>
                    </w:rPr>
                  </w:rPrChange>
                </w:rPr>
                <w:t>项目经理、员工</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5091" w:author="......" w:date="2024-05-06T20:52:43Z"/>
        </w:trPr>
        <w:tc>
          <w:tcPr>
            <w:tcW w:w="1692" w:type="dxa"/>
          </w:tcPr>
          <w:p>
            <w:pPr>
              <w:numPr>
                <w:ilvl w:val="0"/>
                <w:numId w:val="0"/>
              </w:numPr>
              <w:rPr>
                <w:ins w:id="5092" w:author="......" w:date="2024-05-06T20:52:43Z"/>
                <w:rFonts w:hint="default" w:ascii="Times New Roman" w:hAnsi="Times New Roman" w:eastAsia="宋体" w:cs="Times New Roman"/>
                <w:sz w:val="24"/>
                <w:szCs w:val="32"/>
                <w:vertAlign w:val="baseline"/>
                <w:lang w:val="en-US" w:eastAsia="zh-CN"/>
                <w:rPrChange w:id="5093" w:author="......" w:date="2024-05-07T14:48:58Z">
                  <w:rPr>
                    <w:ins w:id="5094" w:author="......" w:date="2024-05-06T20:52:43Z"/>
                    <w:rFonts w:hint="default"/>
                    <w:sz w:val="24"/>
                    <w:szCs w:val="32"/>
                    <w:vertAlign w:val="baseline"/>
                    <w:lang w:val="en-US" w:eastAsia="zh-CN"/>
                  </w:rPr>
                </w:rPrChange>
              </w:rPr>
            </w:pPr>
            <w:ins w:id="5095" w:author="......" w:date="2024-05-06T20:52:43Z">
              <w:r>
                <w:rPr>
                  <w:rFonts w:hint="default" w:ascii="Times New Roman" w:hAnsi="Times New Roman" w:eastAsia="宋体" w:cs="Times New Roman"/>
                  <w:sz w:val="24"/>
                  <w:szCs w:val="32"/>
                  <w:vertAlign w:val="baseline"/>
                  <w:lang w:val="en-US" w:eastAsia="zh-CN"/>
                  <w:rPrChange w:id="5096" w:author="......" w:date="2024-05-07T14:48:58Z">
                    <w:rPr>
                      <w:rFonts w:hint="eastAsia"/>
                      <w:sz w:val="24"/>
                      <w:szCs w:val="32"/>
                      <w:vertAlign w:val="baseline"/>
                      <w:lang w:val="en-US" w:eastAsia="zh-CN"/>
                    </w:rPr>
                  </w:rPrChange>
                </w:rPr>
                <w:t>目标</w:t>
              </w:r>
            </w:ins>
          </w:p>
        </w:tc>
        <w:tc>
          <w:tcPr>
            <w:tcW w:w="6830" w:type="dxa"/>
          </w:tcPr>
          <w:p>
            <w:pPr>
              <w:numPr>
                <w:ilvl w:val="0"/>
                <w:numId w:val="0"/>
              </w:numPr>
              <w:rPr>
                <w:ins w:id="5098" w:author="......" w:date="2024-05-06T20:52:43Z"/>
                <w:rFonts w:hint="default" w:ascii="Times New Roman" w:hAnsi="Times New Roman" w:eastAsia="宋体" w:cs="Times New Roman"/>
                <w:sz w:val="24"/>
                <w:szCs w:val="32"/>
                <w:vertAlign w:val="baseline"/>
                <w:lang w:val="en-US" w:eastAsia="zh-CN"/>
                <w:rPrChange w:id="5099" w:author="......" w:date="2024-05-07T14:48:58Z">
                  <w:rPr>
                    <w:ins w:id="5100" w:author="......" w:date="2024-05-06T20:52:43Z"/>
                    <w:rFonts w:hint="default"/>
                    <w:sz w:val="24"/>
                    <w:szCs w:val="32"/>
                    <w:vertAlign w:val="baseline"/>
                    <w:lang w:val="en-US" w:eastAsia="zh-CN"/>
                  </w:rPr>
                </w:rPrChange>
              </w:rPr>
            </w:pPr>
            <w:ins w:id="5101" w:author="......" w:date="2024-05-06T20:52:43Z">
              <w:r>
                <w:rPr>
                  <w:rFonts w:hint="default" w:ascii="Times New Roman" w:hAnsi="Times New Roman" w:eastAsia="宋体" w:cs="Times New Roman"/>
                  <w:sz w:val="24"/>
                  <w:szCs w:val="32"/>
                  <w:vertAlign w:val="baseline"/>
                  <w:lang w:val="en-US" w:eastAsia="zh-CN"/>
                  <w:rPrChange w:id="5102" w:author="......" w:date="2024-05-07T14:48:58Z">
                    <w:rPr>
                      <w:rFonts w:hint="eastAsia"/>
                      <w:sz w:val="24"/>
                      <w:szCs w:val="32"/>
                      <w:vertAlign w:val="baseline"/>
                      <w:lang w:val="en-US" w:eastAsia="zh-CN"/>
                    </w:rPr>
                  </w:rPrChange>
                </w:rPr>
                <w:t>重新编辑目标项目节点</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5104" w:author="......" w:date="2024-05-06T20:52:43Z"/>
        </w:trPr>
        <w:tc>
          <w:tcPr>
            <w:tcW w:w="1692" w:type="dxa"/>
          </w:tcPr>
          <w:p>
            <w:pPr>
              <w:numPr>
                <w:ilvl w:val="0"/>
                <w:numId w:val="0"/>
              </w:numPr>
              <w:rPr>
                <w:ins w:id="5105" w:author="......" w:date="2024-05-06T20:52:43Z"/>
                <w:rFonts w:hint="default" w:ascii="Times New Roman" w:hAnsi="Times New Roman" w:eastAsia="宋体" w:cs="Times New Roman"/>
                <w:sz w:val="24"/>
                <w:szCs w:val="32"/>
                <w:vertAlign w:val="baseline"/>
                <w:lang w:val="en-US" w:eastAsia="zh-CN"/>
                <w:rPrChange w:id="5106" w:author="......" w:date="2024-05-07T14:48:58Z">
                  <w:rPr>
                    <w:ins w:id="5107" w:author="......" w:date="2024-05-06T20:52:43Z"/>
                    <w:rFonts w:hint="default"/>
                    <w:sz w:val="24"/>
                    <w:szCs w:val="32"/>
                    <w:vertAlign w:val="baseline"/>
                    <w:lang w:val="en-US" w:eastAsia="zh-CN"/>
                  </w:rPr>
                </w:rPrChange>
              </w:rPr>
            </w:pPr>
            <w:ins w:id="5108" w:author="......" w:date="2024-05-06T20:52:43Z">
              <w:r>
                <w:rPr>
                  <w:rFonts w:hint="default" w:ascii="Times New Roman" w:hAnsi="Times New Roman" w:eastAsia="宋体" w:cs="Times New Roman"/>
                  <w:sz w:val="24"/>
                  <w:szCs w:val="32"/>
                  <w:vertAlign w:val="baseline"/>
                  <w:lang w:val="en-US" w:eastAsia="zh-CN"/>
                  <w:rPrChange w:id="5109" w:author="......" w:date="2024-05-07T14:48:58Z">
                    <w:rPr>
                      <w:rFonts w:hint="eastAsia"/>
                      <w:sz w:val="24"/>
                      <w:szCs w:val="32"/>
                      <w:vertAlign w:val="baseline"/>
                      <w:lang w:val="en-US" w:eastAsia="zh-CN"/>
                    </w:rPr>
                  </w:rPrChange>
                </w:rPr>
                <w:t>前提条件</w:t>
              </w:r>
            </w:ins>
          </w:p>
        </w:tc>
        <w:tc>
          <w:tcPr>
            <w:tcW w:w="6830" w:type="dxa"/>
          </w:tcPr>
          <w:p>
            <w:pPr>
              <w:numPr>
                <w:ilvl w:val="0"/>
                <w:numId w:val="0"/>
              </w:numPr>
              <w:rPr>
                <w:ins w:id="5111" w:author="......" w:date="2024-05-06T20:52:43Z"/>
                <w:rFonts w:hint="default" w:ascii="Times New Roman" w:hAnsi="Times New Roman" w:eastAsia="宋体" w:cs="Times New Roman"/>
                <w:sz w:val="24"/>
                <w:szCs w:val="32"/>
                <w:vertAlign w:val="baseline"/>
                <w:lang w:val="en-US" w:eastAsia="zh-CN"/>
                <w:rPrChange w:id="5112" w:author="......" w:date="2024-05-07T14:48:58Z">
                  <w:rPr>
                    <w:ins w:id="5113" w:author="......" w:date="2024-05-06T20:52:43Z"/>
                    <w:rFonts w:hint="default"/>
                    <w:sz w:val="24"/>
                    <w:szCs w:val="32"/>
                    <w:vertAlign w:val="baseline"/>
                    <w:lang w:val="en-US" w:eastAsia="zh-CN"/>
                  </w:rPr>
                </w:rPrChange>
              </w:rPr>
            </w:pPr>
            <w:ins w:id="5114" w:author="......" w:date="2024-05-06T20:52:43Z">
              <w:r>
                <w:rPr>
                  <w:rFonts w:hint="default" w:ascii="Times New Roman" w:hAnsi="Times New Roman" w:eastAsia="宋体" w:cs="Times New Roman"/>
                  <w:sz w:val="24"/>
                  <w:szCs w:val="32"/>
                  <w:vertAlign w:val="baseline"/>
                  <w:lang w:val="en-US" w:eastAsia="zh-CN"/>
                  <w:rPrChange w:id="5115" w:author="......" w:date="2024-05-07T14:48:58Z">
                    <w:rPr>
                      <w:rFonts w:hint="eastAsia"/>
                      <w:sz w:val="24"/>
                      <w:szCs w:val="32"/>
                      <w:vertAlign w:val="baseline"/>
                      <w:lang w:val="en-US" w:eastAsia="zh-CN"/>
                    </w:rPr>
                  </w:rPrChange>
                </w:rPr>
                <w:t>目标项目存在于项目列表中，目标节点事件存在于事件列表中</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ins w:id="5117" w:author="......" w:date="2024-05-06T20:52:43Z"/>
        </w:trPr>
        <w:tc>
          <w:tcPr>
            <w:tcW w:w="1692" w:type="dxa"/>
          </w:tcPr>
          <w:p>
            <w:pPr>
              <w:numPr>
                <w:ilvl w:val="0"/>
                <w:numId w:val="0"/>
              </w:numPr>
              <w:rPr>
                <w:ins w:id="5118" w:author="......" w:date="2024-05-06T20:52:43Z"/>
                <w:rFonts w:hint="default" w:ascii="Times New Roman" w:hAnsi="Times New Roman" w:eastAsia="宋体" w:cs="Times New Roman"/>
                <w:sz w:val="24"/>
                <w:szCs w:val="32"/>
                <w:vertAlign w:val="baseline"/>
                <w:lang w:val="en-US" w:eastAsia="zh-CN"/>
                <w:rPrChange w:id="5119" w:author="......" w:date="2024-05-07T14:48:58Z">
                  <w:rPr>
                    <w:ins w:id="5120" w:author="......" w:date="2024-05-06T20:52:43Z"/>
                    <w:rFonts w:hint="default"/>
                    <w:sz w:val="24"/>
                    <w:szCs w:val="32"/>
                    <w:vertAlign w:val="baseline"/>
                    <w:lang w:val="en-US" w:eastAsia="zh-CN"/>
                  </w:rPr>
                </w:rPrChange>
              </w:rPr>
            </w:pPr>
            <w:ins w:id="5121" w:author="......" w:date="2024-05-06T20:52:43Z">
              <w:r>
                <w:rPr>
                  <w:rFonts w:hint="default" w:ascii="Times New Roman" w:hAnsi="Times New Roman" w:eastAsia="宋体" w:cs="Times New Roman"/>
                  <w:sz w:val="24"/>
                  <w:szCs w:val="32"/>
                  <w:vertAlign w:val="baseline"/>
                  <w:lang w:val="en-US" w:eastAsia="zh-CN"/>
                  <w:rPrChange w:id="5122" w:author="......" w:date="2024-05-07T14:48:58Z">
                    <w:rPr>
                      <w:rFonts w:hint="eastAsia"/>
                      <w:sz w:val="24"/>
                      <w:szCs w:val="32"/>
                      <w:vertAlign w:val="baseline"/>
                      <w:lang w:val="en-US" w:eastAsia="zh-CN"/>
                    </w:rPr>
                  </w:rPrChange>
                </w:rPr>
                <w:t>触发事件</w:t>
              </w:r>
            </w:ins>
          </w:p>
        </w:tc>
        <w:tc>
          <w:tcPr>
            <w:tcW w:w="6830" w:type="dxa"/>
          </w:tcPr>
          <w:p>
            <w:pPr>
              <w:numPr>
                <w:ilvl w:val="0"/>
                <w:numId w:val="0"/>
              </w:numPr>
              <w:rPr>
                <w:ins w:id="5124" w:author="......" w:date="2024-05-06T20:52:43Z"/>
                <w:rFonts w:hint="default" w:ascii="Times New Roman" w:hAnsi="Times New Roman" w:eastAsia="宋体" w:cs="Times New Roman"/>
                <w:sz w:val="24"/>
                <w:szCs w:val="32"/>
                <w:vertAlign w:val="baseline"/>
                <w:lang w:val="en-US" w:eastAsia="zh-CN"/>
                <w:rPrChange w:id="5125" w:author="......" w:date="2024-05-07T14:48:58Z">
                  <w:rPr>
                    <w:ins w:id="5126" w:author="......" w:date="2024-05-06T20:52:43Z"/>
                    <w:rFonts w:hint="default"/>
                    <w:sz w:val="24"/>
                    <w:szCs w:val="32"/>
                    <w:vertAlign w:val="baseline"/>
                    <w:lang w:val="en-US" w:eastAsia="zh-CN"/>
                  </w:rPr>
                </w:rPrChange>
              </w:rPr>
            </w:pPr>
            <w:ins w:id="5127" w:author="......" w:date="2024-05-06T20:52:43Z">
              <w:r>
                <w:rPr>
                  <w:rFonts w:hint="default" w:ascii="Times New Roman" w:hAnsi="Times New Roman" w:eastAsia="宋体" w:cs="Times New Roman"/>
                  <w:sz w:val="24"/>
                  <w:szCs w:val="32"/>
                  <w:vertAlign w:val="baseline"/>
                  <w:lang w:val="en-US" w:eastAsia="zh-CN"/>
                  <w:rPrChange w:id="5128" w:author="......" w:date="2024-05-07T14:48:58Z">
                    <w:rPr>
                      <w:rFonts w:hint="eastAsia"/>
                      <w:sz w:val="24"/>
                      <w:szCs w:val="32"/>
                      <w:vertAlign w:val="baseline"/>
                      <w:lang w:val="en-US" w:eastAsia="zh-CN"/>
                    </w:rPr>
                  </w:rPrChange>
                </w:rPr>
                <w:t>用户点击目标事件的“编辑”按键</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5130" w:author="......" w:date="2024-05-06T20:52:43Z"/>
        </w:trPr>
        <w:tc>
          <w:tcPr>
            <w:tcW w:w="1692" w:type="dxa"/>
          </w:tcPr>
          <w:p>
            <w:pPr>
              <w:numPr>
                <w:ilvl w:val="0"/>
                <w:numId w:val="0"/>
              </w:numPr>
              <w:rPr>
                <w:ins w:id="5131" w:author="......" w:date="2024-05-06T20:52:43Z"/>
                <w:rFonts w:hint="default" w:ascii="Times New Roman" w:hAnsi="Times New Roman" w:eastAsia="宋体" w:cs="Times New Roman"/>
                <w:sz w:val="24"/>
                <w:szCs w:val="32"/>
                <w:vertAlign w:val="baseline"/>
                <w:lang w:val="en-US" w:eastAsia="zh-CN"/>
                <w:rPrChange w:id="5132" w:author="......" w:date="2024-05-07T14:48:58Z">
                  <w:rPr>
                    <w:ins w:id="5133" w:author="......" w:date="2024-05-06T20:52:43Z"/>
                    <w:rFonts w:hint="default"/>
                    <w:sz w:val="24"/>
                    <w:szCs w:val="32"/>
                    <w:vertAlign w:val="baseline"/>
                    <w:lang w:val="en-US" w:eastAsia="zh-CN"/>
                  </w:rPr>
                </w:rPrChange>
              </w:rPr>
            </w:pPr>
            <w:ins w:id="5134" w:author="......" w:date="2024-05-06T20:52:43Z">
              <w:r>
                <w:rPr>
                  <w:rFonts w:hint="default" w:ascii="Times New Roman" w:hAnsi="Times New Roman" w:eastAsia="宋体" w:cs="Times New Roman"/>
                  <w:sz w:val="24"/>
                  <w:szCs w:val="32"/>
                  <w:vertAlign w:val="baseline"/>
                  <w:lang w:val="en-US" w:eastAsia="zh-CN"/>
                  <w:rPrChange w:id="5135" w:author="......" w:date="2024-05-07T14:48:58Z">
                    <w:rPr>
                      <w:rFonts w:hint="eastAsia"/>
                      <w:sz w:val="24"/>
                      <w:szCs w:val="32"/>
                      <w:vertAlign w:val="baseline"/>
                      <w:lang w:val="en-US" w:eastAsia="zh-CN"/>
                    </w:rPr>
                  </w:rPrChange>
                </w:rPr>
                <w:t>基本事件流</w:t>
              </w:r>
            </w:ins>
          </w:p>
        </w:tc>
        <w:tc>
          <w:tcPr>
            <w:tcW w:w="6830" w:type="dxa"/>
          </w:tcPr>
          <w:p>
            <w:pPr>
              <w:numPr>
                <w:ilvl w:val="0"/>
                <w:numId w:val="26"/>
              </w:numPr>
              <w:rPr>
                <w:ins w:id="5137" w:author="......" w:date="2024-05-06T20:52:43Z"/>
                <w:rFonts w:hint="default" w:ascii="Times New Roman" w:hAnsi="Times New Roman" w:eastAsia="宋体" w:cs="Times New Roman"/>
                <w:sz w:val="24"/>
                <w:szCs w:val="32"/>
                <w:vertAlign w:val="baseline"/>
                <w:lang w:val="en-US" w:eastAsia="zh-CN"/>
                <w:rPrChange w:id="5138" w:author="......" w:date="2024-05-07T14:48:58Z">
                  <w:rPr>
                    <w:ins w:id="5139" w:author="......" w:date="2024-05-06T20:52:43Z"/>
                    <w:rFonts w:hint="eastAsia"/>
                    <w:sz w:val="24"/>
                    <w:szCs w:val="32"/>
                    <w:vertAlign w:val="baseline"/>
                    <w:lang w:val="en-US" w:eastAsia="zh-CN"/>
                  </w:rPr>
                </w:rPrChange>
              </w:rPr>
            </w:pPr>
            <w:ins w:id="5140" w:author="......" w:date="2024-05-06T20:52:43Z">
              <w:r>
                <w:rPr>
                  <w:rFonts w:hint="default" w:ascii="Times New Roman" w:hAnsi="Times New Roman" w:eastAsia="宋体" w:cs="Times New Roman"/>
                  <w:sz w:val="24"/>
                  <w:szCs w:val="32"/>
                  <w:vertAlign w:val="baseline"/>
                  <w:lang w:val="en-US" w:eastAsia="zh-CN"/>
                  <w:rPrChange w:id="5141" w:author="......" w:date="2024-05-07T14:48:58Z">
                    <w:rPr>
                      <w:rFonts w:hint="eastAsia"/>
                      <w:sz w:val="24"/>
                      <w:szCs w:val="32"/>
                      <w:vertAlign w:val="baseline"/>
                      <w:lang w:val="en-US" w:eastAsia="zh-CN"/>
                    </w:rPr>
                  </w:rPrChange>
                </w:rPr>
                <w:t>用户点击目标事件的“编辑”按键；</w:t>
              </w:r>
            </w:ins>
          </w:p>
          <w:p>
            <w:pPr>
              <w:numPr>
                <w:ilvl w:val="0"/>
                <w:numId w:val="26"/>
              </w:numPr>
              <w:rPr>
                <w:ins w:id="5143" w:author="......" w:date="2024-05-06T20:52:43Z"/>
                <w:rFonts w:hint="default" w:ascii="Times New Roman" w:hAnsi="Times New Roman" w:eastAsia="宋体" w:cs="Times New Roman"/>
                <w:sz w:val="24"/>
                <w:szCs w:val="32"/>
                <w:vertAlign w:val="baseline"/>
                <w:lang w:val="en-US" w:eastAsia="zh-CN"/>
                <w:rPrChange w:id="5144" w:author="......" w:date="2024-05-07T14:48:58Z">
                  <w:rPr>
                    <w:ins w:id="5145" w:author="......" w:date="2024-05-06T20:52:43Z"/>
                    <w:rFonts w:hint="eastAsia"/>
                    <w:sz w:val="24"/>
                    <w:szCs w:val="32"/>
                    <w:vertAlign w:val="baseline"/>
                    <w:lang w:val="en-US" w:eastAsia="zh-CN"/>
                  </w:rPr>
                </w:rPrChange>
              </w:rPr>
            </w:pPr>
            <w:ins w:id="5146" w:author="......" w:date="2024-05-06T20:52:43Z">
              <w:r>
                <w:rPr>
                  <w:rFonts w:hint="default" w:ascii="Times New Roman" w:hAnsi="Times New Roman" w:eastAsia="宋体" w:cs="Times New Roman"/>
                  <w:sz w:val="24"/>
                  <w:szCs w:val="32"/>
                  <w:vertAlign w:val="baseline"/>
                  <w:lang w:val="en-US" w:eastAsia="zh-CN"/>
                  <w:rPrChange w:id="5147" w:author="......" w:date="2024-05-07T14:48:58Z">
                    <w:rPr>
                      <w:rFonts w:hint="eastAsia"/>
                      <w:sz w:val="24"/>
                      <w:szCs w:val="32"/>
                      <w:vertAlign w:val="baseline"/>
                      <w:lang w:val="en-US" w:eastAsia="zh-CN"/>
                    </w:rPr>
                  </w:rPrChange>
                </w:rPr>
                <w:t>系统弹出项目节点信息编辑界面；</w:t>
              </w:r>
            </w:ins>
          </w:p>
          <w:p>
            <w:pPr>
              <w:numPr>
                <w:ilvl w:val="0"/>
                <w:numId w:val="26"/>
              </w:numPr>
              <w:rPr>
                <w:ins w:id="5149" w:author="......" w:date="2024-05-06T20:52:43Z"/>
                <w:rFonts w:hint="default" w:ascii="Times New Roman" w:hAnsi="Times New Roman" w:eastAsia="宋体" w:cs="Times New Roman"/>
                <w:sz w:val="24"/>
                <w:szCs w:val="32"/>
                <w:vertAlign w:val="baseline"/>
                <w:lang w:val="en-US" w:eastAsia="zh-CN"/>
                <w:rPrChange w:id="5150" w:author="......" w:date="2024-05-07T14:48:58Z">
                  <w:rPr>
                    <w:ins w:id="5151" w:author="......" w:date="2024-05-06T20:52:43Z"/>
                    <w:rFonts w:hint="default"/>
                    <w:sz w:val="24"/>
                    <w:szCs w:val="32"/>
                    <w:vertAlign w:val="baseline"/>
                    <w:lang w:val="en-US" w:eastAsia="zh-CN"/>
                  </w:rPr>
                </w:rPrChange>
              </w:rPr>
            </w:pPr>
            <w:ins w:id="5152" w:author="......" w:date="2024-05-06T20:52:43Z">
              <w:r>
                <w:rPr>
                  <w:rFonts w:hint="default" w:ascii="Times New Roman" w:hAnsi="Times New Roman" w:eastAsia="宋体" w:cs="Times New Roman"/>
                  <w:sz w:val="24"/>
                  <w:szCs w:val="32"/>
                  <w:vertAlign w:val="baseline"/>
                  <w:lang w:val="en-US" w:eastAsia="zh-CN"/>
                  <w:rPrChange w:id="5153" w:author="......" w:date="2024-05-07T14:48:58Z">
                    <w:rPr>
                      <w:rFonts w:hint="eastAsia"/>
                      <w:sz w:val="24"/>
                      <w:szCs w:val="32"/>
                      <w:vertAlign w:val="baseline"/>
                      <w:lang w:val="en-US" w:eastAsia="zh-CN"/>
                    </w:rPr>
                  </w:rPrChange>
                </w:rPr>
                <w:t>用户在编辑界面修改事件信息；</w:t>
              </w:r>
            </w:ins>
          </w:p>
          <w:p>
            <w:pPr>
              <w:numPr>
                <w:ilvl w:val="0"/>
                <w:numId w:val="26"/>
              </w:numPr>
              <w:rPr>
                <w:ins w:id="5155" w:author="......" w:date="2024-05-06T20:52:43Z"/>
                <w:rFonts w:hint="default" w:ascii="Times New Roman" w:hAnsi="Times New Roman" w:eastAsia="宋体" w:cs="Times New Roman"/>
                <w:sz w:val="24"/>
                <w:szCs w:val="32"/>
                <w:vertAlign w:val="baseline"/>
                <w:lang w:val="en-US" w:eastAsia="zh-CN"/>
                <w:rPrChange w:id="5156" w:author="......" w:date="2024-05-07T14:48:58Z">
                  <w:rPr>
                    <w:ins w:id="5157" w:author="......" w:date="2024-05-06T20:52:43Z"/>
                    <w:rFonts w:hint="default"/>
                    <w:sz w:val="24"/>
                    <w:szCs w:val="32"/>
                    <w:vertAlign w:val="baseline"/>
                    <w:lang w:val="en-US" w:eastAsia="zh-CN"/>
                  </w:rPr>
                </w:rPrChange>
              </w:rPr>
            </w:pPr>
            <w:ins w:id="5158" w:author="......" w:date="2024-05-06T20:52:43Z">
              <w:r>
                <w:rPr>
                  <w:rFonts w:hint="default" w:ascii="Times New Roman" w:hAnsi="Times New Roman" w:eastAsia="宋体" w:cs="Times New Roman"/>
                  <w:sz w:val="24"/>
                  <w:szCs w:val="32"/>
                  <w:vertAlign w:val="baseline"/>
                  <w:lang w:val="en-US" w:eastAsia="zh-CN"/>
                  <w:rPrChange w:id="5159" w:author="......" w:date="2024-05-07T14:48:58Z">
                    <w:rPr>
                      <w:rFonts w:hint="eastAsia"/>
                      <w:sz w:val="24"/>
                      <w:szCs w:val="32"/>
                      <w:vertAlign w:val="baseline"/>
                      <w:lang w:val="en-US" w:eastAsia="zh-CN"/>
                    </w:rPr>
                  </w:rPrChange>
                </w:rPr>
                <w:t>点击“保存”按键，数据库以及事件列表中的节点事件信息更新。</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5161" w:author="......" w:date="2024-05-06T20:52:43Z"/>
        </w:trPr>
        <w:tc>
          <w:tcPr>
            <w:tcW w:w="1692" w:type="dxa"/>
          </w:tcPr>
          <w:p>
            <w:pPr>
              <w:numPr>
                <w:ilvl w:val="0"/>
                <w:numId w:val="0"/>
              </w:numPr>
              <w:rPr>
                <w:ins w:id="5162" w:author="......" w:date="2024-05-06T20:52:43Z"/>
                <w:rFonts w:hint="default" w:ascii="Times New Roman" w:hAnsi="Times New Roman" w:eastAsia="宋体" w:cs="Times New Roman"/>
                <w:sz w:val="24"/>
                <w:szCs w:val="32"/>
                <w:vertAlign w:val="baseline"/>
                <w:lang w:val="en-US" w:eastAsia="zh-CN"/>
                <w:rPrChange w:id="5163" w:author="......" w:date="2024-05-07T14:48:58Z">
                  <w:rPr>
                    <w:ins w:id="5164" w:author="......" w:date="2024-05-06T20:52:43Z"/>
                    <w:rFonts w:hint="default"/>
                    <w:sz w:val="24"/>
                    <w:szCs w:val="32"/>
                    <w:vertAlign w:val="baseline"/>
                    <w:lang w:val="en-US" w:eastAsia="zh-CN"/>
                  </w:rPr>
                </w:rPrChange>
              </w:rPr>
            </w:pPr>
            <w:ins w:id="5165" w:author="......" w:date="2024-05-06T20:52:43Z">
              <w:r>
                <w:rPr>
                  <w:rFonts w:hint="default" w:ascii="Times New Roman" w:hAnsi="Times New Roman" w:eastAsia="宋体" w:cs="Times New Roman"/>
                  <w:sz w:val="24"/>
                  <w:szCs w:val="32"/>
                  <w:vertAlign w:val="baseline"/>
                  <w:lang w:val="en-US" w:eastAsia="zh-CN"/>
                  <w:rPrChange w:id="5166" w:author="......" w:date="2024-05-07T14:48:58Z">
                    <w:rPr>
                      <w:rFonts w:hint="eastAsia"/>
                      <w:sz w:val="24"/>
                      <w:szCs w:val="32"/>
                      <w:vertAlign w:val="baseline"/>
                      <w:lang w:val="en-US" w:eastAsia="zh-CN"/>
                    </w:rPr>
                  </w:rPrChange>
                </w:rPr>
                <w:t>异常事件流</w:t>
              </w:r>
            </w:ins>
          </w:p>
        </w:tc>
        <w:tc>
          <w:tcPr>
            <w:tcW w:w="6830" w:type="dxa"/>
          </w:tcPr>
          <w:p>
            <w:pPr>
              <w:numPr>
                <w:ilvl w:val="0"/>
                <w:numId w:val="0"/>
              </w:numPr>
              <w:rPr>
                <w:ins w:id="5168" w:author="......" w:date="2024-05-06T20:52:43Z"/>
                <w:rFonts w:hint="default" w:ascii="Times New Roman" w:hAnsi="Times New Roman" w:eastAsia="宋体" w:cs="Times New Roman"/>
                <w:sz w:val="24"/>
                <w:szCs w:val="32"/>
                <w:vertAlign w:val="baseline"/>
                <w:lang w:val="en-US" w:eastAsia="zh-CN"/>
                <w:rPrChange w:id="5169" w:author="......" w:date="2024-05-07T14:48:58Z">
                  <w:rPr>
                    <w:ins w:id="5170" w:author="......" w:date="2024-05-06T20:52:43Z"/>
                    <w:rFonts w:hint="default"/>
                    <w:sz w:val="24"/>
                    <w:szCs w:val="32"/>
                    <w:vertAlign w:val="baseline"/>
                    <w:lang w:val="en-US" w:eastAsia="zh-CN"/>
                  </w:rPr>
                </w:rPrChange>
              </w:rPr>
            </w:pPr>
            <w:ins w:id="5171" w:author="......" w:date="2024-05-06T20:52:43Z">
              <w:r>
                <w:rPr>
                  <w:rFonts w:hint="default" w:ascii="Times New Roman" w:hAnsi="Times New Roman" w:eastAsia="宋体" w:cs="Times New Roman"/>
                  <w:sz w:val="24"/>
                  <w:szCs w:val="32"/>
                  <w:vertAlign w:val="baseline"/>
                  <w:lang w:val="en-US" w:eastAsia="zh-CN"/>
                  <w:rPrChange w:id="5172" w:author="......" w:date="2024-05-07T14:48:58Z">
                    <w:rPr>
                      <w:rFonts w:hint="eastAsia"/>
                      <w:sz w:val="24"/>
                      <w:szCs w:val="32"/>
                      <w:vertAlign w:val="baseline"/>
                      <w:lang w:val="en-US" w:eastAsia="zh-CN"/>
                    </w:rPr>
                  </w:rPrChange>
                </w:rPr>
                <w:t>1、用户在编辑界面点击“取消”退出操作，信息未成功修改。</w:t>
              </w:r>
            </w:ins>
          </w:p>
        </w:tc>
      </w:tr>
    </w:tbl>
    <w:p>
      <w:pPr>
        <w:numPr>
          <w:ilvl w:val="-1"/>
          <w:numId w:val="0"/>
        </w:numPr>
        <w:ind w:left="0" w:firstLine="0"/>
        <w:rPr>
          <w:ins w:id="5175" w:author="......" w:date="2024-05-06T21:01:29Z"/>
          <w:rFonts w:hint="default" w:ascii="Times New Roman" w:hAnsi="Times New Roman" w:eastAsia="宋体" w:cs="Times New Roman"/>
          <w:szCs w:val="32"/>
          <w:lang w:val="en-US" w:eastAsia="zh-CN"/>
          <w:rPrChange w:id="5176" w:author="......" w:date="2024-05-07T14:48:58Z">
            <w:rPr>
              <w:ins w:id="5177" w:author="......" w:date="2024-05-06T21:01:29Z"/>
              <w:rFonts w:hint="eastAsia" w:ascii="Times New Roman" w:hAnsi="Times New Roman" w:eastAsia="宋体" w:cs="Times New Roman"/>
              <w:szCs w:val="32"/>
              <w:lang w:val="en-US" w:eastAsia="zh-CN"/>
            </w:rPr>
          </w:rPrChange>
        </w:rPr>
        <w:pPrChange w:id="5174" w:author="......" w:date="2024-05-06T20:52:29Z">
          <w:pPr/>
        </w:pPrChange>
      </w:pPr>
    </w:p>
    <w:p>
      <w:pPr>
        <w:numPr>
          <w:ilvl w:val="-1"/>
          <w:numId w:val="0"/>
        </w:numPr>
        <w:ind w:left="0" w:firstLine="419"/>
        <w:rPr>
          <w:ins w:id="5179" w:author="......" w:date="2024-05-06T20:39:09Z"/>
          <w:rFonts w:hint="default" w:ascii="Times New Roman" w:hAnsi="Times New Roman" w:eastAsia="宋体" w:cs="Times New Roman"/>
          <w:szCs w:val="32"/>
          <w:lang w:val="en-US" w:eastAsia="zh-CN"/>
          <w:rPrChange w:id="5180" w:author="......" w:date="2024-05-07T14:48:58Z">
            <w:rPr>
              <w:ins w:id="5181" w:author="......" w:date="2024-05-06T20:39:09Z"/>
              <w:rFonts w:hint="default" w:ascii="Times New Roman" w:hAnsi="Times New Roman" w:eastAsia="宋体" w:cs="Times New Roman"/>
              <w:szCs w:val="32"/>
              <w:lang w:val="en-US" w:eastAsia="zh-CN"/>
            </w:rPr>
          </w:rPrChange>
        </w:rPr>
        <w:pPrChange w:id="5178" w:author="......" w:date="2024-05-06T21:01:30Z">
          <w:pPr/>
        </w:pPrChange>
      </w:pPr>
      <w:ins w:id="5182" w:author="......" w:date="2024-05-06T21:00:55Z">
        <w:r>
          <w:rPr>
            <w:rFonts w:hint="default" w:ascii="Times New Roman" w:hAnsi="Times New Roman" w:eastAsia="宋体" w:cs="Times New Roman"/>
            <w:szCs w:val="32"/>
            <w:lang w:val="en-US" w:eastAsia="zh-CN"/>
            <w:rPrChange w:id="5183" w:author="......" w:date="2024-05-07T14:48:58Z">
              <w:rPr>
                <w:rFonts w:hint="eastAsia" w:ascii="Times New Roman" w:hAnsi="Times New Roman" w:eastAsia="宋体" w:cs="Times New Roman"/>
                <w:szCs w:val="32"/>
                <w:lang w:val="en-US" w:eastAsia="zh-CN"/>
              </w:rPr>
            </w:rPrChange>
          </w:rPr>
          <w:t>各</w:t>
        </w:r>
      </w:ins>
      <w:ins w:id="5185" w:author="......" w:date="2024-05-06T21:00:58Z">
        <w:r>
          <w:rPr>
            <w:rFonts w:hint="default" w:ascii="Times New Roman" w:hAnsi="Times New Roman" w:eastAsia="宋体" w:cs="Times New Roman"/>
            <w:szCs w:val="32"/>
            <w:lang w:val="en-US" w:eastAsia="zh-CN"/>
            <w:rPrChange w:id="5186" w:author="......" w:date="2024-05-07T14:48:58Z">
              <w:rPr>
                <w:rFonts w:hint="eastAsia" w:ascii="Times New Roman" w:hAnsi="Times New Roman" w:eastAsia="宋体" w:cs="Times New Roman"/>
                <w:szCs w:val="32"/>
                <w:lang w:val="en-US" w:eastAsia="zh-CN"/>
              </w:rPr>
            </w:rPrChange>
          </w:rPr>
          <w:t>用例</w:t>
        </w:r>
      </w:ins>
      <w:ins w:id="5188" w:author="......" w:date="2024-05-06T21:00:50Z">
        <w:r>
          <w:rPr>
            <w:rFonts w:hint="default" w:ascii="Times New Roman" w:hAnsi="Times New Roman" w:eastAsia="宋体" w:cs="Times New Roman"/>
            <w:szCs w:val="32"/>
            <w:lang w:val="en-US" w:eastAsia="zh-CN"/>
            <w:rPrChange w:id="5189" w:author="......" w:date="2024-05-07T14:48:58Z">
              <w:rPr>
                <w:rFonts w:hint="eastAsia" w:ascii="Times New Roman" w:hAnsi="Times New Roman" w:eastAsia="宋体" w:cs="Times New Roman"/>
                <w:szCs w:val="32"/>
                <w:lang w:val="en-US" w:eastAsia="zh-CN"/>
              </w:rPr>
            </w:rPrChange>
          </w:rPr>
          <w:t>活动图</w:t>
        </w:r>
      </w:ins>
      <w:ins w:id="5191" w:author="......" w:date="2024-05-06T21:01:09Z">
        <w:r>
          <w:rPr>
            <w:rFonts w:hint="default" w:ascii="Times New Roman" w:hAnsi="Times New Roman" w:eastAsia="宋体" w:cs="Times New Roman"/>
            <w:szCs w:val="32"/>
            <w:lang w:val="en-US" w:eastAsia="zh-CN"/>
            <w:rPrChange w:id="5192" w:author="......" w:date="2024-05-07T14:48:58Z">
              <w:rPr>
                <w:rFonts w:hint="eastAsia" w:ascii="Times New Roman" w:hAnsi="Times New Roman" w:eastAsia="宋体" w:cs="Times New Roman"/>
                <w:szCs w:val="32"/>
                <w:lang w:val="en-US" w:eastAsia="zh-CN"/>
              </w:rPr>
            </w:rPrChange>
          </w:rPr>
          <w:t>如图</w:t>
        </w:r>
      </w:ins>
      <w:ins w:id="5194" w:author="......" w:date="2024-05-06T21:01:10Z">
        <w:r>
          <w:rPr>
            <w:rFonts w:hint="default" w:ascii="Times New Roman" w:hAnsi="Times New Roman" w:eastAsia="宋体" w:cs="Times New Roman"/>
            <w:szCs w:val="32"/>
            <w:lang w:val="en-US" w:eastAsia="zh-CN"/>
            <w:rPrChange w:id="5195" w:author="......" w:date="2024-05-07T14:48:58Z">
              <w:rPr>
                <w:rFonts w:hint="eastAsia" w:ascii="Times New Roman" w:hAnsi="Times New Roman" w:eastAsia="宋体" w:cs="Times New Roman"/>
                <w:szCs w:val="32"/>
                <w:lang w:val="en-US" w:eastAsia="zh-CN"/>
              </w:rPr>
            </w:rPrChange>
          </w:rPr>
          <w:t>3</w:t>
        </w:r>
      </w:ins>
      <w:ins w:id="5197" w:author="......" w:date="2024-05-06T21:01:11Z">
        <w:r>
          <w:rPr>
            <w:rFonts w:hint="default" w:ascii="Times New Roman" w:hAnsi="Times New Roman" w:eastAsia="宋体" w:cs="Times New Roman"/>
            <w:szCs w:val="32"/>
            <w:lang w:val="en-US" w:eastAsia="zh-CN"/>
            <w:rPrChange w:id="5198" w:author="......" w:date="2024-05-07T14:48:58Z">
              <w:rPr>
                <w:rFonts w:hint="eastAsia" w:ascii="Times New Roman" w:hAnsi="Times New Roman" w:eastAsia="宋体" w:cs="Times New Roman"/>
                <w:szCs w:val="32"/>
                <w:lang w:val="en-US" w:eastAsia="zh-CN"/>
              </w:rPr>
            </w:rPrChange>
          </w:rPr>
          <w:t>-1-</w:t>
        </w:r>
      </w:ins>
      <w:ins w:id="5200" w:author="......" w:date="2024-05-06T21:59:24Z">
        <w:r>
          <w:rPr>
            <w:rFonts w:hint="default" w:ascii="Times New Roman" w:hAnsi="Times New Roman" w:eastAsia="宋体" w:cs="Times New Roman"/>
            <w:szCs w:val="32"/>
            <w:lang w:val="en-US" w:eastAsia="zh-CN"/>
            <w:rPrChange w:id="5201" w:author="......" w:date="2024-05-07T14:48:58Z">
              <w:rPr>
                <w:rFonts w:hint="eastAsia" w:ascii="Times New Roman" w:hAnsi="Times New Roman" w:eastAsia="宋体" w:cs="Times New Roman"/>
                <w:szCs w:val="32"/>
                <w:lang w:val="en-US" w:eastAsia="zh-CN"/>
              </w:rPr>
            </w:rPrChange>
          </w:rPr>
          <w:t>2</w:t>
        </w:r>
      </w:ins>
      <w:ins w:id="5203" w:author="......" w:date="2024-05-06T21:01:15Z">
        <w:r>
          <w:rPr>
            <w:rFonts w:hint="default" w:ascii="Times New Roman" w:hAnsi="Times New Roman" w:eastAsia="宋体" w:cs="Times New Roman"/>
            <w:szCs w:val="32"/>
            <w:lang w:val="en-US" w:eastAsia="zh-CN"/>
            <w:rPrChange w:id="5204" w:author="......" w:date="2024-05-07T14:48:58Z">
              <w:rPr>
                <w:rFonts w:hint="eastAsia" w:ascii="Times New Roman" w:hAnsi="Times New Roman" w:eastAsia="宋体" w:cs="Times New Roman"/>
                <w:szCs w:val="32"/>
                <w:lang w:val="en-US" w:eastAsia="zh-CN"/>
              </w:rPr>
            </w:rPrChange>
          </w:rPr>
          <w:t>至</w:t>
        </w:r>
      </w:ins>
      <w:ins w:id="5206" w:author="......" w:date="2024-05-06T21:01:17Z">
        <w:r>
          <w:rPr>
            <w:rFonts w:hint="default" w:ascii="Times New Roman" w:hAnsi="Times New Roman" w:eastAsia="宋体" w:cs="Times New Roman"/>
            <w:szCs w:val="32"/>
            <w:lang w:val="en-US" w:eastAsia="zh-CN"/>
            <w:rPrChange w:id="5207" w:author="......" w:date="2024-05-07T14:48:58Z">
              <w:rPr>
                <w:rFonts w:hint="eastAsia" w:ascii="Times New Roman" w:hAnsi="Times New Roman" w:eastAsia="宋体" w:cs="Times New Roman"/>
                <w:szCs w:val="32"/>
                <w:lang w:val="en-US" w:eastAsia="zh-CN"/>
              </w:rPr>
            </w:rPrChange>
          </w:rPr>
          <w:t>图</w:t>
        </w:r>
      </w:ins>
      <w:ins w:id="5209" w:author="......" w:date="2024-05-06T21:01:18Z">
        <w:r>
          <w:rPr>
            <w:rFonts w:hint="default" w:ascii="Times New Roman" w:hAnsi="Times New Roman" w:eastAsia="宋体" w:cs="Times New Roman"/>
            <w:szCs w:val="32"/>
            <w:lang w:val="en-US" w:eastAsia="zh-CN"/>
            <w:rPrChange w:id="5210" w:author="......" w:date="2024-05-07T14:48:58Z">
              <w:rPr>
                <w:rFonts w:hint="eastAsia" w:ascii="Times New Roman" w:hAnsi="Times New Roman" w:eastAsia="宋体" w:cs="Times New Roman"/>
                <w:szCs w:val="32"/>
                <w:lang w:val="en-US" w:eastAsia="zh-CN"/>
              </w:rPr>
            </w:rPrChange>
          </w:rPr>
          <w:t>3-</w:t>
        </w:r>
      </w:ins>
      <w:ins w:id="5212" w:author="......" w:date="2024-05-06T21:01:19Z">
        <w:r>
          <w:rPr>
            <w:rFonts w:hint="default" w:ascii="Times New Roman" w:hAnsi="Times New Roman" w:eastAsia="宋体" w:cs="Times New Roman"/>
            <w:szCs w:val="32"/>
            <w:lang w:val="en-US" w:eastAsia="zh-CN"/>
            <w:rPrChange w:id="5213" w:author="......" w:date="2024-05-07T14:48:58Z">
              <w:rPr>
                <w:rFonts w:hint="eastAsia" w:ascii="Times New Roman" w:hAnsi="Times New Roman" w:eastAsia="宋体" w:cs="Times New Roman"/>
                <w:szCs w:val="32"/>
                <w:lang w:val="en-US" w:eastAsia="zh-CN"/>
              </w:rPr>
            </w:rPrChange>
          </w:rPr>
          <w:t>1-</w:t>
        </w:r>
      </w:ins>
      <w:ins w:id="5215" w:author="......" w:date="2024-05-06T21:59:29Z">
        <w:r>
          <w:rPr>
            <w:rFonts w:hint="default" w:ascii="Times New Roman" w:hAnsi="Times New Roman" w:eastAsia="宋体" w:cs="Times New Roman"/>
            <w:szCs w:val="32"/>
            <w:lang w:val="en-US" w:eastAsia="zh-CN"/>
            <w:rPrChange w:id="5216" w:author="......" w:date="2024-05-07T14:48:58Z">
              <w:rPr>
                <w:rFonts w:hint="eastAsia" w:ascii="Times New Roman" w:hAnsi="Times New Roman" w:eastAsia="宋体" w:cs="Times New Roman"/>
                <w:szCs w:val="32"/>
                <w:lang w:val="en-US" w:eastAsia="zh-CN"/>
              </w:rPr>
            </w:rPrChange>
          </w:rPr>
          <w:t>8</w:t>
        </w:r>
      </w:ins>
      <w:ins w:id="5218" w:author="......" w:date="2024-05-06T21:01:24Z">
        <w:r>
          <w:rPr>
            <w:rFonts w:hint="default" w:ascii="Times New Roman" w:hAnsi="Times New Roman" w:eastAsia="宋体" w:cs="Times New Roman"/>
            <w:szCs w:val="32"/>
            <w:lang w:val="en-US" w:eastAsia="zh-CN"/>
            <w:rPrChange w:id="5219" w:author="......" w:date="2024-05-07T14:48:58Z">
              <w:rPr>
                <w:rFonts w:hint="eastAsia" w:ascii="Times New Roman" w:hAnsi="Times New Roman" w:eastAsia="宋体" w:cs="Times New Roman"/>
                <w:szCs w:val="32"/>
                <w:lang w:val="en-US" w:eastAsia="zh-CN"/>
              </w:rPr>
            </w:rPrChange>
          </w:rPr>
          <w:t>所示</w:t>
        </w:r>
      </w:ins>
      <w:ins w:id="5221" w:author="......" w:date="2024-05-06T21:01:25Z">
        <w:r>
          <w:rPr>
            <w:rFonts w:hint="default" w:ascii="Times New Roman" w:hAnsi="Times New Roman" w:eastAsia="宋体" w:cs="Times New Roman"/>
            <w:szCs w:val="32"/>
            <w:lang w:val="en-US" w:eastAsia="zh-CN"/>
            <w:rPrChange w:id="5222" w:author="......" w:date="2024-05-07T14:48:58Z">
              <w:rPr>
                <w:rFonts w:hint="eastAsia" w:ascii="Times New Roman" w:hAnsi="Times New Roman" w:eastAsia="宋体" w:cs="Times New Roman"/>
                <w:szCs w:val="32"/>
                <w:lang w:val="en-US" w:eastAsia="zh-CN"/>
              </w:rPr>
            </w:rPrChange>
          </w:rPr>
          <w:t>：</w:t>
        </w:r>
      </w:ins>
    </w:p>
    <w:p>
      <w:pPr>
        <w:numPr>
          <w:ilvl w:val="0"/>
          <w:numId w:val="0"/>
        </w:numPr>
        <w:rPr>
          <w:ins w:id="5225" w:author="......" w:date="2024-05-06T21:06:46Z"/>
          <w:rFonts w:hint="default" w:ascii="Times New Roman" w:hAnsi="Times New Roman" w:eastAsia="宋体" w:cs="Times New Roman"/>
          <w:lang w:eastAsia="zh-CN"/>
          <w:rPrChange w:id="5226" w:author="......" w:date="2024-05-07T14:48:58Z">
            <w:rPr>
              <w:ins w:id="5227" w:author="......" w:date="2024-05-06T21:06:46Z"/>
              <w:rFonts w:hint="default" w:eastAsiaTheme="minorEastAsia"/>
              <w:lang w:eastAsia="zh-CN"/>
            </w:rPr>
          </w:rPrChange>
        </w:rPr>
        <w:pPrChange w:id="5224" w:author="......" w:date="2024-05-06T20:50:46Z">
          <w:pPr/>
        </w:pPrChange>
      </w:pPr>
      <w:ins w:id="5228" w:author="......" w:date="2024-05-07T14:35:04Z">
        <w:r>
          <w:rPr>
            <w:rFonts w:hint="default" w:ascii="Times New Roman" w:hAnsi="Times New Roman" w:eastAsia="宋体" w:cs="Times New Roman"/>
            <w:lang w:val="en-US" w:eastAsia="zh-CN"/>
            <w:rPrChange w:id="5232" w:author="......" w:date="2024-05-07T14:48:58Z">
              <w:rPr>
                <w:rFonts w:hint="default" w:ascii="Times New Roman" w:hAnsi="Times New Roman" w:eastAsia="宋体" w:cs="Times New Roman"/>
                <w:lang w:val="en-US" w:eastAsia="zh-CN"/>
              </w:rPr>
            </w:rPrChange>
          </w:rPr>
          <w:drawing>
            <wp:inline distT="0" distB="0" distL="114300" distR="114300">
              <wp:extent cx="2203450" cy="3030220"/>
              <wp:effectExtent l="0" t="0" r="6350" b="5080"/>
              <wp:docPr id="17" name="图片 17" descr="26b6c704cd86036df8b0e8476f512a1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6b6c704cd86036df8b0e8476f512a1a_"/>
                      <pic:cNvPicPr>
                        <a:picLocks noChangeAspect="1"/>
                      </pic:cNvPicPr>
                    </pic:nvPicPr>
                    <pic:blipFill>
                      <a:blip r:embed="rId9"/>
                      <a:stretch>
                        <a:fillRect/>
                      </a:stretch>
                    </pic:blipFill>
                    <pic:spPr>
                      <a:xfrm>
                        <a:off x="0" y="0"/>
                        <a:ext cx="2203450" cy="3030220"/>
                      </a:xfrm>
                      <a:prstGeom prst="rect">
                        <a:avLst/>
                      </a:prstGeom>
                    </pic:spPr>
                  </pic:pic>
                </a:graphicData>
              </a:graphic>
            </wp:inline>
          </w:drawing>
        </w:r>
      </w:ins>
      <w:ins w:id="5234" w:author="......" w:date="2024-05-06T21:07:02Z">
        <w:r>
          <w:rPr>
            <w:rFonts w:hint="default" w:ascii="Times New Roman" w:hAnsi="Times New Roman" w:eastAsia="宋体" w:cs="Times New Roman"/>
            <w:lang w:val="en-US" w:eastAsia="zh-CN"/>
            <w:rPrChange w:id="5235" w:author="......" w:date="2024-05-07T14:48:58Z">
              <w:rPr>
                <w:rFonts w:hint="eastAsia"/>
                <w:lang w:val="en-US" w:eastAsia="zh-CN"/>
              </w:rPr>
            </w:rPrChange>
          </w:rPr>
          <w:t xml:space="preserve"> </w:t>
        </w:r>
      </w:ins>
      <w:ins w:id="5237" w:author="......" w:date="2024-05-06T21:07:03Z">
        <w:r>
          <w:rPr>
            <w:rFonts w:hint="default" w:ascii="Times New Roman" w:hAnsi="Times New Roman" w:eastAsia="宋体" w:cs="Times New Roman"/>
            <w:lang w:val="en-US" w:eastAsia="zh-CN"/>
            <w:rPrChange w:id="5238" w:author="......" w:date="2024-05-07T14:48:58Z">
              <w:rPr>
                <w:rFonts w:hint="eastAsia"/>
                <w:lang w:val="en-US" w:eastAsia="zh-CN"/>
              </w:rPr>
            </w:rPrChange>
          </w:rPr>
          <w:t xml:space="preserve"> </w:t>
        </w:r>
      </w:ins>
      <w:ins w:id="5240" w:author="......" w:date="2024-05-06T21:06:37Z">
        <w:r>
          <w:rPr>
            <w:rFonts w:hint="default" w:ascii="Times New Roman" w:hAnsi="Times New Roman" w:eastAsia="宋体" w:cs="Times New Roman"/>
            <w:lang w:eastAsia="zh-CN"/>
            <w:rPrChange w:id="5244" w:author="......" w:date="2024-05-07T14:48:58Z">
              <w:rPr>
                <w:rFonts w:hint="default" w:eastAsiaTheme="minorEastAsia"/>
                <w:lang w:eastAsia="zh-CN"/>
              </w:rPr>
            </w:rPrChange>
          </w:rPr>
          <w:drawing>
            <wp:inline distT="0" distB="0" distL="114300" distR="114300">
              <wp:extent cx="2345690" cy="2986405"/>
              <wp:effectExtent l="0" t="0" r="3810" b="10795"/>
              <wp:docPr id="10" name="图片 10" descr="Screenshot_20240506_163531_com.newskyer.dr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creenshot_20240506_163531_com.newskyer.draw"/>
                      <pic:cNvPicPr>
                        <a:picLocks noChangeAspect="1"/>
                      </pic:cNvPicPr>
                    </pic:nvPicPr>
                    <pic:blipFill>
                      <a:blip r:embed="rId10"/>
                      <a:stretch>
                        <a:fillRect/>
                      </a:stretch>
                    </pic:blipFill>
                    <pic:spPr>
                      <a:xfrm>
                        <a:off x="0" y="0"/>
                        <a:ext cx="2345690" cy="2986405"/>
                      </a:xfrm>
                      <a:prstGeom prst="rect">
                        <a:avLst/>
                      </a:prstGeom>
                    </pic:spPr>
                  </pic:pic>
                </a:graphicData>
              </a:graphic>
            </wp:inline>
          </w:drawing>
        </w:r>
      </w:ins>
    </w:p>
    <w:p>
      <w:pPr>
        <w:numPr>
          <w:ilvl w:val="0"/>
          <w:numId w:val="0"/>
        </w:numPr>
        <w:ind w:firstLine="420" w:firstLineChars="200"/>
        <w:rPr>
          <w:ins w:id="5247" w:author="......" w:date="2024-05-06T21:07:47Z"/>
          <w:rFonts w:hint="default" w:ascii="Times New Roman" w:hAnsi="Times New Roman" w:eastAsia="宋体" w:cs="Times New Roman"/>
          <w:sz w:val="21"/>
          <w:szCs w:val="21"/>
          <w:lang w:val="en-US" w:eastAsia="zh-CN"/>
          <w:rPrChange w:id="5248" w:author="......" w:date="2024-05-07T14:48:58Z">
            <w:rPr>
              <w:ins w:id="5249" w:author="......" w:date="2024-05-06T21:07:47Z"/>
              <w:rFonts w:hint="default" w:eastAsiaTheme="minorEastAsia"/>
              <w:lang w:val="en-US" w:eastAsia="zh-CN"/>
            </w:rPr>
          </w:rPrChange>
        </w:rPr>
        <w:pPrChange w:id="5246" w:author="......" w:date="2024-05-06T21:08:05Z">
          <w:pPr>
            <w:numPr>
              <w:ilvl w:val="0"/>
              <w:numId w:val="0"/>
            </w:numPr>
          </w:pPr>
        </w:pPrChange>
      </w:pPr>
      <w:ins w:id="5250" w:author="......" w:date="2024-05-06T21:07:07Z">
        <w:r>
          <w:rPr>
            <w:rFonts w:hint="default" w:ascii="Times New Roman" w:hAnsi="Times New Roman" w:eastAsia="宋体" w:cs="Times New Roman"/>
            <w:sz w:val="21"/>
            <w:szCs w:val="21"/>
            <w:lang w:val="en-US" w:eastAsia="zh-CN"/>
            <w:rPrChange w:id="5251" w:author="......" w:date="2024-05-07T14:48:58Z">
              <w:rPr>
                <w:rFonts w:hint="eastAsia"/>
                <w:lang w:val="en-US" w:eastAsia="zh-CN"/>
              </w:rPr>
            </w:rPrChange>
          </w:rPr>
          <w:t>图</w:t>
        </w:r>
      </w:ins>
      <w:ins w:id="5253" w:author="......" w:date="2024-05-06T21:07:09Z">
        <w:r>
          <w:rPr>
            <w:rFonts w:hint="default" w:ascii="Times New Roman" w:hAnsi="Times New Roman" w:eastAsia="宋体" w:cs="Times New Roman"/>
            <w:sz w:val="21"/>
            <w:szCs w:val="21"/>
            <w:lang w:val="en-US" w:eastAsia="zh-CN"/>
            <w:rPrChange w:id="5254" w:author="......" w:date="2024-05-07T14:48:58Z">
              <w:rPr>
                <w:rFonts w:hint="eastAsia"/>
                <w:lang w:val="en-US" w:eastAsia="zh-CN"/>
              </w:rPr>
            </w:rPrChange>
          </w:rPr>
          <w:t>3-1</w:t>
        </w:r>
      </w:ins>
      <w:ins w:id="5256" w:author="......" w:date="2024-05-06T21:07:10Z">
        <w:r>
          <w:rPr>
            <w:rFonts w:hint="default" w:ascii="Times New Roman" w:hAnsi="Times New Roman" w:eastAsia="宋体" w:cs="Times New Roman"/>
            <w:sz w:val="21"/>
            <w:szCs w:val="21"/>
            <w:lang w:val="en-US" w:eastAsia="zh-CN"/>
            <w:rPrChange w:id="5257" w:author="......" w:date="2024-05-07T14:48:58Z">
              <w:rPr>
                <w:rFonts w:hint="eastAsia"/>
                <w:lang w:val="en-US" w:eastAsia="zh-CN"/>
              </w:rPr>
            </w:rPrChange>
          </w:rPr>
          <w:t>-</w:t>
        </w:r>
      </w:ins>
      <w:ins w:id="5259" w:author="......" w:date="2024-05-06T21:59:32Z">
        <w:r>
          <w:rPr>
            <w:rFonts w:hint="default" w:ascii="Times New Roman" w:hAnsi="Times New Roman" w:eastAsia="宋体" w:cs="Times New Roman"/>
            <w:sz w:val="21"/>
            <w:szCs w:val="21"/>
            <w:lang w:val="en-US" w:eastAsia="zh-CN"/>
            <w:rPrChange w:id="5260" w:author="......" w:date="2024-05-07T14:48:58Z">
              <w:rPr>
                <w:rFonts w:hint="eastAsia" w:ascii="Times New Roman" w:hAnsi="Times New Roman" w:cs="Times New Roman"/>
                <w:sz w:val="21"/>
                <w:szCs w:val="21"/>
                <w:lang w:val="en-US" w:eastAsia="zh-CN"/>
              </w:rPr>
            </w:rPrChange>
          </w:rPr>
          <w:t>2</w:t>
        </w:r>
      </w:ins>
      <w:ins w:id="5262" w:author="......" w:date="2024-05-06T21:07:30Z">
        <w:r>
          <w:rPr>
            <w:rFonts w:hint="default" w:ascii="Times New Roman" w:hAnsi="Times New Roman" w:eastAsia="宋体" w:cs="Times New Roman"/>
            <w:sz w:val="21"/>
            <w:szCs w:val="21"/>
            <w:lang w:val="en-US" w:eastAsia="zh-CN"/>
            <w:rPrChange w:id="5263" w:author="......" w:date="2024-05-07T14:48:58Z">
              <w:rPr>
                <w:rFonts w:hint="eastAsia"/>
                <w:lang w:val="en-US" w:eastAsia="zh-CN"/>
              </w:rPr>
            </w:rPrChange>
          </w:rPr>
          <w:t xml:space="preserve"> </w:t>
        </w:r>
      </w:ins>
      <w:ins w:id="5265" w:author="......" w:date="2024-05-06T21:07:30Z">
        <w:r>
          <w:rPr>
            <w:rFonts w:hint="default" w:ascii="Times New Roman" w:hAnsi="Times New Roman" w:eastAsia="宋体" w:cs="Times New Roman"/>
            <w:sz w:val="21"/>
            <w:szCs w:val="24"/>
            <w:vertAlign w:val="baseline"/>
            <w:lang w:val="en-US" w:eastAsia="zh-CN"/>
            <w:rPrChange w:id="5266" w:author="......" w:date="2024-05-07T14:48:58Z">
              <w:rPr>
                <w:rFonts w:hint="eastAsia"/>
                <w:sz w:val="24"/>
                <w:szCs w:val="32"/>
                <w:vertAlign w:val="baseline"/>
                <w:lang w:val="en-US" w:eastAsia="zh-CN"/>
              </w:rPr>
            </w:rPrChange>
          </w:rPr>
          <w:t>创建项目</w:t>
        </w:r>
      </w:ins>
      <w:ins w:id="5268" w:author="......" w:date="2024-05-06T21:07:33Z">
        <w:r>
          <w:rPr>
            <w:rFonts w:hint="default" w:ascii="Times New Roman" w:hAnsi="Times New Roman" w:eastAsia="宋体" w:cs="Times New Roman"/>
            <w:sz w:val="21"/>
            <w:szCs w:val="24"/>
            <w:vertAlign w:val="baseline"/>
            <w:lang w:val="en-US" w:eastAsia="zh-CN"/>
            <w:rPrChange w:id="5269" w:author="......" w:date="2024-05-07T14:48:58Z">
              <w:rPr>
                <w:rFonts w:hint="eastAsia"/>
                <w:sz w:val="24"/>
                <w:szCs w:val="32"/>
                <w:vertAlign w:val="baseline"/>
                <w:lang w:val="en-US" w:eastAsia="zh-CN"/>
              </w:rPr>
            </w:rPrChange>
          </w:rPr>
          <w:t>活动图</w:t>
        </w:r>
      </w:ins>
      <w:ins w:id="5271" w:author="......" w:date="2024-05-06T21:07:49Z">
        <w:r>
          <w:rPr>
            <w:rFonts w:hint="default" w:ascii="Times New Roman" w:hAnsi="Times New Roman" w:eastAsia="宋体" w:cs="Times New Roman"/>
            <w:sz w:val="21"/>
            <w:szCs w:val="24"/>
            <w:vertAlign w:val="baseline"/>
            <w:lang w:val="en-US" w:eastAsia="zh-CN"/>
            <w:rPrChange w:id="5272" w:author="......" w:date="2024-05-07T14:48:58Z">
              <w:rPr>
                <w:rFonts w:hint="eastAsia"/>
                <w:sz w:val="24"/>
                <w:szCs w:val="32"/>
                <w:vertAlign w:val="baseline"/>
                <w:lang w:val="en-US" w:eastAsia="zh-CN"/>
              </w:rPr>
            </w:rPrChange>
          </w:rPr>
          <w:t xml:space="preserve"> </w:t>
        </w:r>
      </w:ins>
      <w:ins w:id="5274" w:author="......" w:date="2024-05-06T21:07:51Z">
        <w:r>
          <w:rPr>
            <w:rFonts w:hint="default" w:ascii="Times New Roman" w:hAnsi="Times New Roman" w:eastAsia="宋体" w:cs="Times New Roman"/>
            <w:sz w:val="21"/>
            <w:szCs w:val="24"/>
            <w:vertAlign w:val="baseline"/>
            <w:lang w:val="en-US" w:eastAsia="zh-CN"/>
            <w:rPrChange w:id="5275" w:author="......" w:date="2024-05-07T14:48:58Z">
              <w:rPr>
                <w:rFonts w:hint="eastAsia"/>
                <w:sz w:val="24"/>
                <w:szCs w:val="32"/>
                <w:vertAlign w:val="baseline"/>
                <w:lang w:val="en-US" w:eastAsia="zh-CN"/>
              </w:rPr>
            </w:rPrChange>
          </w:rPr>
          <w:t xml:space="preserve">       </w:t>
        </w:r>
      </w:ins>
      <w:ins w:id="5277" w:author="......" w:date="2024-05-06T21:07:52Z">
        <w:r>
          <w:rPr>
            <w:rFonts w:hint="default" w:ascii="Times New Roman" w:hAnsi="Times New Roman" w:eastAsia="宋体" w:cs="Times New Roman"/>
            <w:sz w:val="21"/>
            <w:szCs w:val="24"/>
            <w:vertAlign w:val="baseline"/>
            <w:lang w:val="en-US" w:eastAsia="zh-CN"/>
            <w:rPrChange w:id="5278" w:author="......" w:date="2024-05-07T14:48:58Z">
              <w:rPr>
                <w:rFonts w:hint="eastAsia"/>
                <w:sz w:val="24"/>
                <w:szCs w:val="32"/>
                <w:vertAlign w:val="baseline"/>
                <w:lang w:val="en-US" w:eastAsia="zh-CN"/>
              </w:rPr>
            </w:rPrChange>
          </w:rPr>
          <w:t xml:space="preserve">           </w:t>
        </w:r>
      </w:ins>
      <w:ins w:id="5280" w:author="......" w:date="2024-05-06T21:08:02Z">
        <w:r>
          <w:rPr>
            <w:rFonts w:hint="default" w:ascii="Times New Roman" w:hAnsi="Times New Roman" w:eastAsia="宋体" w:cs="Times New Roman"/>
            <w:sz w:val="21"/>
            <w:szCs w:val="24"/>
            <w:vertAlign w:val="baseline"/>
            <w:lang w:val="en-US" w:eastAsia="zh-CN"/>
            <w:rPrChange w:id="5281" w:author="......" w:date="2024-05-07T14:48:58Z">
              <w:rPr>
                <w:rFonts w:hint="eastAsia"/>
                <w:sz w:val="21"/>
                <w:szCs w:val="24"/>
                <w:vertAlign w:val="baseline"/>
                <w:lang w:val="en-US" w:eastAsia="zh-CN"/>
              </w:rPr>
            </w:rPrChange>
          </w:rPr>
          <w:t xml:space="preserve">  </w:t>
        </w:r>
      </w:ins>
      <w:ins w:id="5283" w:author="......" w:date="2024-05-06T21:07:47Z">
        <w:r>
          <w:rPr>
            <w:rFonts w:hint="default" w:ascii="Times New Roman" w:hAnsi="Times New Roman" w:eastAsia="宋体" w:cs="Times New Roman"/>
            <w:sz w:val="21"/>
            <w:szCs w:val="21"/>
            <w:lang w:val="en-US" w:eastAsia="zh-CN"/>
            <w:rPrChange w:id="5284" w:author="......" w:date="2024-05-07T14:48:58Z">
              <w:rPr>
                <w:rFonts w:hint="eastAsia"/>
                <w:lang w:val="en-US" w:eastAsia="zh-CN"/>
              </w:rPr>
            </w:rPrChange>
          </w:rPr>
          <w:t>图3-1-</w:t>
        </w:r>
      </w:ins>
      <w:ins w:id="5286" w:author="......" w:date="2024-05-06T21:59:35Z">
        <w:r>
          <w:rPr>
            <w:rFonts w:hint="default" w:ascii="Times New Roman" w:hAnsi="Times New Roman" w:eastAsia="宋体" w:cs="Times New Roman"/>
            <w:sz w:val="21"/>
            <w:szCs w:val="21"/>
            <w:lang w:val="en-US" w:eastAsia="zh-CN"/>
            <w:rPrChange w:id="5287" w:author="......" w:date="2024-05-07T14:48:58Z">
              <w:rPr>
                <w:rFonts w:hint="eastAsia" w:ascii="Times New Roman" w:hAnsi="Times New Roman" w:cs="Times New Roman"/>
                <w:sz w:val="21"/>
                <w:szCs w:val="21"/>
                <w:lang w:val="en-US" w:eastAsia="zh-CN"/>
              </w:rPr>
            </w:rPrChange>
          </w:rPr>
          <w:t>3</w:t>
        </w:r>
      </w:ins>
      <w:ins w:id="5289" w:author="......" w:date="2024-05-06T21:07:47Z">
        <w:r>
          <w:rPr>
            <w:rFonts w:hint="default" w:ascii="Times New Roman" w:hAnsi="Times New Roman" w:eastAsia="宋体" w:cs="Times New Roman"/>
            <w:sz w:val="21"/>
            <w:szCs w:val="21"/>
            <w:lang w:val="en-US" w:eastAsia="zh-CN"/>
            <w:rPrChange w:id="5290" w:author="......" w:date="2024-05-07T14:48:58Z">
              <w:rPr>
                <w:rFonts w:hint="eastAsia"/>
                <w:lang w:val="en-US" w:eastAsia="zh-CN"/>
              </w:rPr>
            </w:rPrChange>
          </w:rPr>
          <w:t xml:space="preserve"> </w:t>
        </w:r>
      </w:ins>
      <w:ins w:id="5292" w:author="......" w:date="2024-05-06T21:08:12Z">
        <w:r>
          <w:rPr>
            <w:rFonts w:hint="default" w:ascii="Times New Roman" w:hAnsi="Times New Roman" w:eastAsia="宋体" w:cs="Times New Roman"/>
            <w:sz w:val="21"/>
            <w:szCs w:val="21"/>
            <w:lang w:val="en-US" w:eastAsia="zh-CN"/>
            <w:rPrChange w:id="5293" w:author="......" w:date="2024-05-07T14:48:58Z">
              <w:rPr>
                <w:rFonts w:hint="eastAsia"/>
                <w:sz w:val="21"/>
                <w:szCs w:val="21"/>
                <w:lang w:val="en-US" w:eastAsia="zh-CN"/>
              </w:rPr>
            </w:rPrChange>
          </w:rPr>
          <w:t>编辑</w:t>
        </w:r>
      </w:ins>
      <w:ins w:id="5295" w:author="......" w:date="2024-05-06T21:07:47Z">
        <w:r>
          <w:rPr>
            <w:rFonts w:hint="default" w:ascii="Times New Roman" w:hAnsi="Times New Roman" w:eastAsia="宋体" w:cs="Times New Roman"/>
            <w:sz w:val="21"/>
            <w:szCs w:val="24"/>
            <w:vertAlign w:val="baseline"/>
            <w:lang w:val="en-US" w:eastAsia="zh-CN"/>
            <w:rPrChange w:id="5296" w:author="......" w:date="2024-05-07T14:48:58Z">
              <w:rPr>
                <w:rFonts w:hint="eastAsia"/>
                <w:sz w:val="24"/>
                <w:szCs w:val="32"/>
                <w:vertAlign w:val="baseline"/>
                <w:lang w:val="en-US" w:eastAsia="zh-CN"/>
              </w:rPr>
            </w:rPrChange>
          </w:rPr>
          <w:t>项目活动图</w:t>
        </w:r>
      </w:ins>
    </w:p>
    <w:p>
      <w:pPr>
        <w:numPr>
          <w:ilvl w:val="0"/>
          <w:numId w:val="0"/>
        </w:numPr>
        <w:rPr>
          <w:ins w:id="5299" w:author="......" w:date="2024-05-06T21:06:48Z"/>
          <w:rFonts w:hint="default" w:ascii="Times New Roman" w:hAnsi="Times New Roman" w:eastAsia="宋体" w:cs="Times New Roman"/>
          <w:lang w:val="en-US" w:eastAsia="zh-CN"/>
          <w:rPrChange w:id="5300" w:author="......" w:date="2024-05-07T14:48:58Z">
            <w:rPr>
              <w:ins w:id="5301" w:author="......" w:date="2024-05-06T21:06:48Z"/>
              <w:rFonts w:hint="default" w:eastAsiaTheme="minorEastAsia"/>
              <w:lang w:val="en-US" w:eastAsia="zh-CN"/>
            </w:rPr>
          </w:rPrChange>
        </w:rPr>
        <w:pPrChange w:id="5298" w:author="......" w:date="2024-05-06T20:50:46Z">
          <w:pPr/>
        </w:pPrChange>
      </w:pPr>
    </w:p>
    <w:p>
      <w:pPr>
        <w:numPr>
          <w:ilvl w:val="0"/>
          <w:numId w:val="0"/>
        </w:numPr>
        <w:rPr>
          <w:ins w:id="5303" w:author="......" w:date="2024-05-06T21:08:19Z"/>
          <w:rFonts w:hint="default" w:ascii="Times New Roman" w:hAnsi="Times New Roman" w:eastAsia="宋体" w:cs="Times New Roman"/>
          <w:lang w:eastAsia="zh-CN"/>
          <w:rPrChange w:id="5304" w:author="......" w:date="2024-05-07T14:48:58Z">
            <w:rPr>
              <w:ins w:id="5305" w:author="......" w:date="2024-05-06T21:08:19Z"/>
              <w:rFonts w:hint="default" w:eastAsiaTheme="minorEastAsia"/>
              <w:lang w:eastAsia="zh-CN"/>
            </w:rPr>
          </w:rPrChange>
        </w:rPr>
        <w:pPrChange w:id="5302" w:author="......" w:date="2024-05-06T20:50:46Z">
          <w:pPr/>
        </w:pPrChange>
      </w:pPr>
      <w:ins w:id="5306" w:author="......" w:date="2024-05-06T21:01:49Z">
        <w:r>
          <w:rPr>
            <w:rFonts w:hint="default" w:ascii="Times New Roman" w:hAnsi="Times New Roman" w:eastAsia="宋体" w:cs="Times New Roman"/>
            <w:lang w:eastAsia="zh-CN"/>
            <w:rPrChange w:id="5310" w:author="......" w:date="2024-05-07T14:48:58Z">
              <w:rPr>
                <w:rFonts w:hint="default" w:eastAsiaTheme="minorEastAsia"/>
                <w:lang w:eastAsia="zh-CN"/>
              </w:rPr>
            </w:rPrChange>
          </w:rPr>
          <w:drawing>
            <wp:inline distT="0" distB="0" distL="114300" distR="114300">
              <wp:extent cx="2419985" cy="3373120"/>
              <wp:effectExtent l="0" t="0" r="5715" b="5080"/>
              <wp:docPr id="9" name="图片 9" descr="Screenshot_20240506_163546_com.newskyer.dr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creenshot_20240506_163546_com.newskyer.draw"/>
                      <pic:cNvPicPr>
                        <a:picLocks noChangeAspect="1"/>
                      </pic:cNvPicPr>
                    </pic:nvPicPr>
                    <pic:blipFill>
                      <a:blip r:embed="rId11"/>
                      <a:stretch>
                        <a:fillRect/>
                      </a:stretch>
                    </pic:blipFill>
                    <pic:spPr>
                      <a:xfrm>
                        <a:off x="0" y="0"/>
                        <a:ext cx="2419985" cy="3373120"/>
                      </a:xfrm>
                      <a:prstGeom prst="rect">
                        <a:avLst/>
                      </a:prstGeom>
                    </pic:spPr>
                  </pic:pic>
                </a:graphicData>
              </a:graphic>
            </wp:inline>
          </w:drawing>
        </w:r>
      </w:ins>
      <w:ins w:id="5312" w:author="......" w:date="2024-05-06T21:09:01Z">
        <w:r>
          <w:rPr>
            <w:rFonts w:hint="default" w:ascii="Times New Roman" w:hAnsi="Times New Roman" w:eastAsia="宋体" w:cs="Times New Roman"/>
            <w:lang w:val="en-US" w:eastAsia="zh-CN"/>
            <w:rPrChange w:id="5313" w:author="......" w:date="2024-05-07T14:48:58Z">
              <w:rPr>
                <w:rFonts w:hint="eastAsia"/>
                <w:lang w:val="en-US" w:eastAsia="zh-CN"/>
              </w:rPr>
            </w:rPrChange>
          </w:rPr>
          <w:t xml:space="preserve"> </w:t>
        </w:r>
      </w:ins>
      <w:ins w:id="5315" w:author="......" w:date="2024-05-06T21:08:30Z">
        <w:r>
          <w:rPr>
            <w:rFonts w:hint="default" w:ascii="Times New Roman" w:hAnsi="Times New Roman" w:eastAsia="宋体" w:cs="Times New Roman"/>
            <w:lang w:val="en-US" w:eastAsia="zh-CN"/>
            <w:rPrChange w:id="5316" w:author="......" w:date="2024-05-07T14:48:58Z">
              <w:rPr>
                <w:rFonts w:hint="eastAsia"/>
                <w:lang w:val="en-US" w:eastAsia="zh-CN"/>
              </w:rPr>
            </w:rPrChange>
          </w:rPr>
          <w:t xml:space="preserve"> </w:t>
        </w:r>
      </w:ins>
      <w:ins w:id="5318" w:author="......" w:date="2024-05-06T21:11:09Z">
        <w:r>
          <w:rPr>
            <w:rFonts w:hint="default" w:ascii="Times New Roman" w:hAnsi="Times New Roman" w:eastAsia="宋体" w:cs="Times New Roman"/>
            <w:lang w:val="en-US" w:eastAsia="zh-CN"/>
            <w:rPrChange w:id="5319" w:author="......" w:date="2024-05-07T14:48:58Z">
              <w:rPr>
                <w:rFonts w:hint="eastAsia"/>
                <w:lang w:val="en-US" w:eastAsia="zh-CN"/>
              </w:rPr>
            </w:rPrChange>
          </w:rPr>
          <w:t xml:space="preserve"> </w:t>
        </w:r>
      </w:ins>
      <w:ins w:id="5321" w:author="......" w:date="2024-05-06T21:01:49Z">
        <w:r>
          <w:rPr>
            <w:rFonts w:hint="default" w:ascii="Times New Roman" w:hAnsi="Times New Roman" w:eastAsia="宋体" w:cs="Times New Roman"/>
            <w:lang w:eastAsia="zh-CN"/>
            <w:rPrChange w:id="5325" w:author="......" w:date="2024-05-07T14:48:58Z">
              <w:rPr>
                <w:rFonts w:hint="default" w:eastAsiaTheme="minorEastAsia"/>
                <w:lang w:eastAsia="zh-CN"/>
              </w:rPr>
            </w:rPrChange>
          </w:rPr>
          <w:drawing>
            <wp:inline distT="0" distB="0" distL="114300" distR="114300">
              <wp:extent cx="2456815" cy="3382645"/>
              <wp:effectExtent l="0" t="0" r="6985" b="8255"/>
              <wp:docPr id="8" name="图片 8" descr="Screenshot_20240506_163601_com.newskyer.dr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creenshot_20240506_163601_com.newskyer.draw"/>
                      <pic:cNvPicPr>
                        <a:picLocks noChangeAspect="1"/>
                      </pic:cNvPicPr>
                    </pic:nvPicPr>
                    <pic:blipFill>
                      <a:blip r:embed="rId12"/>
                      <a:stretch>
                        <a:fillRect/>
                      </a:stretch>
                    </pic:blipFill>
                    <pic:spPr>
                      <a:xfrm>
                        <a:off x="0" y="0"/>
                        <a:ext cx="2456815" cy="3382645"/>
                      </a:xfrm>
                      <a:prstGeom prst="rect">
                        <a:avLst/>
                      </a:prstGeom>
                    </pic:spPr>
                  </pic:pic>
                </a:graphicData>
              </a:graphic>
            </wp:inline>
          </w:drawing>
        </w:r>
      </w:ins>
    </w:p>
    <w:p>
      <w:pPr>
        <w:numPr>
          <w:ilvl w:val="0"/>
          <w:numId w:val="0"/>
        </w:numPr>
        <w:ind w:firstLine="420" w:firstLineChars="200"/>
        <w:rPr>
          <w:ins w:id="5327" w:author="......" w:date="2024-05-06T21:08:20Z"/>
          <w:rFonts w:hint="default" w:ascii="Times New Roman" w:hAnsi="Times New Roman" w:eastAsia="宋体" w:cs="Times New Roman"/>
          <w:sz w:val="21"/>
          <w:szCs w:val="21"/>
          <w:lang w:val="en-US" w:eastAsia="zh-CN"/>
          <w:rPrChange w:id="5328" w:author="......" w:date="2024-05-07T14:48:58Z">
            <w:rPr>
              <w:ins w:id="5329" w:author="......" w:date="2024-05-06T21:08:20Z"/>
              <w:rFonts w:hint="default" w:eastAsiaTheme="minorEastAsia"/>
              <w:sz w:val="21"/>
              <w:szCs w:val="21"/>
              <w:lang w:val="en-US" w:eastAsia="zh-CN"/>
            </w:rPr>
          </w:rPrChange>
        </w:rPr>
      </w:pPr>
      <w:ins w:id="5330" w:author="......" w:date="2024-05-06T21:08:20Z">
        <w:r>
          <w:rPr>
            <w:rFonts w:hint="default" w:ascii="Times New Roman" w:hAnsi="Times New Roman" w:eastAsia="宋体" w:cs="Times New Roman"/>
            <w:sz w:val="21"/>
            <w:szCs w:val="21"/>
            <w:lang w:val="en-US" w:eastAsia="zh-CN"/>
            <w:rPrChange w:id="5331" w:author="......" w:date="2024-05-07T14:48:58Z">
              <w:rPr>
                <w:rFonts w:hint="eastAsia"/>
                <w:sz w:val="21"/>
                <w:szCs w:val="21"/>
                <w:lang w:val="en-US" w:eastAsia="zh-CN"/>
              </w:rPr>
            </w:rPrChange>
          </w:rPr>
          <w:t>图3-1-</w:t>
        </w:r>
      </w:ins>
      <w:ins w:id="5333" w:author="......" w:date="2024-05-06T21:59:38Z">
        <w:r>
          <w:rPr>
            <w:rFonts w:hint="default" w:ascii="Times New Roman" w:hAnsi="Times New Roman" w:eastAsia="宋体" w:cs="Times New Roman"/>
            <w:sz w:val="21"/>
            <w:szCs w:val="21"/>
            <w:lang w:val="en-US" w:eastAsia="zh-CN"/>
            <w:rPrChange w:id="5334" w:author="......" w:date="2024-05-07T14:48:58Z">
              <w:rPr>
                <w:rFonts w:hint="eastAsia" w:ascii="Times New Roman" w:hAnsi="Times New Roman" w:cs="Times New Roman"/>
                <w:sz w:val="21"/>
                <w:szCs w:val="21"/>
                <w:lang w:val="en-US" w:eastAsia="zh-CN"/>
              </w:rPr>
            </w:rPrChange>
          </w:rPr>
          <w:t>4</w:t>
        </w:r>
      </w:ins>
      <w:ins w:id="5336" w:author="......" w:date="2024-05-06T21:08:20Z">
        <w:r>
          <w:rPr>
            <w:rFonts w:hint="default" w:ascii="Times New Roman" w:hAnsi="Times New Roman" w:eastAsia="宋体" w:cs="Times New Roman"/>
            <w:sz w:val="21"/>
            <w:szCs w:val="21"/>
            <w:lang w:val="en-US" w:eastAsia="zh-CN"/>
            <w:rPrChange w:id="5337" w:author="......" w:date="2024-05-07T14:48:58Z">
              <w:rPr>
                <w:rFonts w:hint="eastAsia"/>
                <w:sz w:val="21"/>
                <w:szCs w:val="21"/>
                <w:lang w:val="en-US" w:eastAsia="zh-CN"/>
              </w:rPr>
            </w:rPrChange>
          </w:rPr>
          <w:t xml:space="preserve"> </w:t>
        </w:r>
      </w:ins>
      <w:ins w:id="5339" w:author="......" w:date="2024-05-06T21:08:49Z">
        <w:r>
          <w:rPr>
            <w:rFonts w:hint="default" w:ascii="Times New Roman" w:hAnsi="Times New Roman" w:eastAsia="宋体" w:cs="Times New Roman"/>
            <w:sz w:val="21"/>
            <w:szCs w:val="21"/>
            <w:lang w:val="en-US" w:eastAsia="zh-CN"/>
            <w:rPrChange w:id="5340" w:author="......" w:date="2024-05-07T14:48:58Z">
              <w:rPr>
                <w:rFonts w:hint="eastAsia"/>
                <w:sz w:val="21"/>
                <w:szCs w:val="21"/>
                <w:lang w:val="en-US" w:eastAsia="zh-CN"/>
              </w:rPr>
            </w:rPrChange>
          </w:rPr>
          <w:t>删除</w:t>
        </w:r>
      </w:ins>
      <w:ins w:id="5342" w:author="......" w:date="2024-05-06T21:08:20Z">
        <w:r>
          <w:rPr>
            <w:rFonts w:hint="default" w:ascii="Times New Roman" w:hAnsi="Times New Roman" w:eastAsia="宋体" w:cs="Times New Roman"/>
            <w:sz w:val="21"/>
            <w:szCs w:val="24"/>
            <w:vertAlign w:val="baseline"/>
            <w:lang w:val="en-US" w:eastAsia="zh-CN"/>
            <w:rPrChange w:id="5343" w:author="......" w:date="2024-05-07T14:48:58Z">
              <w:rPr>
                <w:rFonts w:hint="eastAsia"/>
                <w:sz w:val="21"/>
                <w:szCs w:val="24"/>
                <w:vertAlign w:val="baseline"/>
                <w:lang w:val="en-US" w:eastAsia="zh-CN"/>
              </w:rPr>
            </w:rPrChange>
          </w:rPr>
          <w:t xml:space="preserve">项目活动图                     </w:t>
        </w:r>
      </w:ins>
      <w:ins w:id="5345" w:author="......" w:date="2024-05-06T21:08:20Z">
        <w:r>
          <w:rPr>
            <w:rFonts w:hint="default" w:ascii="Times New Roman" w:hAnsi="Times New Roman" w:eastAsia="宋体" w:cs="Times New Roman"/>
            <w:sz w:val="21"/>
            <w:szCs w:val="21"/>
            <w:lang w:val="en-US" w:eastAsia="zh-CN"/>
            <w:rPrChange w:id="5346" w:author="......" w:date="2024-05-07T14:48:58Z">
              <w:rPr>
                <w:rFonts w:hint="eastAsia"/>
                <w:sz w:val="21"/>
                <w:szCs w:val="21"/>
                <w:lang w:val="en-US" w:eastAsia="zh-CN"/>
              </w:rPr>
            </w:rPrChange>
          </w:rPr>
          <w:t>图3-1-</w:t>
        </w:r>
      </w:ins>
      <w:ins w:id="5348" w:author="......" w:date="2024-05-06T21:59:41Z">
        <w:r>
          <w:rPr>
            <w:rFonts w:hint="default" w:ascii="Times New Roman" w:hAnsi="Times New Roman" w:eastAsia="宋体" w:cs="Times New Roman"/>
            <w:sz w:val="21"/>
            <w:szCs w:val="21"/>
            <w:lang w:val="en-US" w:eastAsia="zh-CN"/>
            <w:rPrChange w:id="5349" w:author="......" w:date="2024-05-07T14:48:58Z">
              <w:rPr>
                <w:rFonts w:hint="eastAsia" w:ascii="Times New Roman" w:hAnsi="Times New Roman" w:cs="Times New Roman"/>
                <w:sz w:val="21"/>
                <w:szCs w:val="21"/>
                <w:lang w:val="en-US" w:eastAsia="zh-CN"/>
              </w:rPr>
            </w:rPrChange>
          </w:rPr>
          <w:t>5</w:t>
        </w:r>
      </w:ins>
      <w:ins w:id="5351" w:author="......" w:date="2024-05-06T21:08:20Z">
        <w:r>
          <w:rPr>
            <w:rFonts w:hint="default" w:ascii="Times New Roman" w:hAnsi="Times New Roman" w:eastAsia="宋体" w:cs="Times New Roman"/>
            <w:sz w:val="21"/>
            <w:szCs w:val="21"/>
            <w:lang w:val="en-US" w:eastAsia="zh-CN"/>
            <w:rPrChange w:id="5352" w:author="......" w:date="2024-05-07T14:48:58Z">
              <w:rPr>
                <w:rFonts w:hint="eastAsia"/>
                <w:sz w:val="21"/>
                <w:szCs w:val="21"/>
                <w:lang w:val="en-US" w:eastAsia="zh-CN"/>
              </w:rPr>
            </w:rPrChange>
          </w:rPr>
          <w:t xml:space="preserve"> </w:t>
        </w:r>
      </w:ins>
      <w:ins w:id="5354" w:author="......" w:date="2024-05-06T21:08:56Z">
        <w:r>
          <w:rPr>
            <w:rFonts w:hint="default" w:ascii="Times New Roman" w:hAnsi="Times New Roman" w:eastAsia="宋体" w:cs="Times New Roman"/>
            <w:sz w:val="21"/>
            <w:szCs w:val="21"/>
            <w:lang w:val="en-US" w:eastAsia="zh-CN"/>
            <w:rPrChange w:id="5355" w:author="......" w:date="2024-05-07T14:48:58Z">
              <w:rPr>
                <w:rFonts w:hint="eastAsia"/>
                <w:sz w:val="21"/>
                <w:szCs w:val="21"/>
                <w:lang w:val="en-US" w:eastAsia="zh-CN"/>
              </w:rPr>
            </w:rPrChange>
          </w:rPr>
          <w:t>搜索</w:t>
        </w:r>
      </w:ins>
      <w:ins w:id="5357" w:author="......" w:date="2024-05-06T21:08:20Z">
        <w:r>
          <w:rPr>
            <w:rFonts w:hint="default" w:ascii="Times New Roman" w:hAnsi="Times New Roman" w:eastAsia="宋体" w:cs="Times New Roman"/>
            <w:sz w:val="21"/>
            <w:szCs w:val="24"/>
            <w:vertAlign w:val="baseline"/>
            <w:lang w:val="en-US" w:eastAsia="zh-CN"/>
            <w:rPrChange w:id="5358" w:author="......" w:date="2024-05-07T14:48:58Z">
              <w:rPr>
                <w:rFonts w:hint="eastAsia"/>
                <w:sz w:val="21"/>
                <w:szCs w:val="24"/>
                <w:vertAlign w:val="baseline"/>
                <w:lang w:val="en-US" w:eastAsia="zh-CN"/>
              </w:rPr>
            </w:rPrChange>
          </w:rPr>
          <w:t>项目活动图</w:t>
        </w:r>
      </w:ins>
    </w:p>
    <w:p>
      <w:pPr>
        <w:numPr>
          <w:ilvl w:val="0"/>
          <w:numId w:val="0"/>
        </w:numPr>
        <w:rPr>
          <w:ins w:id="5361" w:author="......" w:date="2024-05-06T21:09:08Z"/>
          <w:rFonts w:hint="default" w:ascii="Times New Roman" w:hAnsi="Times New Roman" w:eastAsia="宋体" w:cs="Times New Roman"/>
          <w:lang w:eastAsia="zh-CN"/>
          <w:rPrChange w:id="5362" w:author="......" w:date="2024-05-07T14:48:58Z">
            <w:rPr>
              <w:ins w:id="5363" w:author="......" w:date="2024-05-06T21:09:08Z"/>
              <w:rFonts w:hint="default" w:eastAsiaTheme="minorEastAsia"/>
              <w:lang w:eastAsia="zh-CN"/>
            </w:rPr>
          </w:rPrChange>
        </w:rPr>
        <w:pPrChange w:id="5360" w:author="......" w:date="2024-05-06T20:50:46Z">
          <w:pPr/>
        </w:pPrChange>
      </w:pPr>
      <w:ins w:id="5364" w:author="......" w:date="2024-05-07T14:35:32Z">
        <w:r>
          <w:rPr>
            <w:rFonts w:hint="default" w:ascii="Times New Roman" w:hAnsi="Times New Roman" w:eastAsia="宋体" w:cs="Times New Roman"/>
            <w:lang w:val="en-US" w:eastAsia="zh-CN"/>
            <w:rPrChange w:id="5368" w:author="......" w:date="2024-05-07T14:48:58Z">
              <w:rPr>
                <w:rFonts w:hint="default" w:ascii="Times New Roman" w:hAnsi="Times New Roman" w:eastAsia="宋体" w:cs="Times New Roman"/>
                <w:lang w:val="en-US" w:eastAsia="zh-CN"/>
              </w:rPr>
            </w:rPrChange>
          </w:rPr>
          <w:drawing>
            <wp:inline distT="0" distB="0" distL="114300" distR="114300">
              <wp:extent cx="2410460" cy="3623945"/>
              <wp:effectExtent l="0" t="0" r="2540" b="8255"/>
              <wp:docPr id="22" name="图片 22" descr="835453f4e344780bccde32ca48bc90fb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835453f4e344780bccde32ca48bc90fb_"/>
                      <pic:cNvPicPr>
                        <a:picLocks noChangeAspect="1"/>
                      </pic:cNvPicPr>
                    </pic:nvPicPr>
                    <pic:blipFill>
                      <a:blip r:embed="rId13"/>
                      <a:stretch>
                        <a:fillRect/>
                      </a:stretch>
                    </pic:blipFill>
                    <pic:spPr>
                      <a:xfrm>
                        <a:off x="0" y="0"/>
                        <a:ext cx="2410460" cy="3623945"/>
                      </a:xfrm>
                      <a:prstGeom prst="rect">
                        <a:avLst/>
                      </a:prstGeom>
                    </pic:spPr>
                  </pic:pic>
                </a:graphicData>
              </a:graphic>
            </wp:inline>
          </w:drawing>
        </w:r>
      </w:ins>
      <w:ins w:id="5370" w:author="......" w:date="2024-05-06T21:09:41Z">
        <w:r>
          <w:rPr>
            <w:rFonts w:hint="default" w:ascii="Times New Roman" w:hAnsi="Times New Roman" w:eastAsia="宋体" w:cs="Times New Roman"/>
            <w:lang w:val="en-US" w:eastAsia="zh-CN"/>
            <w:rPrChange w:id="5371" w:author="......" w:date="2024-05-07T14:48:58Z">
              <w:rPr>
                <w:rFonts w:hint="eastAsia"/>
                <w:lang w:val="en-US" w:eastAsia="zh-CN"/>
              </w:rPr>
            </w:rPrChange>
          </w:rPr>
          <w:t xml:space="preserve">  </w:t>
        </w:r>
      </w:ins>
      <w:ins w:id="5373" w:author="......" w:date="2024-05-06T21:01:49Z">
        <w:r>
          <w:rPr>
            <w:rFonts w:hint="default" w:ascii="Times New Roman" w:hAnsi="Times New Roman" w:eastAsia="宋体" w:cs="Times New Roman"/>
            <w:lang w:eastAsia="zh-CN"/>
            <w:rPrChange w:id="5377" w:author="......" w:date="2024-05-07T14:48:58Z">
              <w:rPr>
                <w:rFonts w:hint="default" w:eastAsiaTheme="minorEastAsia"/>
                <w:lang w:eastAsia="zh-CN"/>
              </w:rPr>
            </w:rPrChange>
          </w:rPr>
          <w:drawing>
            <wp:inline distT="0" distB="0" distL="114300" distR="114300">
              <wp:extent cx="2585720" cy="3599180"/>
              <wp:effectExtent l="0" t="0" r="5080" b="7620"/>
              <wp:docPr id="6" name="图片 6" descr="Screenshot_20240506_163628_com.newskyer.dr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_20240506_163628_com.newskyer.draw"/>
                      <pic:cNvPicPr>
                        <a:picLocks noChangeAspect="1"/>
                      </pic:cNvPicPr>
                    </pic:nvPicPr>
                    <pic:blipFill>
                      <a:blip r:embed="rId14"/>
                      <a:stretch>
                        <a:fillRect/>
                      </a:stretch>
                    </pic:blipFill>
                    <pic:spPr>
                      <a:xfrm>
                        <a:off x="0" y="0"/>
                        <a:ext cx="2585720" cy="3599180"/>
                      </a:xfrm>
                      <a:prstGeom prst="rect">
                        <a:avLst/>
                      </a:prstGeom>
                    </pic:spPr>
                  </pic:pic>
                </a:graphicData>
              </a:graphic>
            </wp:inline>
          </w:drawing>
        </w:r>
      </w:ins>
    </w:p>
    <w:p>
      <w:pPr>
        <w:numPr>
          <w:ilvl w:val="0"/>
          <w:numId w:val="0"/>
        </w:numPr>
        <w:ind w:firstLine="420" w:firstLineChars="200"/>
        <w:rPr>
          <w:ins w:id="5379" w:author="......" w:date="2024-05-06T21:09:09Z"/>
          <w:rFonts w:hint="default" w:ascii="Times New Roman" w:hAnsi="Times New Roman" w:eastAsia="宋体" w:cs="Times New Roman"/>
          <w:sz w:val="21"/>
          <w:szCs w:val="21"/>
          <w:lang w:val="en-US" w:eastAsia="zh-CN"/>
          <w:rPrChange w:id="5380" w:author="......" w:date="2024-05-07T14:48:58Z">
            <w:rPr>
              <w:ins w:id="5381" w:author="......" w:date="2024-05-06T21:09:09Z"/>
              <w:rFonts w:hint="default" w:eastAsiaTheme="minorEastAsia"/>
              <w:sz w:val="21"/>
              <w:szCs w:val="21"/>
              <w:lang w:val="en-US" w:eastAsia="zh-CN"/>
            </w:rPr>
          </w:rPrChange>
        </w:rPr>
      </w:pPr>
      <w:ins w:id="5382" w:author="......" w:date="2024-05-06T21:09:09Z">
        <w:r>
          <w:rPr>
            <w:rFonts w:hint="default" w:ascii="Times New Roman" w:hAnsi="Times New Roman" w:eastAsia="宋体" w:cs="Times New Roman"/>
            <w:sz w:val="21"/>
            <w:szCs w:val="21"/>
            <w:lang w:val="en-US" w:eastAsia="zh-CN"/>
            <w:rPrChange w:id="5383" w:author="......" w:date="2024-05-07T14:48:58Z">
              <w:rPr>
                <w:rFonts w:hint="eastAsia"/>
                <w:sz w:val="21"/>
                <w:szCs w:val="21"/>
                <w:lang w:val="en-US" w:eastAsia="zh-CN"/>
              </w:rPr>
            </w:rPrChange>
          </w:rPr>
          <w:t>图3-1-</w:t>
        </w:r>
      </w:ins>
      <w:ins w:id="5385" w:author="......" w:date="2024-05-06T21:59:46Z">
        <w:r>
          <w:rPr>
            <w:rFonts w:hint="default" w:ascii="Times New Roman" w:hAnsi="Times New Roman" w:eastAsia="宋体" w:cs="Times New Roman"/>
            <w:sz w:val="21"/>
            <w:szCs w:val="21"/>
            <w:lang w:val="en-US" w:eastAsia="zh-CN"/>
            <w:rPrChange w:id="5386" w:author="......" w:date="2024-05-07T14:48:58Z">
              <w:rPr>
                <w:rFonts w:hint="eastAsia" w:ascii="Times New Roman" w:hAnsi="Times New Roman" w:cs="Times New Roman"/>
                <w:sz w:val="21"/>
                <w:szCs w:val="21"/>
                <w:lang w:val="en-US" w:eastAsia="zh-CN"/>
              </w:rPr>
            </w:rPrChange>
          </w:rPr>
          <w:t>6</w:t>
        </w:r>
      </w:ins>
      <w:ins w:id="5388" w:author="......" w:date="2024-05-06T21:09:09Z">
        <w:r>
          <w:rPr>
            <w:rFonts w:hint="default" w:ascii="Times New Roman" w:hAnsi="Times New Roman" w:eastAsia="宋体" w:cs="Times New Roman"/>
            <w:sz w:val="21"/>
            <w:szCs w:val="21"/>
            <w:lang w:val="en-US" w:eastAsia="zh-CN"/>
            <w:rPrChange w:id="5389" w:author="......" w:date="2024-05-07T14:48:58Z">
              <w:rPr>
                <w:rFonts w:hint="eastAsia"/>
                <w:sz w:val="21"/>
                <w:szCs w:val="21"/>
                <w:lang w:val="en-US" w:eastAsia="zh-CN"/>
              </w:rPr>
            </w:rPrChange>
          </w:rPr>
          <w:t xml:space="preserve"> </w:t>
        </w:r>
      </w:ins>
      <w:ins w:id="5391" w:author="......" w:date="2024-05-06T21:09:09Z">
        <w:r>
          <w:rPr>
            <w:rFonts w:hint="default" w:ascii="Times New Roman" w:hAnsi="Times New Roman" w:eastAsia="宋体" w:cs="Times New Roman"/>
            <w:sz w:val="21"/>
            <w:szCs w:val="24"/>
            <w:vertAlign w:val="baseline"/>
            <w:lang w:val="en-US" w:eastAsia="zh-CN"/>
            <w:rPrChange w:id="5392" w:author="......" w:date="2024-05-07T14:48:58Z">
              <w:rPr>
                <w:rFonts w:hint="eastAsia"/>
                <w:sz w:val="21"/>
                <w:szCs w:val="24"/>
                <w:vertAlign w:val="baseline"/>
                <w:lang w:val="en-US" w:eastAsia="zh-CN"/>
              </w:rPr>
            </w:rPrChange>
          </w:rPr>
          <w:t>创建项目</w:t>
        </w:r>
      </w:ins>
      <w:ins w:id="5394" w:author="......" w:date="2024-05-06T21:09:22Z">
        <w:r>
          <w:rPr>
            <w:rFonts w:hint="default" w:ascii="Times New Roman" w:hAnsi="Times New Roman" w:eastAsia="宋体" w:cs="Times New Roman"/>
            <w:sz w:val="21"/>
            <w:szCs w:val="24"/>
            <w:vertAlign w:val="baseline"/>
            <w:lang w:val="en-US" w:eastAsia="zh-CN"/>
            <w:rPrChange w:id="5395" w:author="......" w:date="2024-05-07T14:48:58Z">
              <w:rPr>
                <w:rFonts w:hint="eastAsia"/>
                <w:sz w:val="21"/>
                <w:szCs w:val="24"/>
                <w:vertAlign w:val="baseline"/>
                <w:lang w:val="en-US" w:eastAsia="zh-CN"/>
              </w:rPr>
            </w:rPrChange>
          </w:rPr>
          <w:t>节点</w:t>
        </w:r>
      </w:ins>
      <w:ins w:id="5397" w:author="......" w:date="2024-05-06T21:09:09Z">
        <w:r>
          <w:rPr>
            <w:rFonts w:hint="default" w:ascii="Times New Roman" w:hAnsi="Times New Roman" w:eastAsia="宋体" w:cs="Times New Roman"/>
            <w:sz w:val="21"/>
            <w:szCs w:val="24"/>
            <w:vertAlign w:val="baseline"/>
            <w:lang w:val="en-US" w:eastAsia="zh-CN"/>
            <w:rPrChange w:id="5398" w:author="......" w:date="2024-05-07T14:48:58Z">
              <w:rPr>
                <w:rFonts w:hint="eastAsia"/>
                <w:sz w:val="21"/>
                <w:szCs w:val="24"/>
                <w:vertAlign w:val="baseline"/>
                <w:lang w:val="en-US" w:eastAsia="zh-CN"/>
              </w:rPr>
            </w:rPrChange>
          </w:rPr>
          <w:t xml:space="preserve">活动图                </w:t>
        </w:r>
      </w:ins>
      <w:ins w:id="5400" w:author="......" w:date="2024-05-06T21:09:09Z">
        <w:r>
          <w:rPr>
            <w:rFonts w:hint="default" w:ascii="Times New Roman" w:hAnsi="Times New Roman" w:eastAsia="宋体" w:cs="Times New Roman"/>
            <w:sz w:val="21"/>
            <w:szCs w:val="21"/>
            <w:lang w:val="en-US" w:eastAsia="zh-CN"/>
            <w:rPrChange w:id="5401" w:author="......" w:date="2024-05-07T14:48:58Z">
              <w:rPr>
                <w:rFonts w:hint="eastAsia"/>
                <w:sz w:val="21"/>
                <w:szCs w:val="21"/>
                <w:lang w:val="en-US" w:eastAsia="zh-CN"/>
              </w:rPr>
            </w:rPrChange>
          </w:rPr>
          <w:t>图3-1-</w:t>
        </w:r>
      </w:ins>
      <w:ins w:id="5403" w:author="......" w:date="2024-05-06T21:59:49Z">
        <w:r>
          <w:rPr>
            <w:rFonts w:hint="default" w:ascii="Times New Roman" w:hAnsi="Times New Roman" w:eastAsia="宋体" w:cs="Times New Roman"/>
            <w:sz w:val="21"/>
            <w:szCs w:val="21"/>
            <w:lang w:val="en-US" w:eastAsia="zh-CN"/>
            <w:rPrChange w:id="5404" w:author="......" w:date="2024-05-07T14:48:58Z">
              <w:rPr>
                <w:rFonts w:hint="eastAsia" w:ascii="Times New Roman" w:hAnsi="Times New Roman" w:cs="Times New Roman"/>
                <w:sz w:val="21"/>
                <w:szCs w:val="21"/>
                <w:lang w:val="en-US" w:eastAsia="zh-CN"/>
              </w:rPr>
            </w:rPrChange>
          </w:rPr>
          <w:t>7</w:t>
        </w:r>
      </w:ins>
      <w:ins w:id="5406" w:author="......" w:date="2024-05-06T21:09:09Z">
        <w:r>
          <w:rPr>
            <w:rFonts w:hint="default" w:ascii="Times New Roman" w:hAnsi="Times New Roman" w:eastAsia="宋体" w:cs="Times New Roman"/>
            <w:sz w:val="21"/>
            <w:szCs w:val="21"/>
            <w:lang w:val="en-US" w:eastAsia="zh-CN"/>
            <w:rPrChange w:id="5407" w:author="......" w:date="2024-05-07T14:48:58Z">
              <w:rPr>
                <w:rFonts w:hint="eastAsia"/>
                <w:sz w:val="21"/>
                <w:szCs w:val="21"/>
                <w:lang w:val="en-US" w:eastAsia="zh-CN"/>
              </w:rPr>
            </w:rPrChange>
          </w:rPr>
          <w:t xml:space="preserve"> 编辑</w:t>
        </w:r>
      </w:ins>
      <w:ins w:id="5409" w:author="......" w:date="2024-05-06T21:09:09Z">
        <w:r>
          <w:rPr>
            <w:rFonts w:hint="default" w:ascii="Times New Roman" w:hAnsi="Times New Roman" w:eastAsia="宋体" w:cs="Times New Roman"/>
            <w:sz w:val="21"/>
            <w:szCs w:val="24"/>
            <w:vertAlign w:val="baseline"/>
            <w:lang w:val="en-US" w:eastAsia="zh-CN"/>
            <w:rPrChange w:id="5410" w:author="......" w:date="2024-05-07T14:48:58Z">
              <w:rPr>
                <w:rFonts w:hint="eastAsia"/>
                <w:sz w:val="21"/>
                <w:szCs w:val="24"/>
                <w:vertAlign w:val="baseline"/>
                <w:lang w:val="en-US" w:eastAsia="zh-CN"/>
              </w:rPr>
            </w:rPrChange>
          </w:rPr>
          <w:t>项目</w:t>
        </w:r>
      </w:ins>
      <w:ins w:id="5412" w:author="......" w:date="2024-05-06T21:09:26Z">
        <w:r>
          <w:rPr>
            <w:rFonts w:hint="default" w:ascii="Times New Roman" w:hAnsi="Times New Roman" w:eastAsia="宋体" w:cs="Times New Roman"/>
            <w:sz w:val="21"/>
            <w:szCs w:val="24"/>
            <w:vertAlign w:val="baseline"/>
            <w:lang w:val="en-US" w:eastAsia="zh-CN"/>
            <w:rPrChange w:id="5413" w:author="......" w:date="2024-05-07T14:48:58Z">
              <w:rPr>
                <w:rFonts w:hint="eastAsia"/>
                <w:sz w:val="21"/>
                <w:szCs w:val="24"/>
                <w:vertAlign w:val="baseline"/>
                <w:lang w:val="en-US" w:eastAsia="zh-CN"/>
              </w:rPr>
            </w:rPrChange>
          </w:rPr>
          <w:t>节点</w:t>
        </w:r>
      </w:ins>
      <w:ins w:id="5415" w:author="......" w:date="2024-05-06T21:09:09Z">
        <w:r>
          <w:rPr>
            <w:rFonts w:hint="default" w:ascii="Times New Roman" w:hAnsi="Times New Roman" w:eastAsia="宋体" w:cs="Times New Roman"/>
            <w:sz w:val="21"/>
            <w:szCs w:val="24"/>
            <w:vertAlign w:val="baseline"/>
            <w:lang w:val="en-US" w:eastAsia="zh-CN"/>
            <w:rPrChange w:id="5416" w:author="......" w:date="2024-05-07T14:48:58Z">
              <w:rPr>
                <w:rFonts w:hint="eastAsia"/>
                <w:sz w:val="21"/>
                <w:szCs w:val="24"/>
                <w:vertAlign w:val="baseline"/>
                <w:lang w:val="en-US" w:eastAsia="zh-CN"/>
              </w:rPr>
            </w:rPrChange>
          </w:rPr>
          <w:t>活动图</w:t>
        </w:r>
      </w:ins>
    </w:p>
    <w:p>
      <w:pPr>
        <w:numPr>
          <w:ilvl w:val="0"/>
          <w:numId w:val="0"/>
        </w:numPr>
        <w:rPr>
          <w:ins w:id="5419" w:author="......" w:date="2024-03-25T23:55:27Z"/>
          <w:rFonts w:hint="default" w:ascii="Times New Roman" w:hAnsi="Times New Roman" w:eastAsia="宋体" w:cs="Times New Roman"/>
          <w:szCs w:val="32"/>
          <w:rPrChange w:id="5420" w:author="......" w:date="2024-05-07T14:48:58Z">
            <w:rPr>
              <w:ins w:id="5421" w:author="......" w:date="2024-03-25T23:55:27Z"/>
              <w:rFonts w:hint="eastAsia"/>
            </w:rPr>
          </w:rPrChange>
        </w:rPr>
        <w:pPrChange w:id="5418" w:author="......" w:date="2024-05-06T20:50:46Z">
          <w:pPr/>
        </w:pPrChange>
      </w:pPr>
      <w:ins w:id="5422" w:author="......" w:date="2024-05-06T21:01:49Z">
        <w:r>
          <w:rPr>
            <w:rFonts w:hint="default" w:ascii="Times New Roman" w:hAnsi="Times New Roman" w:eastAsia="宋体" w:cs="Times New Roman"/>
            <w:lang w:eastAsia="zh-CN"/>
            <w:rPrChange w:id="5426" w:author="......" w:date="2024-05-07T14:48:58Z">
              <w:rPr>
                <w:rFonts w:hint="default" w:eastAsiaTheme="minorEastAsia"/>
                <w:lang w:eastAsia="zh-CN"/>
              </w:rPr>
            </w:rPrChange>
          </w:rPr>
          <w:drawing>
            <wp:inline distT="0" distB="0" distL="114300" distR="114300">
              <wp:extent cx="2154555" cy="3519170"/>
              <wp:effectExtent l="0" t="0" r="4445" b="11430"/>
              <wp:docPr id="5" name="图片 5" descr="Screenshot_20240506_163641_com.newskyer.dr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creenshot_20240506_163641_com.newskyer.draw"/>
                      <pic:cNvPicPr>
                        <a:picLocks noChangeAspect="1"/>
                      </pic:cNvPicPr>
                    </pic:nvPicPr>
                    <pic:blipFill>
                      <a:blip r:embed="rId15"/>
                      <a:stretch>
                        <a:fillRect/>
                      </a:stretch>
                    </pic:blipFill>
                    <pic:spPr>
                      <a:xfrm>
                        <a:off x="0" y="0"/>
                        <a:ext cx="2154555" cy="3519170"/>
                      </a:xfrm>
                      <a:prstGeom prst="rect">
                        <a:avLst/>
                      </a:prstGeom>
                    </pic:spPr>
                  </pic:pic>
                </a:graphicData>
              </a:graphic>
            </wp:inline>
          </w:drawing>
        </w:r>
      </w:ins>
      <w:ins w:id="5428" w:author="......" w:date="2024-05-06T21:10:09Z">
        <w:r>
          <w:rPr>
            <w:rFonts w:hint="default" w:ascii="Times New Roman" w:hAnsi="Times New Roman" w:eastAsia="宋体" w:cs="Times New Roman"/>
            <w:lang w:val="en-US" w:eastAsia="zh-CN"/>
            <w:rPrChange w:id="5429" w:author="......" w:date="2024-05-07T14:48:58Z">
              <w:rPr>
                <w:rFonts w:hint="eastAsia"/>
                <w:lang w:val="en-US" w:eastAsia="zh-CN"/>
              </w:rPr>
            </w:rPrChange>
          </w:rPr>
          <w:t xml:space="preserve"> </w:t>
        </w:r>
      </w:ins>
      <w:ins w:id="5431" w:author="......" w:date="2024-05-06T21:12:09Z">
        <w:r>
          <w:rPr>
            <w:rFonts w:hint="default" w:ascii="Times New Roman" w:hAnsi="Times New Roman" w:eastAsia="宋体" w:cs="Times New Roman"/>
            <w:sz w:val="21"/>
            <w:szCs w:val="21"/>
            <w:lang w:val="en-US" w:eastAsia="zh-CN"/>
            <w:rPrChange w:id="5432" w:author="......" w:date="2024-05-07T14:48:58Z">
              <w:rPr>
                <w:rFonts w:hint="eastAsia"/>
                <w:sz w:val="21"/>
                <w:szCs w:val="21"/>
                <w:lang w:val="en-US" w:eastAsia="zh-CN"/>
              </w:rPr>
            </w:rPrChange>
          </w:rPr>
          <w:t>图3-1-</w:t>
        </w:r>
      </w:ins>
      <w:ins w:id="5434" w:author="......" w:date="2024-05-06T21:59:53Z">
        <w:r>
          <w:rPr>
            <w:rFonts w:hint="default" w:ascii="Times New Roman" w:hAnsi="Times New Roman" w:eastAsia="宋体" w:cs="Times New Roman"/>
            <w:sz w:val="21"/>
            <w:szCs w:val="21"/>
            <w:lang w:val="en-US" w:eastAsia="zh-CN"/>
            <w:rPrChange w:id="5435" w:author="......" w:date="2024-05-07T14:48:58Z">
              <w:rPr>
                <w:rFonts w:hint="eastAsia" w:ascii="Times New Roman" w:hAnsi="Times New Roman" w:cs="Times New Roman"/>
                <w:sz w:val="21"/>
                <w:szCs w:val="21"/>
                <w:lang w:val="en-US" w:eastAsia="zh-CN"/>
              </w:rPr>
            </w:rPrChange>
          </w:rPr>
          <w:t>8</w:t>
        </w:r>
      </w:ins>
      <w:ins w:id="5437" w:author="......" w:date="2024-05-06T21:12:09Z">
        <w:r>
          <w:rPr>
            <w:rFonts w:hint="default" w:ascii="Times New Roman" w:hAnsi="Times New Roman" w:eastAsia="宋体" w:cs="Times New Roman"/>
            <w:sz w:val="21"/>
            <w:szCs w:val="21"/>
            <w:lang w:val="en-US" w:eastAsia="zh-CN"/>
            <w:rPrChange w:id="5438" w:author="......" w:date="2024-05-07T14:48:58Z">
              <w:rPr>
                <w:rFonts w:hint="eastAsia"/>
                <w:sz w:val="21"/>
                <w:szCs w:val="21"/>
                <w:lang w:val="en-US" w:eastAsia="zh-CN"/>
              </w:rPr>
            </w:rPrChange>
          </w:rPr>
          <w:t xml:space="preserve"> </w:t>
        </w:r>
      </w:ins>
      <w:ins w:id="5440" w:author="......" w:date="2024-05-06T21:12:09Z">
        <w:r>
          <w:rPr>
            <w:rFonts w:hint="default" w:ascii="Times New Roman" w:hAnsi="Times New Roman" w:eastAsia="宋体" w:cs="Times New Roman"/>
            <w:sz w:val="21"/>
            <w:szCs w:val="24"/>
            <w:vertAlign w:val="baseline"/>
            <w:lang w:val="en-US" w:eastAsia="zh-CN"/>
            <w:rPrChange w:id="5441" w:author="......" w:date="2024-05-07T14:48:58Z">
              <w:rPr>
                <w:rFonts w:hint="eastAsia"/>
                <w:sz w:val="21"/>
                <w:szCs w:val="24"/>
                <w:vertAlign w:val="baseline"/>
                <w:lang w:val="en-US" w:eastAsia="zh-CN"/>
              </w:rPr>
            </w:rPrChange>
          </w:rPr>
          <w:t xml:space="preserve">删除项目节点活动图 </w:t>
        </w:r>
      </w:ins>
      <w:del w:id="5443" w:author="......" w:date="2024-05-06T21:10:54Z">
        <w:r>
          <w:rPr>
            <w:rFonts w:hint="default" w:ascii="Times New Roman" w:hAnsi="Times New Roman" w:eastAsia="宋体" w:cs="Times New Roman"/>
            <w:sz w:val="24"/>
            <w:szCs w:val="32"/>
            <w:vertAlign w:val="baseline"/>
            <w:lang w:val="en-US" w:eastAsia="zh-CN"/>
            <w:rPrChange w:id="5444" w:author="......" w:date="2024-05-07T14:48:58Z">
              <w:rPr>
                <w:rFonts w:hint="eastAsia"/>
                <w:sz w:val="24"/>
                <w:szCs w:val="32"/>
                <w:vertAlign w:val="baseline"/>
                <w:lang w:val="en-US" w:eastAsia="zh-CN"/>
              </w:rPr>
            </w:rPrChange>
          </w:rPr>
          <w:delText>用例编号</w:delText>
        </w:r>
      </w:del>
      <w:del w:id="5446" w:author="......" w:date="2024-05-06T21:10:54Z">
        <w:r>
          <w:rPr>
            <w:rFonts w:hint="default" w:ascii="Times New Roman" w:hAnsi="Times New Roman" w:eastAsia="宋体" w:cs="Times New Roman"/>
            <w:sz w:val="24"/>
            <w:szCs w:val="32"/>
            <w:lang w:val="en-US" w:eastAsia="zh-CN"/>
            <w:rPrChange w:id="5447" w:author="......" w:date="2024-05-07T14:48:58Z">
              <w:rPr>
                <w:rFonts w:hint="eastAsia"/>
                <w:sz w:val="24"/>
                <w:szCs w:val="32"/>
                <w:lang w:val="en-US" w:eastAsia="zh-CN"/>
              </w:rPr>
            </w:rPrChange>
          </w:rPr>
          <w:delText>SF01001</w:delText>
        </w:r>
      </w:del>
    </w:p>
    <w:p>
      <w:pPr>
        <w:numPr>
          <w:ilvl w:val="0"/>
          <w:numId w:val="18"/>
          <w:ins w:id="5450" w:author="......" w:date="2024-03-25T23:55:20Z"/>
        </w:numPr>
        <w:ind w:left="425" w:hanging="425"/>
        <w:rPr>
          <w:del w:id="5451" w:author="......" w:date="2024-03-25T23:56:22Z"/>
          <w:rFonts w:hint="default" w:ascii="Times New Roman" w:hAnsi="Times New Roman" w:eastAsia="宋体" w:cs="Times New Roman"/>
          <w:lang w:val="en-US"/>
          <w:rPrChange w:id="5452" w:author="......" w:date="2024-05-07T14:48:58Z">
            <w:rPr>
              <w:del w:id="5453" w:author="......" w:date="2024-03-25T23:56:22Z"/>
              <w:rFonts w:hint="default"/>
              <w:lang w:val="en-US"/>
            </w:rPr>
          </w:rPrChange>
        </w:rPr>
        <w:pPrChange w:id="5449" w:author="......" w:date="2024-03-25T23:55:20Z">
          <w:pPr/>
        </w:pPrChange>
      </w:pPr>
    </w:p>
    <w:p>
      <w:pPr>
        <w:pStyle w:val="4"/>
        <w:numPr>
          <w:ins w:id="5455" w:author="......" w:date="2024-03-26T00:26:06Z"/>
        </w:numPr>
        <w:bidi w:val="0"/>
        <w:rPr>
          <w:ins w:id="5456" w:author="......" w:date="2024-05-06T22:00:53Z"/>
          <w:rFonts w:hint="default" w:ascii="Times New Roman" w:hAnsi="Times New Roman" w:eastAsia="宋体" w:cs="Times New Roman"/>
          <w:lang w:val="en-US"/>
          <w:rPrChange w:id="5457" w:author="......" w:date="2024-05-07T14:48:58Z">
            <w:rPr>
              <w:ins w:id="5458" w:author="......" w:date="2024-05-06T22:00:53Z"/>
              <w:rFonts w:hint="default" w:ascii="Times New Roman" w:hAnsi="Times New Roman" w:eastAsia="宋体" w:cs="Times New Roman"/>
              <w:lang w:val="en-US"/>
            </w:rPr>
          </w:rPrChange>
        </w:rPr>
        <w:pPrChange w:id="5454" w:author="......" w:date="2024-03-26T00:26:06Z">
          <w:pPr>
            <w:pStyle w:val="5"/>
            <w:bidi w:val="0"/>
          </w:pPr>
        </w:pPrChange>
      </w:pPr>
      <w:bookmarkStart w:id="211" w:name="_Toc8392"/>
      <w:bookmarkStart w:id="212" w:name="_Toc7121"/>
      <w:r>
        <w:rPr>
          <w:rFonts w:hint="default" w:ascii="Times New Roman" w:hAnsi="Times New Roman" w:eastAsia="宋体" w:cs="Times New Roman"/>
          <w:lang w:val="en-US" w:eastAsia="zh-CN"/>
          <w:rPrChange w:id="5459" w:author="......" w:date="2024-05-07T14:48:58Z">
            <w:rPr>
              <w:rFonts w:hint="default"/>
              <w:lang w:val="en-US" w:eastAsia="zh-CN"/>
            </w:rPr>
          </w:rPrChange>
        </w:rPr>
        <w:t>人力资源管理</w:t>
      </w:r>
      <w:bookmarkEnd w:id="211"/>
      <w:bookmarkEnd w:id="212"/>
    </w:p>
    <w:p>
      <w:pPr>
        <w:bidi w:val="0"/>
        <w:ind w:firstLine="419"/>
        <w:rPr>
          <w:ins w:id="5460" w:author="......" w:date="2024-05-06T22:00:54Z"/>
          <w:rFonts w:hint="default" w:ascii="Times New Roman" w:hAnsi="Times New Roman" w:eastAsia="宋体" w:cs="Times New Roman"/>
          <w:lang w:val="en-US" w:eastAsia="zh-CN"/>
          <w:rPrChange w:id="5461" w:author="......" w:date="2024-05-07T14:48:58Z">
            <w:rPr>
              <w:ins w:id="5462" w:author="......" w:date="2024-05-06T22:00:54Z"/>
              <w:rFonts w:hint="default" w:eastAsiaTheme="minorEastAsia"/>
              <w:lang w:val="en-US" w:eastAsia="zh-CN"/>
            </w:rPr>
          </w:rPrChange>
        </w:rPr>
      </w:pPr>
      <w:ins w:id="5463" w:author="......" w:date="2024-05-06T22:00:58Z">
        <w:r>
          <w:rPr>
            <w:rFonts w:hint="default" w:ascii="Times New Roman" w:hAnsi="Times New Roman" w:eastAsia="宋体" w:cs="Times New Roman"/>
            <w:lang w:val="en-US" w:eastAsia="zh-CN"/>
            <w:rPrChange w:id="5464" w:author="......" w:date="2024-05-07T14:48:58Z">
              <w:rPr>
                <w:rFonts w:hint="eastAsia"/>
                <w:lang w:val="en-US" w:eastAsia="zh-CN"/>
              </w:rPr>
            </w:rPrChange>
          </w:rPr>
          <w:t>人力</w:t>
        </w:r>
      </w:ins>
      <w:ins w:id="5466" w:author="......" w:date="2024-05-06T22:01:02Z">
        <w:r>
          <w:rPr>
            <w:rFonts w:hint="default" w:ascii="Times New Roman" w:hAnsi="Times New Roman" w:eastAsia="宋体" w:cs="Times New Roman"/>
            <w:lang w:val="en-US" w:eastAsia="zh-CN"/>
            <w:rPrChange w:id="5467" w:author="......" w:date="2024-05-07T14:48:58Z">
              <w:rPr>
                <w:rFonts w:hint="eastAsia"/>
                <w:lang w:val="en-US" w:eastAsia="zh-CN"/>
              </w:rPr>
            </w:rPrChange>
          </w:rPr>
          <w:t>资源</w:t>
        </w:r>
      </w:ins>
      <w:ins w:id="5469" w:author="......" w:date="2024-05-06T22:00:54Z">
        <w:r>
          <w:rPr>
            <w:rFonts w:hint="default" w:ascii="Times New Roman" w:hAnsi="Times New Roman" w:eastAsia="宋体" w:cs="Times New Roman"/>
            <w:lang w:val="en-US" w:eastAsia="zh-CN"/>
            <w:rPrChange w:id="5470" w:author="......" w:date="2024-05-07T14:48:58Z">
              <w:rPr>
                <w:rFonts w:hint="eastAsia"/>
                <w:lang w:val="en-US" w:eastAsia="zh-CN"/>
              </w:rPr>
            </w:rPrChange>
          </w:rPr>
          <w:t>管理模块用例图如图3-</w:t>
        </w:r>
      </w:ins>
      <w:ins w:id="5472" w:author="......" w:date="2024-05-06T22:01:05Z">
        <w:r>
          <w:rPr>
            <w:rFonts w:hint="default" w:ascii="Times New Roman" w:hAnsi="Times New Roman" w:eastAsia="宋体" w:cs="Times New Roman"/>
            <w:lang w:val="en-US" w:eastAsia="zh-CN"/>
            <w:rPrChange w:id="5473" w:author="......" w:date="2024-05-07T14:48:58Z">
              <w:rPr>
                <w:rFonts w:hint="eastAsia"/>
                <w:lang w:val="en-US" w:eastAsia="zh-CN"/>
              </w:rPr>
            </w:rPrChange>
          </w:rPr>
          <w:t>2</w:t>
        </w:r>
      </w:ins>
      <w:ins w:id="5475" w:author="......" w:date="2024-05-06T22:00:54Z">
        <w:r>
          <w:rPr>
            <w:rFonts w:hint="default" w:ascii="Times New Roman" w:hAnsi="Times New Roman" w:eastAsia="宋体" w:cs="Times New Roman"/>
            <w:lang w:val="en-US" w:eastAsia="zh-CN"/>
            <w:rPrChange w:id="5476" w:author="......" w:date="2024-05-07T14:48:58Z">
              <w:rPr>
                <w:rFonts w:hint="eastAsia"/>
                <w:lang w:val="en-US" w:eastAsia="zh-CN"/>
              </w:rPr>
            </w:rPrChange>
          </w:rPr>
          <w:t>-1所示：</w:t>
        </w:r>
      </w:ins>
    </w:p>
    <w:p>
      <w:pPr>
        <w:bidi w:val="0"/>
        <w:jc w:val="center"/>
        <w:rPr>
          <w:ins w:id="5479" w:author="......" w:date="2024-05-06T22:56:05Z"/>
          <w:rFonts w:hint="default" w:ascii="Times New Roman" w:hAnsi="Times New Roman" w:eastAsia="宋体" w:cs="Times New Roman"/>
          <w:lang w:val="en-US"/>
          <w:rPrChange w:id="5480" w:author="......" w:date="2024-05-07T14:48:58Z">
            <w:rPr>
              <w:ins w:id="5481" w:author="......" w:date="2024-05-06T22:56:05Z"/>
              <w:rFonts w:hint="eastAsia" w:ascii="Times New Roman" w:hAnsi="Times New Roman" w:cs="Times New Roman"/>
              <w:lang w:val="en-US"/>
            </w:rPr>
          </w:rPrChange>
        </w:rPr>
        <w:pPrChange w:id="5478" w:author="......" w:date="2024-05-06T22:55:17Z">
          <w:pPr>
            <w:pStyle w:val="5"/>
            <w:bidi w:val="0"/>
          </w:pPr>
        </w:pPrChange>
      </w:pPr>
      <w:ins w:id="5482" w:author="......" w:date="2024-05-07T14:36:00Z">
        <w:r>
          <w:rPr>
            <w:rFonts w:hint="default" w:ascii="Times New Roman" w:hAnsi="Times New Roman" w:eastAsia="宋体" w:cs="Times New Roman"/>
            <w:lang w:val="en-US"/>
            <w:rPrChange w:id="5486" w:author="......" w:date="2024-05-07T14:48:58Z">
              <w:rPr>
                <w:rFonts w:hint="eastAsia" w:ascii="Times New Roman" w:hAnsi="Times New Roman" w:eastAsia="宋体" w:cs="Times New Roman"/>
                <w:lang w:val="en-US"/>
              </w:rPr>
            </w:rPrChange>
          </w:rPr>
          <w:drawing>
            <wp:inline distT="0" distB="0" distL="114300" distR="114300">
              <wp:extent cx="3358515" cy="3171825"/>
              <wp:effectExtent l="0" t="0" r="6985" b="3175"/>
              <wp:docPr id="28" name="图片 28" descr="25f7242000e559f3f4b8f74793af0bb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5f7242000e559f3f4b8f74793af0bb1_"/>
                      <pic:cNvPicPr>
                        <a:picLocks noChangeAspect="1"/>
                      </pic:cNvPicPr>
                    </pic:nvPicPr>
                    <pic:blipFill>
                      <a:blip r:embed="rId16"/>
                      <a:stretch>
                        <a:fillRect/>
                      </a:stretch>
                    </pic:blipFill>
                    <pic:spPr>
                      <a:xfrm>
                        <a:off x="0" y="0"/>
                        <a:ext cx="3358515" cy="3171825"/>
                      </a:xfrm>
                      <a:prstGeom prst="rect">
                        <a:avLst/>
                      </a:prstGeom>
                    </pic:spPr>
                  </pic:pic>
                </a:graphicData>
              </a:graphic>
            </wp:inline>
          </w:drawing>
        </w:r>
      </w:ins>
    </w:p>
    <w:p>
      <w:pPr>
        <w:bidi w:val="0"/>
        <w:jc w:val="center"/>
        <w:rPr>
          <w:ins w:id="5489" w:author="......" w:date="2024-03-25T23:39:57Z"/>
          <w:rFonts w:hint="default" w:ascii="Times New Roman" w:hAnsi="Times New Roman" w:eastAsia="宋体" w:cs="Times New Roman"/>
          <w:lang w:val="en-US"/>
          <w:rPrChange w:id="5490" w:author="......" w:date="2024-05-07T14:48:58Z">
            <w:rPr>
              <w:ins w:id="5491" w:author="......" w:date="2024-03-25T23:39:57Z"/>
              <w:rFonts w:hint="default"/>
              <w:lang w:val="en-US"/>
            </w:rPr>
          </w:rPrChange>
        </w:rPr>
        <w:pPrChange w:id="5488" w:author="......" w:date="2024-05-06T22:56:07Z">
          <w:pPr>
            <w:pStyle w:val="5"/>
            <w:bidi w:val="0"/>
          </w:pPr>
        </w:pPrChange>
      </w:pPr>
      <w:ins w:id="5492" w:author="......" w:date="2024-05-06T22:56:06Z">
        <w:r>
          <w:rPr>
            <w:rFonts w:hint="default" w:ascii="Times New Roman" w:hAnsi="Times New Roman" w:eastAsia="宋体" w:cs="Times New Roman"/>
            <w:sz w:val="21"/>
            <w:szCs w:val="21"/>
            <w:lang w:val="en-US" w:eastAsia="zh-CN"/>
            <w:rPrChange w:id="5493" w:author="......" w:date="2024-05-07T14:48:58Z">
              <w:rPr>
                <w:rFonts w:hint="default" w:ascii="Times New Roman" w:hAnsi="Times New Roman" w:cs="Times New Roman"/>
                <w:sz w:val="21"/>
                <w:szCs w:val="21"/>
                <w:lang w:val="en-US" w:eastAsia="zh-CN"/>
              </w:rPr>
            </w:rPrChange>
          </w:rPr>
          <w:t>图3-</w:t>
        </w:r>
      </w:ins>
      <w:ins w:id="5495" w:author="......" w:date="2024-05-06T22:56:10Z">
        <w:r>
          <w:rPr>
            <w:rFonts w:hint="default" w:ascii="Times New Roman" w:hAnsi="Times New Roman" w:eastAsia="宋体" w:cs="Times New Roman"/>
            <w:sz w:val="21"/>
            <w:szCs w:val="21"/>
            <w:lang w:val="en-US" w:eastAsia="zh-CN"/>
            <w:rPrChange w:id="5496" w:author="......" w:date="2024-05-07T14:48:58Z">
              <w:rPr>
                <w:rFonts w:hint="eastAsia" w:ascii="Times New Roman" w:hAnsi="Times New Roman" w:cs="Times New Roman"/>
                <w:sz w:val="21"/>
                <w:szCs w:val="21"/>
                <w:lang w:val="en-US" w:eastAsia="zh-CN"/>
              </w:rPr>
            </w:rPrChange>
          </w:rPr>
          <w:t>2</w:t>
        </w:r>
      </w:ins>
      <w:ins w:id="5498" w:author="......" w:date="2024-05-06T22:56:06Z">
        <w:r>
          <w:rPr>
            <w:rFonts w:hint="default" w:ascii="Times New Roman" w:hAnsi="Times New Roman" w:eastAsia="宋体" w:cs="Times New Roman"/>
            <w:sz w:val="21"/>
            <w:szCs w:val="21"/>
            <w:lang w:val="en-US" w:eastAsia="zh-CN"/>
            <w:rPrChange w:id="5499" w:author="......" w:date="2024-05-07T14:48:58Z">
              <w:rPr>
                <w:rFonts w:hint="default" w:ascii="Times New Roman" w:hAnsi="Times New Roman" w:cs="Times New Roman"/>
                <w:sz w:val="21"/>
                <w:szCs w:val="21"/>
                <w:lang w:val="en-US" w:eastAsia="zh-CN"/>
              </w:rPr>
            </w:rPrChange>
          </w:rPr>
          <w:t>-1</w:t>
        </w:r>
      </w:ins>
    </w:p>
    <w:p>
      <w:pPr>
        <w:numPr>
          <w:ilvl w:val="0"/>
          <w:numId w:val="27"/>
          <w:ins w:id="5502" w:author="......" w:date="2024-03-25T23:40:00Z"/>
        </w:numPr>
        <w:ind w:left="425" w:hanging="425"/>
        <w:rPr>
          <w:ins w:id="5503" w:author="......" w:date="2024-05-06T20:55:24Z"/>
          <w:rFonts w:hint="default" w:ascii="Times New Roman" w:hAnsi="Times New Roman" w:eastAsia="宋体" w:cs="Times New Roman"/>
          <w:szCs w:val="32"/>
          <w:rPrChange w:id="5504" w:author="......" w:date="2024-05-07T14:48:58Z">
            <w:rPr>
              <w:ins w:id="5505" w:author="......" w:date="2024-05-06T20:55:24Z"/>
              <w:rFonts w:hint="default" w:ascii="Times New Roman" w:hAnsi="Times New Roman" w:eastAsia="宋体" w:cs="Times New Roman"/>
              <w:szCs w:val="32"/>
            </w:rPr>
          </w:rPrChange>
        </w:rPr>
        <w:pPrChange w:id="5501" w:author="......" w:date="2024-03-25T23:40:00Z">
          <w:pPr/>
        </w:pPrChange>
      </w:pPr>
      <w:ins w:id="5506" w:author="......" w:date="2024-03-25T23:40:05Z">
        <w:r>
          <w:rPr>
            <w:rFonts w:hint="default" w:ascii="Times New Roman" w:hAnsi="Times New Roman" w:eastAsia="宋体" w:cs="Times New Roman"/>
            <w:szCs w:val="32"/>
            <w:rPrChange w:id="5507" w:author="......" w:date="2024-05-07T14:48:58Z">
              <w:rPr>
                <w:rFonts w:hint="eastAsia"/>
              </w:rPr>
            </w:rPrChange>
          </w:rPr>
          <w:t>人员信息管理：允许用户</w:t>
        </w:r>
      </w:ins>
      <w:ins w:id="5509" w:author="......" w:date="2024-03-25T23:41:44Z">
        <w:r>
          <w:rPr>
            <w:rFonts w:hint="default" w:ascii="Times New Roman" w:hAnsi="Times New Roman" w:eastAsia="宋体" w:cs="Times New Roman"/>
            <w:szCs w:val="32"/>
            <w:lang w:val="en-US" w:eastAsia="zh-CN"/>
            <w:rPrChange w:id="5510" w:author="......" w:date="2024-05-07T14:48:58Z">
              <w:rPr>
                <w:rFonts w:hint="eastAsia"/>
                <w:lang w:val="en-US" w:eastAsia="zh-CN"/>
              </w:rPr>
            </w:rPrChange>
          </w:rPr>
          <w:t>添加</w:t>
        </w:r>
      </w:ins>
      <w:ins w:id="5512" w:author="......" w:date="2024-03-25T23:42:04Z">
        <w:r>
          <w:rPr>
            <w:rFonts w:hint="default" w:ascii="Times New Roman" w:hAnsi="Times New Roman" w:eastAsia="宋体" w:cs="Times New Roman"/>
            <w:szCs w:val="32"/>
            <w:lang w:eastAsia="zh-CN"/>
            <w:rPrChange w:id="5513" w:author="......" w:date="2024-05-07T14:48:58Z">
              <w:rPr>
                <w:rFonts w:hint="eastAsia"/>
                <w:lang w:eastAsia="zh-CN"/>
              </w:rPr>
            </w:rPrChange>
          </w:rPr>
          <w:t>、</w:t>
        </w:r>
      </w:ins>
      <w:ins w:id="5515" w:author="......" w:date="2024-05-06T20:57:13Z">
        <w:r>
          <w:rPr>
            <w:rFonts w:hint="default" w:ascii="Times New Roman" w:hAnsi="Times New Roman" w:eastAsia="宋体" w:cs="Times New Roman"/>
            <w:szCs w:val="32"/>
            <w:lang w:val="en-US" w:eastAsia="zh-CN"/>
            <w:rPrChange w:id="5516" w:author="......" w:date="2024-05-07T14:48:58Z">
              <w:rPr>
                <w:rFonts w:hint="eastAsia" w:ascii="Times New Roman" w:hAnsi="Times New Roman" w:eastAsia="宋体" w:cs="Times New Roman"/>
                <w:szCs w:val="32"/>
                <w:lang w:val="en-US" w:eastAsia="zh-CN"/>
              </w:rPr>
            </w:rPrChange>
          </w:rPr>
          <w:t>编辑</w:t>
        </w:r>
      </w:ins>
      <w:ins w:id="5518" w:author="......" w:date="2024-05-06T20:57:14Z">
        <w:r>
          <w:rPr>
            <w:rFonts w:hint="default" w:ascii="Times New Roman" w:hAnsi="Times New Roman" w:eastAsia="宋体" w:cs="Times New Roman"/>
            <w:szCs w:val="32"/>
            <w:lang w:val="en-US" w:eastAsia="zh-CN"/>
            <w:rPrChange w:id="5519" w:author="......" w:date="2024-05-07T14:48:58Z">
              <w:rPr>
                <w:rFonts w:hint="eastAsia" w:ascii="Times New Roman" w:hAnsi="Times New Roman" w:eastAsia="宋体" w:cs="Times New Roman"/>
                <w:szCs w:val="32"/>
                <w:lang w:val="en-US" w:eastAsia="zh-CN"/>
              </w:rPr>
            </w:rPrChange>
          </w:rPr>
          <w:t>、</w:t>
        </w:r>
      </w:ins>
      <w:ins w:id="5521" w:author="......" w:date="2024-05-06T20:57:15Z">
        <w:r>
          <w:rPr>
            <w:rFonts w:hint="default" w:ascii="Times New Roman" w:hAnsi="Times New Roman" w:eastAsia="宋体" w:cs="Times New Roman"/>
            <w:szCs w:val="32"/>
            <w:lang w:val="en-US" w:eastAsia="zh-CN"/>
            <w:rPrChange w:id="5522" w:author="......" w:date="2024-05-07T14:48:58Z">
              <w:rPr>
                <w:rFonts w:hint="eastAsia" w:ascii="Times New Roman" w:hAnsi="Times New Roman" w:eastAsia="宋体" w:cs="Times New Roman"/>
                <w:szCs w:val="32"/>
                <w:lang w:val="en-US" w:eastAsia="zh-CN"/>
              </w:rPr>
            </w:rPrChange>
          </w:rPr>
          <w:t>删除</w:t>
        </w:r>
      </w:ins>
      <w:ins w:id="5524" w:author="......" w:date="2024-05-06T20:57:57Z">
        <w:r>
          <w:rPr>
            <w:rFonts w:hint="default" w:ascii="Times New Roman" w:hAnsi="Times New Roman" w:eastAsia="宋体" w:cs="Times New Roman"/>
            <w:szCs w:val="32"/>
            <w:lang w:val="en-US" w:eastAsia="zh-CN"/>
            <w:rPrChange w:id="5525" w:author="......" w:date="2024-05-07T14:48:58Z">
              <w:rPr>
                <w:rFonts w:hint="eastAsia" w:ascii="Times New Roman" w:hAnsi="Times New Roman" w:eastAsia="宋体" w:cs="Times New Roman"/>
                <w:szCs w:val="32"/>
                <w:lang w:val="en-US" w:eastAsia="zh-CN"/>
              </w:rPr>
            </w:rPrChange>
          </w:rPr>
          <w:t>、</w:t>
        </w:r>
      </w:ins>
      <w:ins w:id="5527" w:author="......" w:date="2024-05-06T20:58:02Z">
        <w:r>
          <w:rPr>
            <w:rFonts w:hint="default" w:ascii="Times New Roman" w:hAnsi="Times New Roman" w:eastAsia="宋体" w:cs="Times New Roman"/>
            <w:szCs w:val="32"/>
            <w:lang w:val="en-US" w:eastAsia="zh-CN"/>
            <w:rPrChange w:id="5528" w:author="......" w:date="2024-05-07T14:48:58Z">
              <w:rPr>
                <w:rFonts w:hint="eastAsia" w:ascii="Times New Roman" w:hAnsi="Times New Roman" w:eastAsia="宋体" w:cs="Times New Roman"/>
                <w:szCs w:val="32"/>
                <w:lang w:val="en-US" w:eastAsia="zh-CN"/>
              </w:rPr>
            </w:rPrChange>
          </w:rPr>
          <w:t>搜索</w:t>
        </w:r>
      </w:ins>
      <w:ins w:id="5530" w:author="......" w:date="2024-03-25T23:43:59Z">
        <w:r>
          <w:rPr>
            <w:rFonts w:hint="default" w:ascii="Times New Roman" w:hAnsi="Times New Roman" w:eastAsia="宋体" w:cs="Times New Roman"/>
            <w:szCs w:val="32"/>
            <w:lang w:val="en-US" w:eastAsia="zh-CN"/>
            <w:rPrChange w:id="5531" w:author="......" w:date="2024-05-07T14:48:58Z">
              <w:rPr>
                <w:rFonts w:hint="eastAsia"/>
                <w:lang w:val="en-US" w:eastAsia="zh-CN"/>
              </w:rPr>
            </w:rPrChange>
          </w:rPr>
          <w:t>人员</w:t>
        </w:r>
      </w:ins>
      <w:ins w:id="5533" w:author="......" w:date="2024-03-25T23:40:05Z">
        <w:r>
          <w:rPr>
            <w:rFonts w:hint="default" w:ascii="Times New Roman" w:hAnsi="Times New Roman" w:eastAsia="宋体" w:cs="Times New Roman"/>
            <w:szCs w:val="32"/>
            <w:rPrChange w:id="5534" w:author="......" w:date="2024-05-07T14:48:58Z">
              <w:rPr>
                <w:rFonts w:hint="eastAsia"/>
              </w:rPr>
            </w:rPrChange>
          </w:rPr>
          <w:t>信息，包括姓名、</w:t>
        </w:r>
      </w:ins>
      <w:ins w:id="5536" w:author="......" w:date="2024-05-06T20:54:39Z">
        <w:r>
          <w:rPr>
            <w:rFonts w:hint="default" w:ascii="Times New Roman" w:hAnsi="Times New Roman" w:eastAsia="宋体" w:cs="Times New Roman"/>
            <w:szCs w:val="32"/>
            <w:lang w:val="en-US" w:eastAsia="zh-CN"/>
            <w:rPrChange w:id="5537" w:author="......" w:date="2024-05-07T14:48:58Z">
              <w:rPr>
                <w:rFonts w:hint="eastAsia" w:ascii="Times New Roman" w:hAnsi="Times New Roman" w:eastAsia="宋体" w:cs="Times New Roman"/>
                <w:szCs w:val="32"/>
                <w:lang w:val="en-US" w:eastAsia="zh-CN"/>
              </w:rPr>
            </w:rPrChange>
          </w:rPr>
          <w:t>编号</w:t>
        </w:r>
      </w:ins>
      <w:ins w:id="5539" w:author="......" w:date="2024-03-25T23:40:05Z">
        <w:r>
          <w:rPr>
            <w:rFonts w:hint="default" w:ascii="Times New Roman" w:hAnsi="Times New Roman" w:eastAsia="宋体" w:cs="Times New Roman"/>
            <w:szCs w:val="32"/>
            <w:rPrChange w:id="5540" w:author="......" w:date="2024-05-07T14:48:58Z">
              <w:rPr>
                <w:rFonts w:hint="eastAsia"/>
              </w:rPr>
            </w:rPrChange>
          </w:rPr>
          <w:t>、职位、</w:t>
        </w:r>
      </w:ins>
      <w:ins w:id="5542" w:author="......" w:date="2024-05-06T20:54:53Z">
        <w:r>
          <w:rPr>
            <w:rFonts w:hint="default" w:ascii="Times New Roman" w:hAnsi="Times New Roman" w:eastAsia="宋体" w:cs="Times New Roman"/>
            <w:szCs w:val="32"/>
            <w:lang w:val="en-US" w:eastAsia="zh-CN"/>
            <w:rPrChange w:id="5543" w:author="......" w:date="2024-05-07T14:48:58Z">
              <w:rPr>
                <w:rFonts w:hint="eastAsia" w:ascii="Times New Roman" w:hAnsi="Times New Roman" w:eastAsia="宋体" w:cs="Times New Roman"/>
                <w:szCs w:val="32"/>
                <w:lang w:val="en-US" w:eastAsia="zh-CN"/>
              </w:rPr>
            </w:rPrChange>
          </w:rPr>
          <w:t>联系方式</w:t>
        </w:r>
      </w:ins>
      <w:ins w:id="5545" w:author="......" w:date="2024-05-06T20:54:54Z">
        <w:r>
          <w:rPr>
            <w:rFonts w:hint="default" w:ascii="Times New Roman" w:hAnsi="Times New Roman" w:eastAsia="宋体" w:cs="Times New Roman"/>
            <w:szCs w:val="32"/>
            <w:lang w:val="en-US" w:eastAsia="zh-CN"/>
            <w:rPrChange w:id="5546" w:author="......" w:date="2024-05-07T14:48:58Z">
              <w:rPr>
                <w:rFonts w:hint="eastAsia" w:ascii="Times New Roman" w:hAnsi="Times New Roman" w:eastAsia="宋体" w:cs="Times New Roman"/>
                <w:szCs w:val="32"/>
                <w:lang w:val="en-US" w:eastAsia="zh-CN"/>
              </w:rPr>
            </w:rPrChange>
          </w:rPr>
          <w:t>、</w:t>
        </w:r>
      </w:ins>
      <w:ins w:id="5548" w:author="......" w:date="2024-05-06T20:54:47Z">
        <w:r>
          <w:rPr>
            <w:rFonts w:hint="default" w:ascii="Times New Roman" w:hAnsi="Times New Roman" w:eastAsia="宋体" w:cs="Times New Roman"/>
            <w:szCs w:val="32"/>
            <w:lang w:val="en-US" w:eastAsia="zh-CN"/>
            <w:rPrChange w:id="5549" w:author="......" w:date="2024-05-07T14:48:58Z">
              <w:rPr>
                <w:rFonts w:hint="eastAsia" w:ascii="Times New Roman" w:hAnsi="Times New Roman" w:eastAsia="宋体" w:cs="Times New Roman"/>
                <w:szCs w:val="32"/>
                <w:lang w:val="en-US" w:eastAsia="zh-CN"/>
              </w:rPr>
            </w:rPrChange>
          </w:rPr>
          <w:t>人员</w:t>
        </w:r>
      </w:ins>
      <w:ins w:id="5551" w:author="......" w:date="2024-05-06T20:54:49Z">
        <w:r>
          <w:rPr>
            <w:rFonts w:hint="default" w:ascii="Times New Roman" w:hAnsi="Times New Roman" w:eastAsia="宋体" w:cs="Times New Roman"/>
            <w:szCs w:val="32"/>
            <w:lang w:val="en-US" w:eastAsia="zh-CN"/>
            <w:rPrChange w:id="5552" w:author="......" w:date="2024-05-07T14:48:58Z">
              <w:rPr>
                <w:rFonts w:hint="eastAsia" w:ascii="Times New Roman" w:hAnsi="Times New Roman" w:eastAsia="宋体" w:cs="Times New Roman"/>
                <w:szCs w:val="32"/>
                <w:lang w:val="en-US" w:eastAsia="zh-CN"/>
              </w:rPr>
            </w:rPrChange>
          </w:rPr>
          <w:t>描述</w:t>
        </w:r>
      </w:ins>
      <w:ins w:id="5554" w:author="......" w:date="2024-03-25T23:40:05Z">
        <w:r>
          <w:rPr>
            <w:rFonts w:hint="default" w:ascii="Times New Roman" w:hAnsi="Times New Roman" w:eastAsia="宋体" w:cs="Times New Roman"/>
            <w:szCs w:val="32"/>
            <w:rPrChange w:id="5555" w:author="......" w:date="2024-05-07T14:48:58Z">
              <w:rPr>
                <w:rFonts w:hint="eastAsia"/>
              </w:rPr>
            </w:rPrChange>
          </w:rPr>
          <w:t>等</w:t>
        </w:r>
      </w:ins>
      <w:ins w:id="5557" w:author="......" w:date="2024-05-06T20:55:00Z">
        <w:r>
          <w:rPr>
            <w:rFonts w:hint="default" w:ascii="Times New Roman" w:hAnsi="Times New Roman" w:eastAsia="宋体" w:cs="Times New Roman"/>
            <w:szCs w:val="32"/>
            <w:lang w:eastAsia="zh-CN"/>
            <w:rPrChange w:id="5558" w:author="......" w:date="2024-05-07T14:48:58Z">
              <w:rPr>
                <w:rFonts w:hint="eastAsia" w:ascii="Times New Roman" w:hAnsi="Times New Roman" w:eastAsia="宋体" w:cs="Times New Roman"/>
                <w:szCs w:val="32"/>
                <w:lang w:eastAsia="zh-CN"/>
              </w:rPr>
            </w:rPrChange>
          </w:rPr>
          <w:t>，</w:t>
        </w:r>
      </w:ins>
      <w:ins w:id="5560" w:author="......" w:date="2024-05-06T20:55:01Z">
        <w:r>
          <w:rPr>
            <w:rFonts w:hint="default" w:ascii="Times New Roman" w:hAnsi="Times New Roman" w:eastAsia="宋体" w:cs="Times New Roman"/>
            <w:szCs w:val="32"/>
            <w:lang w:val="en-US" w:eastAsia="zh-CN"/>
            <w:rPrChange w:id="5561" w:author="......" w:date="2024-05-07T14:48:58Z">
              <w:rPr>
                <w:rFonts w:hint="eastAsia" w:ascii="Times New Roman" w:hAnsi="Times New Roman" w:eastAsia="宋体" w:cs="Times New Roman"/>
                <w:szCs w:val="32"/>
                <w:lang w:val="en-US" w:eastAsia="zh-CN"/>
              </w:rPr>
            </w:rPrChange>
          </w:rPr>
          <w:t>如</w:t>
        </w:r>
      </w:ins>
      <w:ins w:id="5563" w:author="......" w:date="2024-05-06T20:55:07Z">
        <w:r>
          <w:rPr>
            <w:rFonts w:hint="default" w:ascii="Times New Roman" w:hAnsi="Times New Roman" w:eastAsia="宋体" w:cs="Times New Roman"/>
            <w:szCs w:val="32"/>
            <w:lang w:val="en-US" w:eastAsia="zh-CN"/>
            <w:rPrChange w:id="5564" w:author="......" w:date="2024-05-07T14:48:58Z">
              <w:rPr>
                <w:rFonts w:hint="eastAsia" w:ascii="Times New Roman" w:hAnsi="Times New Roman" w:eastAsia="宋体" w:cs="Times New Roman"/>
                <w:szCs w:val="32"/>
                <w:lang w:val="en-US" w:eastAsia="zh-CN"/>
              </w:rPr>
            </w:rPrChange>
          </w:rPr>
          <w:t>表</w:t>
        </w:r>
      </w:ins>
      <w:ins w:id="5566" w:author="......" w:date="2024-05-06T20:55:09Z">
        <w:r>
          <w:rPr>
            <w:rFonts w:hint="default" w:ascii="Times New Roman" w:hAnsi="Times New Roman" w:eastAsia="宋体" w:cs="Times New Roman"/>
            <w:szCs w:val="32"/>
            <w:lang w:val="en-US" w:eastAsia="zh-CN"/>
            <w:rPrChange w:id="5567" w:author="......" w:date="2024-05-07T14:48:58Z">
              <w:rPr>
                <w:rFonts w:hint="eastAsia" w:ascii="Times New Roman" w:hAnsi="Times New Roman" w:eastAsia="宋体" w:cs="Times New Roman"/>
                <w:szCs w:val="32"/>
                <w:lang w:val="en-US" w:eastAsia="zh-CN"/>
              </w:rPr>
            </w:rPrChange>
          </w:rPr>
          <w:t>3</w:t>
        </w:r>
      </w:ins>
      <w:ins w:id="5569" w:author="......" w:date="2024-05-06T20:55:10Z">
        <w:r>
          <w:rPr>
            <w:rFonts w:hint="default" w:ascii="Times New Roman" w:hAnsi="Times New Roman" w:eastAsia="宋体" w:cs="Times New Roman"/>
            <w:szCs w:val="32"/>
            <w:lang w:val="en-US" w:eastAsia="zh-CN"/>
            <w:rPrChange w:id="5570" w:author="......" w:date="2024-05-07T14:48:58Z">
              <w:rPr>
                <w:rFonts w:hint="eastAsia" w:ascii="Times New Roman" w:hAnsi="Times New Roman" w:eastAsia="宋体" w:cs="Times New Roman"/>
                <w:szCs w:val="32"/>
                <w:lang w:val="en-US" w:eastAsia="zh-CN"/>
              </w:rPr>
            </w:rPrChange>
          </w:rPr>
          <w:t>-2-</w:t>
        </w:r>
      </w:ins>
      <w:ins w:id="5572" w:author="......" w:date="2024-05-06T20:55:13Z">
        <w:r>
          <w:rPr>
            <w:rFonts w:hint="default" w:ascii="Times New Roman" w:hAnsi="Times New Roman" w:eastAsia="宋体" w:cs="Times New Roman"/>
            <w:szCs w:val="32"/>
            <w:lang w:val="en-US" w:eastAsia="zh-CN"/>
            <w:rPrChange w:id="5573" w:author="......" w:date="2024-05-07T14:48:58Z">
              <w:rPr>
                <w:rFonts w:hint="eastAsia" w:ascii="Times New Roman" w:hAnsi="Times New Roman" w:eastAsia="宋体" w:cs="Times New Roman"/>
                <w:szCs w:val="32"/>
                <w:lang w:val="en-US" w:eastAsia="zh-CN"/>
              </w:rPr>
            </w:rPrChange>
          </w:rPr>
          <w:t>1</w:t>
        </w:r>
      </w:ins>
      <w:ins w:id="5575" w:author="......" w:date="2024-05-06T20:55:14Z">
        <w:r>
          <w:rPr>
            <w:rFonts w:hint="default" w:ascii="Times New Roman" w:hAnsi="Times New Roman" w:eastAsia="宋体" w:cs="Times New Roman"/>
            <w:szCs w:val="32"/>
            <w:lang w:val="en-US" w:eastAsia="zh-CN"/>
            <w:rPrChange w:id="5576" w:author="......" w:date="2024-05-07T14:48:58Z">
              <w:rPr>
                <w:rFonts w:hint="eastAsia" w:ascii="Times New Roman" w:hAnsi="Times New Roman" w:eastAsia="宋体" w:cs="Times New Roman"/>
                <w:szCs w:val="32"/>
                <w:lang w:val="en-US" w:eastAsia="zh-CN"/>
              </w:rPr>
            </w:rPrChange>
          </w:rPr>
          <w:t>至</w:t>
        </w:r>
      </w:ins>
      <w:ins w:id="5578" w:author="......" w:date="2024-05-06T20:55:17Z">
        <w:r>
          <w:rPr>
            <w:rFonts w:hint="default" w:ascii="Times New Roman" w:hAnsi="Times New Roman" w:eastAsia="宋体" w:cs="Times New Roman"/>
            <w:szCs w:val="32"/>
            <w:lang w:val="en-US" w:eastAsia="zh-CN"/>
            <w:rPrChange w:id="5579" w:author="......" w:date="2024-05-07T14:48:58Z">
              <w:rPr>
                <w:rFonts w:hint="eastAsia" w:ascii="Times New Roman" w:hAnsi="Times New Roman" w:eastAsia="宋体" w:cs="Times New Roman"/>
                <w:szCs w:val="32"/>
                <w:lang w:val="en-US" w:eastAsia="zh-CN"/>
              </w:rPr>
            </w:rPrChange>
          </w:rPr>
          <w:t>表</w:t>
        </w:r>
      </w:ins>
      <w:ins w:id="5581" w:author="......" w:date="2024-05-06T20:55:18Z">
        <w:r>
          <w:rPr>
            <w:rFonts w:hint="default" w:ascii="Times New Roman" w:hAnsi="Times New Roman" w:eastAsia="宋体" w:cs="Times New Roman"/>
            <w:szCs w:val="32"/>
            <w:lang w:val="en-US" w:eastAsia="zh-CN"/>
            <w:rPrChange w:id="5582" w:author="......" w:date="2024-05-07T14:48:58Z">
              <w:rPr>
                <w:rFonts w:hint="eastAsia" w:ascii="Times New Roman" w:hAnsi="Times New Roman" w:eastAsia="宋体" w:cs="Times New Roman"/>
                <w:szCs w:val="32"/>
                <w:lang w:val="en-US" w:eastAsia="zh-CN"/>
              </w:rPr>
            </w:rPrChange>
          </w:rPr>
          <w:t>3-2</w:t>
        </w:r>
      </w:ins>
      <w:ins w:id="5584" w:author="......" w:date="2024-05-06T20:55:19Z">
        <w:r>
          <w:rPr>
            <w:rFonts w:hint="default" w:ascii="Times New Roman" w:hAnsi="Times New Roman" w:eastAsia="宋体" w:cs="Times New Roman"/>
            <w:szCs w:val="32"/>
            <w:lang w:val="en-US" w:eastAsia="zh-CN"/>
            <w:rPrChange w:id="5585" w:author="......" w:date="2024-05-07T14:48:58Z">
              <w:rPr>
                <w:rFonts w:hint="eastAsia" w:ascii="Times New Roman" w:hAnsi="Times New Roman" w:eastAsia="宋体" w:cs="Times New Roman"/>
                <w:szCs w:val="32"/>
                <w:lang w:val="en-US" w:eastAsia="zh-CN"/>
              </w:rPr>
            </w:rPrChange>
          </w:rPr>
          <w:t>-</w:t>
        </w:r>
      </w:ins>
      <w:ins w:id="5587" w:author="......" w:date="2024-05-06T20:58:08Z">
        <w:r>
          <w:rPr>
            <w:rFonts w:hint="default" w:ascii="Times New Roman" w:hAnsi="Times New Roman" w:eastAsia="宋体" w:cs="Times New Roman"/>
            <w:szCs w:val="32"/>
            <w:lang w:val="en-US" w:eastAsia="zh-CN"/>
            <w:rPrChange w:id="5588" w:author="......" w:date="2024-05-07T14:48:58Z">
              <w:rPr>
                <w:rFonts w:hint="eastAsia" w:ascii="Times New Roman" w:hAnsi="Times New Roman" w:eastAsia="宋体" w:cs="Times New Roman"/>
                <w:szCs w:val="32"/>
                <w:lang w:val="en-US" w:eastAsia="zh-CN"/>
              </w:rPr>
            </w:rPrChange>
          </w:rPr>
          <w:t>4</w:t>
        </w:r>
      </w:ins>
      <w:ins w:id="5590" w:author="......" w:date="2024-05-06T20:55:23Z">
        <w:r>
          <w:rPr>
            <w:rFonts w:hint="default" w:ascii="Times New Roman" w:hAnsi="Times New Roman" w:eastAsia="宋体" w:cs="Times New Roman"/>
            <w:szCs w:val="32"/>
            <w:lang w:val="en-US" w:eastAsia="zh-CN"/>
            <w:rPrChange w:id="5591" w:author="......" w:date="2024-05-07T14:48:58Z">
              <w:rPr>
                <w:rFonts w:hint="eastAsia" w:ascii="Times New Roman" w:hAnsi="Times New Roman" w:eastAsia="宋体" w:cs="Times New Roman"/>
                <w:szCs w:val="32"/>
                <w:lang w:val="en-US" w:eastAsia="zh-CN"/>
              </w:rPr>
            </w:rPrChange>
          </w:rPr>
          <w:t>所示</w:t>
        </w:r>
      </w:ins>
      <w:ins w:id="5593" w:author="......" w:date="2024-05-06T20:55:24Z">
        <w:r>
          <w:rPr>
            <w:rFonts w:hint="default" w:ascii="Times New Roman" w:hAnsi="Times New Roman" w:eastAsia="宋体" w:cs="Times New Roman"/>
            <w:szCs w:val="32"/>
            <w:lang w:val="en-US" w:eastAsia="zh-CN"/>
            <w:rPrChange w:id="5594" w:author="......" w:date="2024-05-07T14:48:58Z">
              <w:rPr>
                <w:rFonts w:hint="eastAsia" w:ascii="Times New Roman" w:hAnsi="Times New Roman" w:eastAsia="宋体" w:cs="Times New Roman"/>
                <w:szCs w:val="32"/>
                <w:lang w:val="en-US" w:eastAsia="zh-CN"/>
              </w:rPr>
            </w:rPrChange>
          </w:rPr>
          <w:t>：</w:t>
        </w:r>
      </w:ins>
    </w:p>
    <w:p>
      <w:pPr>
        <w:jc w:val="right"/>
        <w:rPr>
          <w:ins w:id="5597" w:author="......" w:date="2024-05-06T20:55:40Z"/>
          <w:rFonts w:hint="default" w:ascii="Times New Roman" w:hAnsi="Times New Roman" w:eastAsia="宋体" w:cs="Times New Roman"/>
          <w:lang w:val="en-US" w:eastAsia="zh-CN"/>
          <w:rPrChange w:id="5598" w:author="......" w:date="2024-05-07T14:48:58Z">
            <w:rPr>
              <w:ins w:id="5599" w:author="......" w:date="2024-05-06T20:55:40Z"/>
              <w:rFonts w:hint="default" w:eastAsiaTheme="minorEastAsia"/>
              <w:lang w:val="en-US" w:eastAsia="zh-CN"/>
            </w:rPr>
          </w:rPrChange>
        </w:rPr>
        <w:pPrChange w:id="5596" w:author="......" w:date="2024-05-06T20:56:02Z">
          <w:pPr/>
        </w:pPrChange>
      </w:pPr>
      <w:ins w:id="5600" w:author="......" w:date="2024-05-06T20:55:48Z">
        <w:r>
          <w:rPr>
            <w:rFonts w:hint="default" w:ascii="Times New Roman" w:hAnsi="Times New Roman" w:eastAsia="宋体" w:cs="Times New Roman"/>
            <w:sz w:val="21"/>
            <w:szCs w:val="24"/>
            <w:lang w:val="en-US" w:eastAsia="zh-CN"/>
            <w:rPrChange w:id="5601" w:author="......" w:date="2024-05-07T14:48:58Z">
              <w:rPr>
                <w:rFonts w:hint="eastAsia" w:ascii="Times New Roman" w:hAnsi="Times New Roman" w:eastAsia="宋体" w:cs="Times New Roman"/>
                <w:sz w:val="21"/>
                <w:szCs w:val="24"/>
                <w:lang w:val="en-US" w:eastAsia="zh-CN"/>
              </w:rPr>
            </w:rPrChange>
          </w:rPr>
          <w:t>表3-</w:t>
        </w:r>
      </w:ins>
      <w:ins w:id="5603" w:author="......" w:date="2024-05-06T20:55:58Z">
        <w:r>
          <w:rPr>
            <w:rFonts w:hint="default" w:ascii="Times New Roman" w:hAnsi="Times New Roman" w:eastAsia="宋体" w:cs="Times New Roman"/>
            <w:sz w:val="21"/>
            <w:szCs w:val="24"/>
            <w:lang w:val="en-US" w:eastAsia="zh-CN"/>
            <w:rPrChange w:id="5604" w:author="......" w:date="2024-05-07T14:48:58Z">
              <w:rPr>
                <w:rFonts w:hint="eastAsia" w:ascii="Times New Roman" w:hAnsi="Times New Roman" w:eastAsia="宋体" w:cs="Times New Roman"/>
                <w:sz w:val="21"/>
                <w:szCs w:val="24"/>
                <w:lang w:val="en-US" w:eastAsia="zh-CN"/>
              </w:rPr>
            </w:rPrChange>
          </w:rPr>
          <w:t>2-1</w:t>
        </w:r>
      </w:ins>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2"/>
        <w:gridCol w:w="6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ins w:id="5606" w:author="......" w:date="2024-05-06T20:55:40Z"/>
        </w:trPr>
        <w:tc>
          <w:tcPr>
            <w:tcW w:w="1692" w:type="dxa"/>
          </w:tcPr>
          <w:p>
            <w:pPr>
              <w:numPr>
                <w:ilvl w:val="0"/>
                <w:numId w:val="0"/>
              </w:numPr>
              <w:rPr>
                <w:ins w:id="5607" w:author="......" w:date="2024-05-06T20:55:40Z"/>
                <w:rFonts w:hint="default" w:ascii="Times New Roman" w:hAnsi="Times New Roman" w:eastAsia="宋体" w:cs="Times New Roman"/>
                <w:sz w:val="24"/>
                <w:szCs w:val="32"/>
                <w:vertAlign w:val="baseline"/>
                <w:lang w:val="en-US" w:eastAsia="zh-CN"/>
                <w:rPrChange w:id="5608" w:author="......" w:date="2024-05-07T14:48:58Z">
                  <w:rPr>
                    <w:ins w:id="5609" w:author="......" w:date="2024-05-06T20:55:40Z"/>
                    <w:rFonts w:hint="default"/>
                    <w:sz w:val="24"/>
                    <w:szCs w:val="32"/>
                    <w:vertAlign w:val="baseline"/>
                    <w:lang w:val="en-US" w:eastAsia="zh-CN"/>
                  </w:rPr>
                </w:rPrChange>
              </w:rPr>
            </w:pPr>
            <w:ins w:id="5610" w:author="......" w:date="2024-05-06T20:55:40Z">
              <w:r>
                <w:rPr>
                  <w:rFonts w:hint="default" w:ascii="Times New Roman" w:hAnsi="Times New Roman" w:eastAsia="宋体" w:cs="Times New Roman"/>
                  <w:sz w:val="24"/>
                  <w:szCs w:val="32"/>
                  <w:lang w:val="en-US" w:eastAsia="zh-CN"/>
                  <w:rPrChange w:id="5611" w:author="......" w:date="2024-05-07T14:48:58Z">
                    <w:rPr>
                      <w:rFonts w:hint="eastAsia"/>
                      <w:sz w:val="24"/>
                      <w:szCs w:val="32"/>
                      <w:lang w:val="en-US" w:eastAsia="zh-CN"/>
                    </w:rPr>
                  </w:rPrChange>
                </w:rPr>
                <w:t>用例</w:t>
              </w:r>
            </w:ins>
          </w:p>
        </w:tc>
        <w:tc>
          <w:tcPr>
            <w:tcW w:w="6830" w:type="dxa"/>
          </w:tcPr>
          <w:p>
            <w:pPr>
              <w:numPr>
                <w:ilvl w:val="0"/>
                <w:numId w:val="0"/>
              </w:numPr>
              <w:rPr>
                <w:ins w:id="5613" w:author="......" w:date="2024-05-06T20:55:40Z"/>
                <w:rFonts w:hint="default" w:ascii="Times New Roman" w:hAnsi="Times New Roman" w:eastAsia="宋体" w:cs="Times New Roman"/>
                <w:sz w:val="24"/>
                <w:szCs w:val="32"/>
                <w:vertAlign w:val="baseline"/>
                <w:lang w:val="en-US" w:eastAsia="zh-CN"/>
                <w:rPrChange w:id="5614" w:author="......" w:date="2024-05-07T14:48:58Z">
                  <w:rPr>
                    <w:ins w:id="5615" w:author="......" w:date="2024-05-06T20:55:40Z"/>
                    <w:rFonts w:hint="default"/>
                    <w:sz w:val="24"/>
                    <w:szCs w:val="32"/>
                    <w:vertAlign w:val="baseline"/>
                    <w:lang w:val="en-US" w:eastAsia="zh-CN"/>
                  </w:rPr>
                </w:rPrChange>
              </w:rPr>
            </w:pPr>
            <w:ins w:id="5616" w:author="......" w:date="2024-05-06T20:55:40Z">
              <w:r>
                <w:rPr>
                  <w:rFonts w:hint="default" w:ascii="Times New Roman" w:hAnsi="Times New Roman" w:eastAsia="宋体" w:cs="Times New Roman"/>
                  <w:sz w:val="24"/>
                  <w:szCs w:val="32"/>
                  <w:vertAlign w:val="baseline"/>
                  <w:lang w:val="en-US" w:eastAsia="zh-CN"/>
                  <w:rPrChange w:id="5617" w:author="......" w:date="2024-05-07T14:48:58Z">
                    <w:rPr>
                      <w:rFonts w:hint="eastAsia"/>
                      <w:sz w:val="24"/>
                      <w:szCs w:val="32"/>
                      <w:vertAlign w:val="baseline"/>
                      <w:lang w:val="en-US" w:eastAsia="zh-CN"/>
                    </w:rPr>
                  </w:rPrChange>
                </w:rPr>
                <w:t>添加人员</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5619" w:author="......" w:date="2024-05-06T20:56:10Z"/>
        </w:trPr>
        <w:tc>
          <w:tcPr>
            <w:tcW w:w="1692" w:type="dxa"/>
            <w:vAlign w:val="top"/>
          </w:tcPr>
          <w:p>
            <w:pPr>
              <w:numPr>
                <w:ilvl w:val="0"/>
                <w:numId w:val="0"/>
              </w:numPr>
              <w:ind w:left="0" w:leftChars="0" w:firstLine="0" w:firstLineChars="0"/>
              <w:rPr>
                <w:ins w:id="5620" w:author="......" w:date="2024-05-06T20:56:10Z"/>
                <w:rFonts w:hint="default" w:ascii="Times New Roman" w:hAnsi="Times New Roman" w:eastAsia="宋体" w:cs="Times New Roman"/>
                <w:kern w:val="2"/>
                <w:sz w:val="24"/>
                <w:szCs w:val="32"/>
                <w:vertAlign w:val="baseline"/>
                <w:lang w:val="en-US" w:eastAsia="zh-CN" w:bidi="ar-SA"/>
                <w:rPrChange w:id="5621" w:author="......" w:date="2024-05-07T14:48:58Z">
                  <w:rPr>
                    <w:ins w:id="5622" w:author="......" w:date="2024-05-06T20:56:10Z"/>
                    <w:rFonts w:hint="eastAsia" w:asciiTheme="minorAscii" w:hAnsiTheme="minorAscii" w:eastAsiaTheme="minorEastAsia" w:cstheme="minorBidi"/>
                    <w:kern w:val="2"/>
                    <w:sz w:val="24"/>
                    <w:szCs w:val="32"/>
                    <w:vertAlign w:val="baseline"/>
                    <w:lang w:val="en-US" w:eastAsia="zh-CN" w:bidi="ar-SA"/>
                  </w:rPr>
                </w:rPrChange>
              </w:rPr>
            </w:pPr>
            <w:r>
              <w:rPr>
                <w:rFonts w:hint="default" w:ascii="Times New Roman" w:hAnsi="Times New Roman" w:eastAsia="宋体" w:cs="Times New Roman"/>
                <w:sz w:val="24"/>
                <w:szCs w:val="32"/>
                <w:vertAlign w:val="baseline"/>
                <w:lang w:val="en-US" w:eastAsia="zh-CN"/>
                <w:rPrChange w:id="5623" w:author="......" w:date="2024-05-07T14:48:58Z">
                  <w:rPr>
                    <w:rFonts w:hint="eastAsia"/>
                    <w:sz w:val="24"/>
                    <w:szCs w:val="32"/>
                    <w:vertAlign w:val="baseline"/>
                    <w:lang w:val="en-US" w:eastAsia="zh-CN"/>
                  </w:rPr>
                </w:rPrChange>
              </w:rPr>
              <w:t>用例编号</w:t>
            </w:r>
          </w:p>
        </w:tc>
        <w:tc>
          <w:tcPr>
            <w:tcW w:w="6830" w:type="dxa"/>
            <w:vAlign w:val="top"/>
          </w:tcPr>
          <w:p>
            <w:pPr>
              <w:numPr>
                <w:ilvl w:val="0"/>
                <w:numId w:val="0"/>
              </w:numPr>
              <w:ind w:left="0" w:leftChars="0" w:firstLine="0" w:firstLineChars="0"/>
              <w:rPr>
                <w:ins w:id="5624" w:author="......" w:date="2024-05-06T20:56:10Z"/>
                <w:rFonts w:hint="default" w:ascii="Times New Roman" w:hAnsi="Times New Roman" w:eastAsia="宋体" w:cs="Times New Roman"/>
                <w:kern w:val="2"/>
                <w:sz w:val="24"/>
                <w:szCs w:val="32"/>
                <w:vertAlign w:val="baseline"/>
                <w:lang w:val="en-US" w:eastAsia="zh-CN" w:bidi="ar-SA"/>
                <w:rPrChange w:id="5625" w:author="......" w:date="2024-05-07T14:48:58Z">
                  <w:rPr>
                    <w:ins w:id="5626" w:author="......" w:date="2024-05-06T20:56:10Z"/>
                    <w:rFonts w:hint="eastAsia" w:asciiTheme="minorAscii" w:hAnsiTheme="minorAscii" w:eastAsiaTheme="minorEastAsia" w:cstheme="minorBidi"/>
                    <w:kern w:val="2"/>
                    <w:sz w:val="24"/>
                    <w:szCs w:val="32"/>
                    <w:vertAlign w:val="baseline"/>
                    <w:lang w:val="en-US" w:eastAsia="zh-CN" w:bidi="ar-SA"/>
                  </w:rPr>
                </w:rPrChange>
              </w:rPr>
            </w:pPr>
            <w:r>
              <w:rPr>
                <w:rFonts w:hint="default" w:ascii="Times New Roman" w:hAnsi="Times New Roman" w:eastAsia="宋体" w:cs="Times New Roman"/>
                <w:sz w:val="24"/>
                <w:szCs w:val="32"/>
                <w:lang w:val="en-US" w:eastAsia="zh-CN"/>
                <w:rPrChange w:id="5627" w:author="......" w:date="2024-05-07T14:48:58Z">
                  <w:rPr>
                    <w:rFonts w:hint="eastAsia"/>
                    <w:sz w:val="24"/>
                    <w:szCs w:val="32"/>
                    <w:lang w:val="en-US" w:eastAsia="zh-CN"/>
                  </w:rPr>
                </w:rPrChange>
              </w:rPr>
              <w:t>SF0</w:t>
            </w:r>
            <w:ins w:id="5628" w:author="......" w:date="2024-05-06T20:56:38Z">
              <w:r>
                <w:rPr>
                  <w:rFonts w:hint="default" w:ascii="Times New Roman" w:hAnsi="Times New Roman" w:eastAsia="宋体" w:cs="Times New Roman"/>
                  <w:sz w:val="24"/>
                  <w:szCs w:val="32"/>
                  <w:lang w:val="en-US" w:eastAsia="zh-CN"/>
                  <w:rPrChange w:id="5629" w:author="......" w:date="2024-05-07T14:48:58Z">
                    <w:rPr>
                      <w:rFonts w:hint="eastAsia"/>
                      <w:sz w:val="24"/>
                      <w:szCs w:val="32"/>
                      <w:lang w:val="en-US" w:eastAsia="zh-CN"/>
                    </w:rPr>
                  </w:rPrChange>
                </w:rPr>
                <w:t>2</w:t>
              </w:r>
            </w:ins>
            <w:del w:id="5631" w:author="......" w:date="2024-05-06T20:56:38Z">
              <w:r>
                <w:rPr>
                  <w:rFonts w:hint="default" w:ascii="Times New Roman" w:hAnsi="Times New Roman" w:eastAsia="宋体" w:cs="Times New Roman"/>
                  <w:sz w:val="24"/>
                  <w:szCs w:val="32"/>
                  <w:lang w:val="en-US" w:eastAsia="zh-CN"/>
                  <w:rPrChange w:id="5632" w:author="......" w:date="2024-05-07T14:48:58Z">
                    <w:rPr>
                      <w:rFonts w:hint="eastAsia"/>
                      <w:sz w:val="24"/>
                      <w:szCs w:val="32"/>
                      <w:lang w:val="en-US" w:eastAsia="zh-CN"/>
                    </w:rPr>
                  </w:rPrChange>
                </w:rPr>
                <w:delText>1</w:delText>
              </w:r>
            </w:del>
            <w:r>
              <w:rPr>
                <w:rFonts w:hint="default" w:ascii="Times New Roman" w:hAnsi="Times New Roman" w:eastAsia="宋体" w:cs="Times New Roman"/>
                <w:sz w:val="24"/>
                <w:szCs w:val="32"/>
                <w:lang w:val="en-US" w:eastAsia="zh-CN"/>
                <w:rPrChange w:id="5634" w:author="......" w:date="2024-05-07T14:48:58Z">
                  <w:rPr>
                    <w:rFonts w:hint="eastAsia"/>
                    <w:sz w:val="24"/>
                    <w:szCs w:val="32"/>
                    <w:lang w:val="en-US" w:eastAsia="zh-CN"/>
                  </w:rPr>
                </w:rPrChange>
              </w:rPr>
              <w:t>00</w:t>
            </w:r>
            <w:ins w:id="5635" w:author="......" w:date="2024-05-06T20:56:41Z">
              <w:r>
                <w:rPr>
                  <w:rFonts w:hint="default" w:ascii="Times New Roman" w:hAnsi="Times New Roman" w:eastAsia="宋体" w:cs="Times New Roman"/>
                  <w:sz w:val="24"/>
                  <w:szCs w:val="32"/>
                  <w:lang w:val="en-US" w:eastAsia="zh-CN"/>
                  <w:rPrChange w:id="5636" w:author="......" w:date="2024-05-07T14:48:58Z">
                    <w:rPr>
                      <w:rFonts w:hint="eastAsia"/>
                      <w:sz w:val="24"/>
                      <w:szCs w:val="32"/>
                      <w:lang w:val="en-US" w:eastAsia="zh-CN"/>
                    </w:rPr>
                  </w:rPrChange>
                </w:rPr>
                <w:t>1</w:t>
              </w:r>
            </w:ins>
            <w:del w:id="5638" w:author="......" w:date="2024-05-06T20:56:40Z">
              <w:r>
                <w:rPr>
                  <w:rFonts w:hint="default" w:ascii="Times New Roman" w:hAnsi="Times New Roman" w:eastAsia="宋体" w:cs="Times New Roman"/>
                  <w:sz w:val="24"/>
                  <w:szCs w:val="32"/>
                  <w:lang w:val="en-US" w:eastAsia="zh-CN"/>
                  <w:rPrChange w:id="5639" w:author="......" w:date="2024-05-07T14:48:58Z">
                    <w:rPr>
                      <w:rFonts w:hint="eastAsia"/>
                      <w:sz w:val="24"/>
                      <w:szCs w:val="32"/>
                      <w:lang w:val="en-US" w:eastAsia="zh-CN"/>
                    </w:rPr>
                  </w:rPrChange>
                </w:rPr>
                <w:delText>6</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5641" w:author="......" w:date="2024-05-06T20:55:40Z"/>
        </w:trPr>
        <w:tc>
          <w:tcPr>
            <w:tcW w:w="1692" w:type="dxa"/>
          </w:tcPr>
          <w:p>
            <w:pPr>
              <w:numPr>
                <w:ilvl w:val="0"/>
                <w:numId w:val="0"/>
              </w:numPr>
              <w:rPr>
                <w:ins w:id="5642" w:author="......" w:date="2024-05-06T20:55:40Z"/>
                <w:rFonts w:hint="default" w:ascii="Times New Roman" w:hAnsi="Times New Roman" w:eastAsia="宋体" w:cs="Times New Roman"/>
                <w:sz w:val="24"/>
                <w:szCs w:val="32"/>
                <w:vertAlign w:val="baseline"/>
                <w:lang w:val="en-US" w:eastAsia="zh-CN"/>
                <w:rPrChange w:id="5643" w:author="......" w:date="2024-05-07T14:48:58Z">
                  <w:rPr>
                    <w:ins w:id="5644" w:author="......" w:date="2024-05-06T20:55:40Z"/>
                    <w:rFonts w:hint="default"/>
                    <w:sz w:val="24"/>
                    <w:szCs w:val="32"/>
                    <w:vertAlign w:val="baseline"/>
                    <w:lang w:val="en-US" w:eastAsia="zh-CN"/>
                  </w:rPr>
                </w:rPrChange>
              </w:rPr>
            </w:pPr>
            <w:ins w:id="5645" w:author="......" w:date="2024-05-06T20:55:40Z">
              <w:r>
                <w:rPr>
                  <w:rFonts w:hint="default" w:ascii="Times New Roman" w:hAnsi="Times New Roman" w:eastAsia="宋体" w:cs="Times New Roman"/>
                  <w:sz w:val="24"/>
                  <w:szCs w:val="32"/>
                  <w:vertAlign w:val="baseline"/>
                  <w:lang w:val="en-US" w:eastAsia="zh-CN"/>
                  <w:rPrChange w:id="5646" w:author="......" w:date="2024-05-07T14:48:58Z">
                    <w:rPr>
                      <w:rFonts w:hint="eastAsia"/>
                      <w:sz w:val="24"/>
                      <w:szCs w:val="32"/>
                      <w:vertAlign w:val="baseline"/>
                      <w:lang w:val="en-US" w:eastAsia="zh-CN"/>
                    </w:rPr>
                  </w:rPrChange>
                </w:rPr>
                <w:t>主执行者</w:t>
              </w:r>
            </w:ins>
          </w:p>
        </w:tc>
        <w:tc>
          <w:tcPr>
            <w:tcW w:w="6830" w:type="dxa"/>
          </w:tcPr>
          <w:p>
            <w:pPr>
              <w:numPr>
                <w:ilvl w:val="0"/>
                <w:numId w:val="0"/>
              </w:numPr>
              <w:rPr>
                <w:ins w:id="5648" w:author="......" w:date="2024-05-06T20:55:40Z"/>
                <w:rFonts w:hint="default" w:ascii="Times New Roman" w:hAnsi="Times New Roman" w:eastAsia="宋体" w:cs="Times New Roman"/>
                <w:sz w:val="24"/>
                <w:szCs w:val="32"/>
                <w:vertAlign w:val="baseline"/>
                <w:lang w:val="en-US" w:eastAsia="zh-CN"/>
                <w:rPrChange w:id="5649" w:author="......" w:date="2024-05-07T14:48:58Z">
                  <w:rPr>
                    <w:ins w:id="5650" w:author="......" w:date="2024-05-06T20:55:40Z"/>
                    <w:rFonts w:hint="default"/>
                    <w:sz w:val="24"/>
                    <w:szCs w:val="32"/>
                    <w:vertAlign w:val="baseline"/>
                    <w:lang w:val="en-US" w:eastAsia="zh-CN"/>
                  </w:rPr>
                </w:rPrChange>
              </w:rPr>
            </w:pPr>
            <w:ins w:id="5651" w:author="......" w:date="2024-05-06T20:55:40Z">
              <w:r>
                <w:rPr>
                  <w:rFonts w:hint="default" w:ascii="Times New Roman" w:hAnsi="Times New Roman" w:eastAsia="宋体" w:cs="Times New Roman"/>
                  <w:sz w:val="24"/>
                  <w:szCs w:val="32"/>
                  <w:vertAlign w:val="baseline"/>
                  <w:lang w:val="en-US" w:eastAsia="zh-CN"/>
                  <w:rPrChange w:id="5652" w:author="......" w:date="2024-05-07T14:48:58Z">
                    <w:rPr>
                      <w:rFonts w:hint="eastAsia"/>
                      <w:sz w:val="24"/>
                      <w:szCs w:val="32"/>
                      <w:vertAlign w:val="baseline"/>
                      <w:lang w:val="en-US" w:eastAsia="zh-CN"/>
                    </w:rPr>
                  </w:rPrChange>
                </w:rPr>
                <w:t>项目经理</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5654" w:author="......" w:date="2024-05-06T20:55:40Z"/>
        </w:trPr>
        <w:tc>
          <w:tcPr>
            <w:tcW w:w="1692" w:type="dxa"/>
          </w:tcPr>
          <w:p>
            <w:pPr>
              <w:numPr>
                <w:ilvl w:val="0"/>
                <w:numId w:val="0"/>
              </w:numPr>
              <w:rPr>
                <w:ins w:id="5655" w:author="......" w:date="2024-05-06T20:55:40Z"/>
                <w:rFonts w:hint="default" w:ascii="Times New Roman" w:hAnsi="Times New Roman" w:eastAsia="宋体" w:cs="Times New Roman"/>
                <w:sz w:val="24"/>
                <w:szCs w:val="32"/>
                <w:vertAlign w:val="baseline"/>
                <w:lang w:val="en-US" w:eastAsia="zh-CN"/>
                <w:rPrChange w:id="5656" w:author="......" w:date="2024-05-07T14:48:58Z">
                  <w:rPr>
                    <w:ins w:id="5657" w:author="......" w:date="2024-05-06T20:55:40Z"/>
                    <w:rFonts w:hint="default"/>
                    <w:sz w:val="24"/>
                    <w:szCs w:val="32"/>
                    <w:vertAlign w:val="baseline"/>
                    <w:lang w:val="en-US" w:eastAsia="zh-CN"/>
                  </w:rPr>
                </w:rPrChange>
              </w:rPr>
            </w:pPr>
            <w:ins w:id="5658" w:author="......" w:date="2024-05-06T20:55:40Z">
              <w:r>
                <w:rPr>
                  <w:rFonts w:hint="default" w:ascii="Times New Roman" w:hAnsi="Times New Roman" w:eastAsia="宋体" w:cs="Times New Roman"/>
                  <w:sz w:val="24"/>
                  <w:szCs w:val="32"/>
                  <w:vertAlign w:val="baseline"/>
                  <w:lang w:val="en-US" w:eastAsia="zh-CN"/>
                  <w:rPrChange w:id="5659" w:author="......" w:date="2024-05-07T14:48:58Z">
                    <w:rPr>
                      <w:rFonts w:hint="eastAsia"/>
                      <w:sz w:val="24"/>
                      <w:szCs w:val="32"/>
                      <w:vertAlign w:val="baseline"/>
                      <w:lang w:val="en-US" w:eastAsia="zh-CN"/>
                    </w:rPr>
                  </w:rPrChange>
                </w:rPr>
                <w:t>目标</w:t>
              </w:r>
            </w:ins>
          </w:p>
        </w:tc>
        <w:tc>
          <w:tcPr>
            <w:tcW w:w="6830" w:type="dxa"/>
          </w:tcPr>
          <w:p>
            <w:pPr>
              <w:numPr>
                <w:ilvl w:val="0"/>
                <w:numId w:val="0"/>
              </w:numPr>
              <w:rPr>
                <w:ins w:id="5661" w:author="......" w:date="2024-05-06T20:55:40Z"/>
                <w:rFonts w:hint="default" w:ascii="Times New Roman" w:hAnsi="Times New Roman" w:eastAsia="宋体" w:cs="Times New Roman"/>
                <w:sz w:val="24"/>
                <w:szCs w:val="32"/>
                <w:vertAlign w:val="baseline"/>
                <w:lang w:val="en-US" w:eastAsia="zh-CN"/>
                <w:rPrChange w:id="5662" w:author="......" w:date="2024-05-07T14:48:58Z">
                  <w:rPr>
                    <w:ins w:id="5663" w:author="......" w:date="2024-05-06T20:55:40Z"/>
                    <w:rFonts w:hint="default"/>
                    <w:sz w:val="24"/>
                    <w:szCs w:val="32"/>
                    <w:vertAlign w:val="baseline"/>
                    <w:lang w:val="en-US" w:eastAsia="zh-CN"/>
                  </w:rPr>
                </w:rPrChange>
              </w:rPr>
            </w:pPr>
            <w:ins w:id="5664" w:author="......" w:date="2024-05-06T20:55:40Z">
              <w:r>
                <w:rPr>
                  <w:rFonts w:hint="default" w:ascii="Times New Roman" w:hAnsi="Times New Roman" w:eastAsia="宋体" w:cs="Times New Roman"/>
                  <w:sz w:val="24"/>
                  <w:szCs w:val="32"/>
                  <w:vertAlign w:val="baseline"/>
                  <w:lang w:val="en-US" w:eastAsia="zh-CN"/>
                  <w:rPrChange w:id="5665" w:author="......" w:date="2024-05-07T14:48:58Z">
                    <w:rPr>
                      <w:rFonts w:hint="eastAsia"/>
                      <w:sz w:val="24"/>
                      <w:szCs w:val="32"/>
                      <w:vertAlign w:val="baseline"/>
                      <w:lang w:val="en-US" w:eastAsia="zh-CN"/>
                    </w:rPr>
                  </w:rPrChange>
                </w:rPr>
                <w:t>在指定项目下添加项目工作人员名单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5667" w:author="......" w:date="2024-05-06T20:55:40Z"/>
        </w:trPr>
        <w:tc>
          <w:tcPr>
            <w:tcW w:w="1692" w:type="dxa"/>
          </w:tcPr>
          <w:p>
            <w:pPr>
              <w:numPr>
                <w:ilvl w:val="0"/>
                <w:numId w:val="0"/>
              </w:numPr>
              <w:rPr>
                <w:ins w:id="5668" w:author="......" w:date="2024-05-06T20:55:40Z"/>
                <w:rFonts w:hint="default" w:ascii="Times New Roman" w:hAnsi="Times New Roman" w:eastAsia="宋体" w:cs="Times New Roman"/>
                <w:sz w:val="24"/>
                <w:szCs w:val="32"/>
                <w:vertAlign w:val="baseline"/>
                <w:lang w:val="en-US" w:eastAsia="zh-CN"/>
                <w:rPrChange w:id="5669" w:author="......" w:date="2024-05-07T14:48:58Z">
                  <w:rPr>
                    <w:ins w:id="5670" w:author="......" w:date="2024-05-06T20:55:40Z"/>
                    <w:rFonts w:hint="default"/>
                    <w:sz w:val="24"/>
                    <w:szCs w:val="32"/>
                    <w:vertAlign w:val="baseline"/>
                    <w:lang w:val="en-US" w:eastAsia="zh-CN"/>
                  </w:rPr>
                </w:rPrChange>
              </w:rPr>
            </w:pPr>
            <w:ins w:id="5671" w:author="......" w:date="2024-05-06T20:55:40Z">
              <w:r>
                <w:rPr>
                  <w:rFonts w:hint="default" w:ascii="Times New Roman" w:hAnsi="Times New Roman" w:eastAsia="宋体" w:cs="Times New Roman"/>
                  <w:sz w:val="24"/>
                  <w:szCs w:val="32"/>
                  <w:vertAlign w:val="baseline"/>
                  <w:lang w:val="en-US" w:eastAsia="zh-CN"/>
                  <w:rPrChange w:id="5672" w:author="......" w:date="2024-05-07T14:48:58Z">
                    <w:rPr>
                      <w:rFonts w:hint="eastAsia"/>
                      <w:sz w:val="24"/>
                      <w:szCs w:val="32"/>
                      <w:vertAlign w:val="baseline"/>
                      <w:lang w:val="en-US" w:eastAsia="zh-CN"/>
                    </w:rPr>
                  </w:rPrChange>
                </w:rPr>
                <w:t>前提条件</w:t>
              </w:r>
            </w:ins>
          </w:p>
        </w:tc>
        <w:tc>
          <w:tcPr>
            <w:tcW w:w="6830" w:type="dxa"/>
          </w:tcPr>
          <w:p>
            <w:pPr>
              <w:numPr>
                <w:ilvl w:val="0"/>
                <w:numId w:val="0"/>
              </w:numPr>
              <w:rPr>
                <w:ins w:id="5674" w:author="......" w:date="2024-05-06T20:55:40Z"/>
                <w:rFonts w:hint="default" w:ascii="Times New Roman" w:hAnsi="Times New Roman" w:eastAsia="宋体" w:cs="Times New Roman"/>
                <w:sz w:val="24"/>
                <w:szCs w:val="32"/>
                <w:vertAlign w:val="baseline"/>
                <w:lang w:val="en-US" w:eastAsia="zh-CN"/>
                <w:rPrChange w:id="5675" w:author="......" w:date="2024-05-07T14:48:58Z">
                  <w:rPr>
                    <w:ins w:id="5676" w:author="......" w:date="2024-05-06T20:55:40Z"/>
                    <w:rFonts w:hint="default"/>
                    <w:sz w:val="24"/>
                    <w:szCs w:val="32"/>
                    <w:vertAlign w:val="baseline"/>
                    <w:lang w:val="en-US" w:eastAsia="zh-CN"/>
                  </w:rPr>
                </w:rPrChange>
              </w:rPr>
            </w:pPr>
            <w:ins w:id="5677" w:author="......" w:date="2024-05-06T20:55:40Z">
              <w:r>
                <w:rPr>
                  <w:rFonts w:hint="default" w:ascii="Times New Roman" w:hAnsi="Times New Roman" w:eastAsia="宋体" w:cs="Times New Roman"/>
                  <w:sz w:val="24"/>
                  <w:szCs w:val="32"/>
                  <w:vertAlign w:val="baseline"/>
                  <w:lang w:val="en-US" w:eastAsia="zh-CN"/>
                  <w:rPrChange w:id="5678" w:author="......" w:date="2024-05-07T14:48:58Z">
                    <w:rPr>
                      <w:rFonts w:hint="eastAsia"/>
                      <w:sz w:val="24"/>
                      <w:szCs w:val="32"/>
                      <w:vertAlign w:val="baseline"/>
                      <w:lang w:val="en-US" w:eastAsia="zh-CN"/>
                    </w:rPr>
                  </w:rPrChange>
                </w:rPr>
                <w:t>目标项目存在于项目列表中</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ins w:id="5680" w:author="......" w:date="2024-05-06T20:55:40Z"/>
        </w:trPr>
        <w:tc>
          <w:tcPr>
            <w:tcW w:w="1692" w:type="dxa"/>
          </w:tcPr>
          <w:p>
            <w:pPr>
              <w:numPr>
                <w:ilvl w:val="0"/>
                <w:numId w:val="0"/>
              </w:numPr>
              <w:rPr>
                <w:ins w:id="5681" w:author="......" w:date="2024-05-06T20:55:40Z"/>
                <w:rFonts w:hint="default" w:ascii="Times New Roman" w:hAnsi="Times New Roman" w:eastAsia="宋体" w:cs="Times New Roman"/>
                <w:sz w:val="24"/>
                <w:szCs w:val="32"/>
                <w:vertAlign w:val="baseline"/>
                <w:lang w:val="en-US" w:eastAsia="zh-CN"/>
                <w:rPrChange w:id="5682" w:author="......" w:date="2024-05-07T14:48:58Z">
                  <w:rPr>
                    <w:ins w:id="5683" w:author="......" w:date="2024-05-06T20:55:40Z"/>
                    <w:rFonts w:hint="default"/>
                    <w:sz w:val="24"/>
                    <w:szCs w:val="32"/>
                    <w:vertAlign w:val="baseline"/>
                    <w:lang w:val="en-US" w:eastAsia="zh-CN"/>
                  </w:rPr>
                </w:rPrChange>
              </w:rPr>
            </w:pPr>
            <w:ins w:id="5684" w:author="......" w:date="2024-05-06T20:55:40Z">
              <w:r>
                <w:rPr>
                  <w:rFonts w:hint="default" w:ascii="Times New Roman" w:hAnsi="Times New Roman" w:eastAsia="宋体" w:cs="Times New Roman"/>
                  <w:sz w:val="24"/>
                  <w:szCs w:val="32"/>
                  <w:vertAlign w:val="baseline"/>
                  <w:lang w:val="en-US" w:eastAsia="zh-CN"/>
                  <w:rPrChange w:id="5685" w:author="......" w:date="2024-05-07T14:48:58Z">
                    <w:rPr>
                      <w:rFonts w:hint="eastAsia"/>
                      <w:sz w:val="24"/>
                      <w:szCs w:val="32"/>
                      <w:vertAlign w:val="baseline"/>
                      <w:lang w:val="en-US" w:eastAsia="zh-CN"/>
                    </w:rPr>
                  </w:rPrChange>
                </w:rPr>
                <w:t>触发事件</w:t>
              </w:r>
            </w:ins>
          </w:p>
        </w:tc>
        <w:tc>
          <w:tcPr>
            <w:tcW w:w="6830" w:type="dxa"/>
          </w:tcPr>
          <w:p>
            <w:pPr>
              <w:numPr>
                <w:ilvl w:val="0"/>
                <w:numId w:val="0"/>
              </w:numPr>
              <w:rPr>
                <w:ins w:id="5687" w:author="......" w:date="2024-05-06T20:55:40Z"/>
                <w:rFonts w:hint="default" w:ascii="Times New Roman" w:hAnsi="Times New Roman" w:eastAsia="宋体" w:cs="Times New Roman"/>
                <w:sz w:val="24"/>
                <w:szCs w:val="32"/>
                <w:vertAlign w:val="baseline"/>
                <w:lang w:val="en-US" w:eastAsia="zh-CN"/>
                <w:rPrChange w:id="5688" w:author="......" w:date="2024-05-07T14:48:58Z">
                  <w:rPr>
                    <w:ins w:id="5689" w:author="......" w:date="2024-05-06T20:55:40Z"/>
                    <w:rFonts w:hint="default"/>
                    <w:sz w:val="24"/>
                    <w:szCs w:val="32"/>
                    <w:vertAlign w:val="baseline"/>
                    <w:lang w:val="en-US" w:eastAsia="zh-CN"/>
                  </w:rPr>
                </w:rPrChange>
              </w:rPr>
            </w:pPr>
            <w:ins w:id="5690" w:author="......" w:date="2024-05-06T20:55:40Z">
              <w:r>
                <w:rPr>
                  <w:rFonts w:hint="default" w:ascii="Times New Roman" w:hAnsi="Times New Roman" w:eastAsia="宋体" w:cs="Times New Roman"/>
                  <w:sz w:val="24"/>
                  <w:szCs w:val="32"/>
                  <w:vertAlign w:val="baseline"/>
                  <w:lang w:val="en-US" w:eastAsia="zh-CN"/>
                  <w:rPrChange w:id="5691" w:author="......" w:date="2024-05-07T14:48:58Z">
                    <w:rPr>
                      <w:rFonts w:hint="eastAsia"/>
                      <w:sz w:val="24"/>
                      <w:szCs w:val="32"/>
                      <w:vertAlign w:val="baseline"/>
                      <w:lang w:val="en-US" w:eastAsia="zh-CN"/>
                    </w:rPr>
                  </w:rPrChange>
                </w:rPr>
                <w:t>用户选择目标项目后，点击“添加人员”按键</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5693" w:author="......" w:date="2024-05-06T20:55:40Z"/>
        </w:trPr>
        <w:tc>
          <w:tcPr>
            <w:tcW w:w="1692" w:type="dxa"/>
          </w:tcPr>
          <w:p>
            <w:pPr>
              <w:numPr>
                <w:ilvl w:val="0"/>
                <w:numId w:val="0"/>
              </w:numPr>
              <w:rPr>
                <w:ins w:id="5694" w:author="......" w:date="2024-05-06T20:55:40Z"/>
                <w:rFonts w:hint="default" w:ascii="Times New Roman" w:hAnsi="Times New Roman" w:eastAsia="宋体" w:cs="Times New Roman"/>
                <w:sz w:val="24"/>
                <w:szCs w:val="32"/>
                <w:vertAlign w:val="baseline"/>
                <w:lang w:val="en-US" w:eastAsia="zh-CN"/>
                <w:rPrChange w:id="5695" w:author="......" w:date="2024-05-07T14:48:58Z">
                  <w:rPr>
                    <w:ins w:id="5696" w:author="......" w:date="2024-05-06T20:55:40Z"/>
                    <w:rFonts w:hint="default"/>
                    <w:sz w:val="24"/>
                    <w:szCs w:val="32"/>
                    <w:vertAlign w:val="baseline"/>
                    <w:lang w:val="en-US" w:eastAsia="zh-CN"/>
                  </w:rPr>
                </w:rPrChange>
              </w:rPr>
            </w:pPr>
            <w:ins w:id="5697" w:author="......" w:date="2024-05-06T20:55:40Z">
              <w:r>
                <w:rPr>
                  <w:rFonts w:hint="default" w:ascii="Times New Roman" w:hAnsi="Times New Roman" w:eastAsia="宋体" w:cs="Times New Roman"/>
                  <w:sz w:val="24"/>
                  <w:szCs w:val="32"/>
                  <w:vertAlign w:val="baseline"/>
                  <w:lang w:val="en-US" w:eastAsia="zh-CN"/>
                  <w:rPrChange w:id="5698" w:author="......" w:date="2024-05-07T14:48:58Z">
                    <w:rPr>
                      <w:rFonts w:hint="eastAsia"/>
                      <w:sz w:val="24"/>
                      <w:szCs w:val="32"/>
                      <w:vertAlign w:val="baseline"/>
                      <w:lang w:val="en-US" w:eastAsia="zh-CN"/>
                    </w:rPr>
                  </w:rPrChange>
                </w:rPr>
                <w:t>基本事件流</w:t>
              </w:r>
            </w:ins>
          </w:p>
        </w:tc>
        <w:tc>
          <w:tcPr>
            <w:tcW w:w="6830" w:type="dxa"/>
          </w:tcPr>
          <w:p>
            <w:pPr>
              <w:numPr>
                <w:ilvl w:val="0"/>
                <w:numId w:val="28"/>
              </w:numPr>
              <w:rPr>
                <w:ins w:id="5700" w:author="......" w:date="2024-05-06T20:55:40Z"/>
                <w:rFonts w:hint="default" w:ascii="Times New Roman" w:hAnsi="Times New Roman" w:eastAsia="宋体" w:cs="Times New Roman"/>
                <w:sz w:val="24"/>
                <w:szCs w:val="32"/>
                <w:vertAlign w:val="baseline"/>
                <w:lang w:val="en-US" w:eastAsia="zh-CN"/>
                <w:rPrChange w:id="5701" w:author="......" w:date="2024-05-07T14:48:58Z">
                  <w:rPr>
                    <w:ins w:id="5702" w:author="......" w:date="2024-05-06T20:55:40Z"/>
                    <w:rFonts w:hint="eastAsia"/>
                    <w:sz w:val="24"/>
                    <w:szCs w:val="32"/>
                    <w:vertAlign w:val="baseline"/>
                    <w:lang w:val="en-US" w:eastAsia="zh-CN"/>
                  </w:rPr>
                </w:rPrChange>
              </w:rPr>
            </w:pPr>
            <w:ins w:id="5703" w:author="......" w:date="2024-05-06T20:55:40Z">
              <w:r>
                <w:rPr>
                  <w:rFonts w:hint="default" w:ascii="Times New Roman" w:hAnsi="Times New Roman" w:eastAsia="宋体" w:cs="Times New Roman"/>
                  <w:sz w:val="24"/>
                  <w:szCs w:val="32"/>
                  <w:vertAlign w:val="baseline"/>
                  <w:lang w:val="en-US" w:eastAsia="zh-CN"/>
                  <w:rPrChange w:id="5704" w:author="......" w:date="2024-05-07T14:48:58Z">
                    <w:rPr>
                      <w:rFonts w:hint="eastAsia"/>
                      <w:sz w:val="24"/>
                      <w:szCs w:val="32"/>
                      <w:vertAlign w:val="baseline"/>
                      <w:lang w:val="en-US" w:eastAsia="zh-CN"/>
                    </w:rPr>
                  </w:rPrChange>
                </w:rPr>
                <w:t>用户在顶部栏目中选择目标项目；</w:t>
              </w:r>
            </w:ins>
          </w:p>
          <w:p>
            <w:pPr>
              <w:numPr>
                <w:ilvl w:val="0"/>
                <w:numId w:val="28"/>
              </w:numPr>
              <w:rPr>
                <w:ins w:id="5706" w:author="......" w:date="2024-05-06T20:55:40Z"/>
                <w:rFonts w:hint="default" w:ascii="Times New Roman" w:hAnsi="Times New Roman" w:eastAsia="宋体" w:cs="Times New Roman"/>
                <w:sz w:val="24"/>
                <w:szCs w:val="32"/>
                <w:vertAlign w:val="baseline"/>
                <w:lang w:val="en-US" w:eastAsia="zh-CN"/>
                <w:rPrChange w:id="5707" w:author="......" w:date="2024-05-07T14:48:58Z">
                  <w:rPr>
                    <w:ins w:id="5708" w:author="......" w:date="2024-05-06T20:55:40Z"/>
                    <w:rFonts w:hint="default"/>
                    <w:sz w:val="24"/>
                    <w:szCs w:val="32"/>
                    <w:vertAlign w:val="baseline"/>
                    <w:lang w:val="en-US" w:eastAsia="zh-CN"/>
                  </w:rPr>
                </w:rPrChange>
              </w:rPr>
            </w:pPr>
            <w:ins w:id="5709" w:author="......" w:date="2024-05-06T20:55:40Z">
              <w:r>
                <w:rPr>
                  <w:rFonts w:hint="default" w:ascii="Times New Roman" w:hAnsi="Times New Roman" w:eastAsia="宋体" w:cs="Times New Roman"/>
                  <w:sz w:val="24"/>
                  <w:szCs w:val="32"/>
                  <w:vertAlign w:val="baseline"/>
                  <w:lang w:val="en-US" w:eastAsia="zh-CN"/>
                  <w:rPrChange w:id="5710" w:author="......" w:date="2024-05-07T14:48:58Z">
                    <w:rPr>
                      <w:rFonts w:hint="eastAsia"/>
                      <w:sz w:val="24"/>
                      <w:szCs w:val="32"/>
                      <w:vertAlign w:val="baseline"/>
                      <w:lang w:val="en-US" w:eastAsia="zh-CN"/>
                    </w:rPr>
                  </w:rPrChange>
                </w:rPr>
                <w:t>用户点击“添加人员”按键；</w:t>
              </w:r>
            </w:ins>
          </w:p>
          <w:p>
            <w:pPr>
              <w:numPr>
                <w:ilvl w:val="0"/>
                <w:numId w:val="28"/>
              </w:numPr>
              <w:rPr>
                <w:ins w:id="5712" w:author="......" w:date="2024-05-06T20:55:40Z"/>
                <w:rFonts w:hint="default" w:ascii="Times New Roman" w:hAnsi="Times New Roman" w:eastAsia="宋体" w:cs="Times New Roman"/>
                <w:sz w:val="24"/>
                <w:szCs w:val="32"/>
                <w:vertAlign w:val="baseline"/>
                <w:lang w:val="en-US" w:eastAsia="zh-CN"/>
                <w:rPrChange w:id="5713" w:author="......" w:date="2024-05-07T14:48:58Z">
                  <w:rPr>
                    <w:ins w:id="5714" w:author="......" w:date="2024-05-06T20:55:40Z"/>
                    <w:rFonts w:hint="default"/>
                    <w:sz w:val="24"/>
                    <w:szCs w:val="32"/>
                    <w:vertAlign w:val="baseline"/>
                    <w:lang w:val="en-US" w:eastAsia="zh-CN"/>
                  </w:rPr>
                </w:rPrChange>
              </w:rPr>
            </w:pPr>
            <w:ins w:id="5715" w:author="......" w:date="2024-05-06T20:55:40Z">
              <w:r>
                <w:rPr>
                  <w:rFonts w:hint="default" w:ascii="Times New Roman" w:hAnsi="Times New Roman" w:eastAsia="宋体" w:cs="Times New Roman"/>
                  <w:sz w:val="24"/>
                  <w:szCs w:val="32"/>
                  <w:vertAlign w:val="baseline"/>
                  <w:lang w:val="en-US" w:eastAsia="zh-CN"/>
                  <w:rPrChange w:id="5716" w:author="......" w:date="2024-05-07T14:48:58Z">
                    <w:rPr>
                      <w:rFonts w:hint="eastAsia"/>
                      <w:sz w:val="24"/>
                      <w:szCs w:val="32"/>
                      <w:vertAlign w:val="baseline"/>
                      <w:lang w:val="en-US" w:eastAsia="zh-CN"/>
                    </w:rPr>
                  </w:rPrChange>
                </w:rPr>
                <w:t>系统弹出人员信息编辑界面；</w:t>
              </w:r>
            </w:ins>
          </w:p>
          <w:p>
            <w:pPr>
              <w:numPr>
                <w:ilvl w:val="0"/>
                <w:numId w:val="28"/>
              </w:numPr>
              <w:rPr>
                <w:ins w:id="5718" w:author="......" w:date="2024-05-06T20:55:40Z"/>
                <w:rFonts w:hint="default" w:ascii="Times New Roman" w:hAnsi="Times New Roman" w:eastAsia="宋体" w:cs="Times New Roman"/>
                <w:sz w:val="24"/>
                <w:szCs w:val="32"/>
                <w:vertAlign w:val="baseline"/>
                <w:lang w:val="en-US" w:eastAsia="zh-CN"/>
                <w:rPrChange w:id="5719" w:author="......" w:date="2024-05-07T14:48:58Z">
                  <w:rPr>
                    <w:ins w:id="5720" w:author="......" w:date="2024-05-06T20:55:40Z"/>
                    <w:rFonts w:hint="default"/>
                    <w:sz w:val="24"/>
                    <w:szCs w:val="32"/>
                    <w:vertAlign w:val="baseline"/>
                    <w:lang w:val="en-US" w:eastAsia="zh-CN"/>
                  </w:rPr>
                </w:rPrChange>
              </w:rPr>
            </w:pPr>
            <w:ins w:id="5721" w:author="......" w:date="2024-05-06T20:55:40Z">
              <w:r>
                <w:rPr>
                  <w:rFonts w:hint="default" w:ascii="Times New Roman" w:hAnsi="Times New Roman" w:eastAsia="宋体" w:cs="Times New Roman"/>
                  <w:sz w:val="24"/>
                  <w:szCs w:val="32"/>
                  <w:vertAlign w:val="baseline"/>
                  <w:lang w:val="en-US" w:eastAsia="zh-CN"/>
                  <w:rPrChange w:id="5722" w:author="......" w:date="2024-05-07T14:48:58Z">
                    <w:rPr>
                      <w:rFonts w:hint="eastAsia"/>
                      <w:sz w:val="24"/>
                      <w:szCs w:val="32"/>
                      <w:vertAlign w:val="baseline"/>
                      <w:lang w:val="en-US" w:eastAsia="zh-CN"/>
                    </w:rPr>
                  </w:rPrChange>
                </w:rPr>
                <w:t>用户输入“姓名”、“编号”、“邮箱”、“职位”、“更多描述”等信息，以上信息也可先空置不填，点击“保存”按键；</w:t>
              </w:r>
            </w:ins>
          </w:p>
          <w:p>
            <w:pPr>
              <w:numPr>
                <w:ilvl w:val="0"/>
                <w:numId w:val="28"/>
              </w:numPr>
              <w:rPr>
                <w:ins w:id="5724" w:author="......" w:date="2024-05-06T20:55:40Z"/>
                <w:rFonts w:hint="default" w:ascii="Times New Roman" w:hAnsi="Times New Roman" w:eastAsia="宋体" w:cs="Times New Roman"/>
                <w:sz w:val="24"/>
                <w:szCs w:val="32"/>
                <w:vertAlign w:val="baseline"/>
                <w:lang w:val="en-US" w:eastAsia="zh-CN"/>
                <w:rPrChange w:id="5725" w:author="......" w:date="2024-05-07T14:48:58Z">
                  <w:rPr>
                    <w:ins w:id="5726" w:author="......" w:date="2024-05-06T20:55:40Z"/>
                    <w:rFonts w:hint="default"/>
                    <w:sz w:val="24"/>
                    <w:szCs w:val="32"/>
                    <w:vertAlign w:val="baseline"/>
                    <w:lang w:val="en-US" w:eastAsia="zh-CN"/>
                  </w:rPr>
                </w:rPrChange>
              </w:rPr>
            </w:pPr>
            <w:ins w:id="5727" w:author="......" w:date="2024-05-06T20:55:40Z">
              <w:r>
                <w:rPr>
                  <w:rFonts w:hint="default" w:ascii="Times New Roman" w:hAnsi="Times New Roman" w:eastAsia="宋体" w:cs="Times New Roman"/>
                  <w:sz w:val="24"/>
                  <w:szCs w:val="32"/>
                  <w:vertAlign w:val="baseline"/>
                  <w:lang w:val="en-US" w:eastAsia="zh-CN"/>
                  <w:rPrChange w:id="5728" w:author="......" w:date="2024-05-07T14:48:58Z">
                    <w:rPr>
                      <w:rFonts w:hint="eastAsia"/>
                      <w:sz w:val="24"/>
                      <w:szCs w:val="32"/>
                      <w:vertAlign w:val="baseline"/>
                      <w:lang w:val="en-US" w:eastAsia="zh-CN"/>
                    </w:rPr>
                  </w:rPrChange>
                </w:rPr>
                <w:t>人员信息存入数据库，并在人员列表中显示。</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5730" w:author="......" w:date="2024-05-06T20:55:40Z"/>
        </w:trPr>
        <w:tc>
          <w:tcPr>
            <w:tcW w:w="1692" w:type="dxa"/>
          </w:tcPr>
          <w:p>
            <w:pPr>
              <w:numPr>
                <w:ilvl w:val="0"/>
                <w:numId w:val="0"/>
              </w:numPr>
              <w:rPr>
                <w:ins w:id="5731" w:author="......" w:date="2024-05-06T20:55:40Z"/>
                <w:rFonts w:hint="default" w:ascii="Times New Roman" w:hAnsi="Times New Roman" w:eastAsia="宋体" w:cs="Times New Roman"/>
                <w:sz w:val="24"/>
                <w:szCs w:val="32"/>
                <w:vertAlign w:val="baseline"/>
                <w:lang w:val="en-US" w:eastAsia="zh-CN"/>
                <w:rPrChange w:id="5732" w:author="......" w:date="2024-05-07T14:48:58Z">
                  <w:rPr>
                    <w:ins w:id="5733" w:author="......" w:date="2024-05-06T20:55:40Z"/>
                    <w:rFonts w:hint="default"/>
                    <w:sz w:val="24"/>
                    <w:szCs w:val="32"/>
                    <w:vertAlign w:val="baseline"/>
                    <w:lang w:val="en-US" w:eastAsia="zh-CN"/>
                  </w:rPr>
                </w:rPrChange>
              </w:rPr>
            </w:pPr>
            <w:ins w:id="5734" w:author="......" w:date="2024-05-06T20:55:40Z">
              <w:r>
                <w:rPr>
                  <w:rFonts w:hint="default" w:ascii="Times New Roman" w:hAnsi="Times New Roman" w:eastAsia="宋体" w:cs="Times New Roman"/>
                  <w:sz w:val="24"/>
                  <w:szCs w:val="32"/>
                  <w:vertAlign w:val="baseline"/>
                  <w:lang w:val="en-US" w:eastAsia="zh-CN"/>
                  <w:rPrChange w:id="5735" w:author="......" w:date="2024-05-07T14:48:58Z">
                    <w:rPr>
                      <w:rFonts w:hint="eastAsia"/>
                      <w:sz w:val="24"/>
                      <w:szCs w:val="32"/>
                      <w:vertAlign w:val="baseline"/>
                      <w:lang w:val="en-US" w:eastAsia="zh-CN"/>
                    </w:rPr>
                  </w:rPrChange>
                </w:rPr>
                <w:t>异常事件流</w:t>
              </w:r>
            </w:ins>
          </w:p>
        </w:tc>
        <w:tc>
          <w:tcPr>
            <w:tcW w:w="6830" w:type="dxa"/>
          </w:tcPr>
          <w:p>
            <w:pPr>
              <w:numPr>
                <w:ilvl w:val="0"/>
                <w:numId w:val="29"/>
              </w:numPr>
              <w:rPr>
                <w:ins w:id="5737" w:author="......" w:date="2024-05-06T20:55:40Z"/>
                <w:rFonts w:hint="default" w:ascii="Times New Roman" w:hAnsi="Times New Roman" w:eastAsia="宋体" w:cs="Times New Roman"/>
                <w:sz w:val="24"/>
                <w:szCs w:val="32"/>
                <w:vertAlign w:val="baseline"/>
                <w:lang w:val="en-US" w:eastAsia="zh-CN"/>
                <w:rPrChange w:id="5738" w:author="......" w:date="2024-05-07T14:48:58Z">
                  <w:rPr>
                    <w:ins w:id="5739" w:author="......" w:date="2024-05-06T20:55:40Z"/>
                    <w:rFonts w:hint="eastAsia"/>
                    <w:sz w:val="24"/>
                    <w:szCs w:val="32"/>
                    <w:vertAlign w:val="baseline"/>
                    <w:lang w:val="en-US" w:eastAsia="zh-CN"/>
                  </w:rPr>
                </w:rPrChange>
              </w:rPr>
            </w:pPr>
            <w:ins w:id="5740" w:author="......" w:date="2024-05-06T20:55:40Z">
              <w:r>
                <w:rPr>
                  <w:rFonts w:hint="default" w:ascii="Times New Roman" w:hAnsi="Times New Roman" w:eastAsia="宋体" w:cs="Times New Roman"/>
                  <w:sz w:val="24"/>
                  <w:szCs w:val="32"/>
                  <w:vertAlign w:val="baseline"/>
                  <w:lang w:val="en-US" w:eastAsia="zh-CN"/>
                  <w:rPrChange w:id="5741" w:author="......" w:date="2024-05-07T14:48:58Z">
                    <w:rPr>
                      <w:rFonts w:hint="eastAsia"/>
                      <w:sz w:val="24"/>
                      <w:szCs w:val="32"/>
                      <w:vertAlign w:val="baseline"/>
                      <w:lang w:val="en-US" w:eastAsia="zh-CN"/>
                    </w:rPr>
                  </w:rPrChange>
                </w:rPr>
                <w:t>用户在点击“保存”前退出编辑界面，信息未成功添加；</w:t>
              </w:r>
            </w:ins>
          </w:p>
          <w:p>
            <w:pPr>
              <w:numPr>
                <w:ilvl w:val="0"/>
                <w:numId w:val="29"/>
              </w:numPr>
              <w:rPr>
                <w:ins w:id="5743" w:author="......" w:date="2024-05-06T20:55:40Z"/>
                <w:rFonts w:hint="default" w:ascii="Times New Roman" w:hAnsi="Times New Roman" w:eastAsia="宋体" w:cs="Times New Roman"/>
                <w:sz w:val="24"/>
                <w:szCs w:val="32"/>
                <w:vertAlign w:val="baseline"/>
                <w:lang w:val="en-US" w:eastAsia="zh-CN"/>
                <w:rPrChange w:id="5744" w:author="......" w:date="2024-05-07T14:48:58Z">
                  <w:rPr>
                    <w:ins w:id="5745" w:author="......" w:date="2024-05-06T20:55:40Z"/>
                    <w:rFonts w:hint="default"/>
                    <w:sz w:val="24"/>
                    <w:szCs w:val="32"/>
                    <w:vertAlign w:val="baseline"/>
                    <w:lang w:val="en-US" w:eastAsia="zh-CN"/>
                  </w:rPr>
                </w:rPrChange>
              </w:rPr>
            </w:pPr>
            <w:ins w:id="5746" w:author="......" w:date="2024-05-06T20:55:40Z">
              <w:r>
                <w:rPr>
                  <w:rFonts w:hint="default" w:ascii="Times New Roman" w:hAnsi="Times New Roman" w:eastAsia="宋体" w:cs="Times New Roman"/>
                  <w:sz w:val="24"/>
                  <w:szCs w:val="32"/>
                  <w:vertAlign w:val="baseline"/>
                  <w:lang w:val="en-US" w:eastAsia="zh-CN"/>
                  <w:rPrChange w:id="5747" w:author="......" w:date="2024-05-07T14:48:58Z">
                    <w:rPr>
                      <w:rFonts w:hint="eastAsia"/>
                      <w:sz w:val="24"/>
                      <w:szCs w:val="32"/>
                      <w:vertAlign w:val="baseline"/>
                      <w:lang w:val="en-US" w:eastAsia="zh-CN"/>
                    </w:rPr>
                  </w:rPrChange>
                </w:rPr>
                <w:t>用户输入字符长度大于规定长度。</w:t>
              </w:r>
            </w:ins>
          </w:p>
        </w:tc>
      </w:tr>
    </w:tbl>
    <w:p>
      <w:pPr>
        <w:rPr>
          <w:ins w:id="5749" w:author="......" w:date="2024-05-06T20:55:40Z"/>
          <w:rFonts w:hint="default" w:ascii="Times New Roman" w:hAnsi="Times New Roman" w:eastAsia="宋体" w:cs="Times New Roman"/>
          <w:lang w:val="en-US" w:eastAsia="zh-CN"/>
          <w:rPrChange w:id="5750" w:author="......" w:date="2024-05-07T14:48:58Z">
            <w:rPr>
              <w:ins w:id="5751" w:author="......" w:date="2024-05-06T20:55:40Z"/>
              <w:rFonts w:hint="eastAsia" w:eastAsiaTheme="minorEastAsia"/>
              <w:lang w:val="en-US" w:eastAsia="zh-CN"/>
            </w:rPr>
          </w:rPrChange>
        </w:rPr>
      </w:pPr>
    </w:p>
    <w:p>
      <w:pPr>
        <w:jc w:val="right"/>
        <w:rPr>
          <w:ins w:id="5753" w:author="......" w:date="2024-05-06T20:55:40Z"/>
          <w:rFonts w:hint="default" w:ascii="Times New Roman" w:hAnsi="Times New Roman" w:eastAsia="宋体" w:cs="Times New Roman"/>
          <w:lang w:val="en-US" w:eastAsia="zh-CN"/>
          <w:rPrChange w:id="5754" w:author="......" w:date="2024-05-07T14:48:58Z">
            <w:rPr>
              <w:ins w:id="5755" w:author="......" w:date="2024-05-06T20:55:40Z"/>
              <w:rFonts w:hint="default" w:eastAsiaTheme="minorEastAsia"/>
              <w:lang w:val="en-US" w:eastAsia="zh-CN"/>
            </w:rPr>
          </w:rPrChange>
        </w:rPr>
        <w:pPrChange w:id="5752" w:author="......" w:date="2024-05-06T20:57:35Z">
          <w:pPr/>
        </w:pPrChange>
      </w:pPr>
      <w:ins w:id="5756" w:author="......" w:date="2024-05-06T20:57:27Z">
        <w:r>
          <w:rPr>
            <w:rFonts w:hint="default" w:ascii="Times New Roman" w:hAnsi="Times New Roman" w:eastAsia="宋体" w:cs="Times New Roman"/>
            <w:sz w:val="21"/>
            <w:szCs w:val="24"/>
            <w:lang w:val="en-US" w:eastAsia="zh-CN"/>
            <w:rPrChange w:id="5757" w:author="......" w:date="2024-05-07T14:48:58Z">
              <w:rPr>
                <w:rFonts w:hint="eastAsia" w:ascii="Times New Roman" w:hAnsi="Times New Roman" w:eastAsia="宋体" w:cs="Times New Roman"/>
                <w:sz w:val="21"/>
                <w:szCs w:val="24"/>
                <w:lang w:val="en-US" w:eastAsia="zh-CN"/>
              </w:rPr>
            </w:rPrChange>
          </w:rPr>
          <w:t>表3-2-</w:t>
        </w:r>
      </w:ins>
      <w:ins w:id="5759" w:author="......" w:date="2024-05-06T20:57:31Z">
        <w:r>
          <w:rPr>
            <w:rFonts w:hint="default" w:ascii="Times New Roman" w:hAnsi="Times New Roman" w:eastAsia="宋体" w:cs="Times New Roman"/>
            <w:sz w:val="21"/>
            <w:szCs w:val="24"/>
            <w:lang w:val="en-US" w:eastAsia="zh-CN"/>
            <w:rPrChange w:id="5760" w:author="......" w:date="2024-05-07T14:48:58Z">
              <w:rPr>
                <w:rFonts w:hint="eastAsia" w:ascii="Times New Roman" w:hAnsi="Times New Roman" w:eastAsia="宋体" w:cs="Times New Roman"/>
                <w:sz w:val="21"/>
                <w:szCs w:val="24"/>
                <w:lang w:val="en-US" w:eastAsia="zh-CN"/>
              </w:rPr>
            </w:rPrChange>
          </w:rPr>
          <w:t>2</w:t>
        </w:r>
      </w:ins>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2"/>
        <w:gridCol w:w="6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ins w:id="5762" w:author="......" w:date="2024-05-06T20:55:40Z"/>
        </w:trPr>
        <w:tc>
          <w:tcPr>
            <w:tcW w:w="1692" w:type="dxa"/>
          </w:tcPr>
          <w:p>
            <w:pPr>
              <w:numPr>
                <w:ilvl w:val="0"/>
                <w:numId w:val="0"/>
              </w:numPr>
              <w:rPr>
                <w:ins w:id="5763" w:author="......" w:date="2024-05-06T20:55:40Z"/>
                <w:rFonts w:hint="default" w:ascii="Times New Roman" w:hAnsi="Times New Roman" w:eastAsia="宋体" w:cs="Times New Roman"/>
                <w:sz w:val="24"/>
                <w:szCs w:val="32"/>
                <w:vertAlign w:val="baseline"/>
                <w:lang w:val="en-US" w:eastAsia="zh-CN"/>
                <w:rPrChange w:id="5764" w:author="......" w:date="2024-05-07T14:48:58Z">
                  <w:rPr>
                    <w:ins w:id="5765" w:author="......" w:date="2024-05-06T20:55:40Z"/>
                    <w:rFonts w:hint="default"/>
                    <w:sz w:val="24"/>
                    <w:szCs w:val="32"/>
                    <w:vertAlign w:val="baseline"/>
                    <w:lang w:val="en-US" w:eastAsia="zh-CN"/>
                  </w:rPr>
                </w:rPrChange>
              </w:rPr>
            </w:pPr>
            <w:ins w:id="5766" w:author="......" w:date="2024-05-06T20:55:40Z">
              <w:r>
                <w:rPr>
                  <w:rFonts w:hint="default" w:ascii="Times New Roman" w:hAnsi="Times New Roman" w:eastAsia="宋体" w:cs="Times New Roman"/>
                  <w:sz w:val="24"/>
                  <w:szCs w:val="32"/>
                  <w:lang w:val="en-US" w:eastAsia="zh-CN"/>
                  <w:rPrChange w:id="5767" w:author="......" w:date="2024-05-07T14:48:58Z">
                    <w:rPr>
                      <w:rFonts w:hint="eastAsia"/>
                      <w:sz w:val="24"/>
                      <w:szCs w:val="32"/>
                      <w:lang w:val="en-US" w:eastAsia="zh-CN"/>
                    </w:rPr>
                  </w:rPrChange>
                </w:rPr>
                <w:t>用例</w:t>
              </w:r>
            </w:ins>
          </w:p>
        </w:tc>
        <w:tc>
          <w:tcPr>
            <w:tcW w:w="6830" w:type="dxa"/>
          </w:tcPr>
          <w:p>
            <w:pPr>
              <w:numPr>
                <w:ilvl w:val="0"/>
                <w:numId w:val="0"/>
              </w:numPr>
              <w:rPr>
                <w:ins w:id="5769" w:author="......" w:date="2024-05-06T20:55:40Z"/>
                <w:rFonts w:hint="default" w:ascii="Times New Roman" w:hAnsi="Times New Roman" w:eastAsia="宋体" w:cs="Times New Roman"/>
                <w:sz w:val="24"/>
                <w:szCs w:val="32"/>
                <w:vertAlign w:val="baseline"/>
                <w:lang w:val="en-US" w:eastAsia="zh-CN"/>
                <w:rPrChange w:id="5770" w:author="......" w:date="2024-05-07T14:48:58Z">
                  <w:rPr>
                    <w:ins w:id="5771" w:author="......" w:date="2024-05-06T20:55:40Z"/>
                    <w:rFonts w:hint="default"/>
                    <w:sz w:val="24"/>
                    <w:szCs w:val="32"/>
                    <w:vertAlign w:val="baseline"/>
                    <w:lang w:val="en-US" w:eastAsia="zh-CN"/>
                  </w:rPr>
                </w:rPrChange>
              </w:rPr>
            </w:pPr>
            <w:ins w:id="5772" w:author="......" w:date="2024-05-06T20:55:40Z">
              <w:r>
                <w:rPr>
                  <w:rFonts w:hint="default" w:ascii="Times New Roman" w:hAnsi="Times New Roman" w:eastAsia="宋体" w:cs="Times New Roman"/>
                  <w:sz w:val="24"/>
                  <w:szCs w:val="32"/>
                  <w:vertAlign w:val="baseline"/>
                  <w:lang w:val="en-US" w:eastAsia="zh-CN"/>
                  <w:rPrChange w:id="5773" w:author="......" w:date="2024-05-07T14:48:58Z">
                    <w:rPr>
                      <w:rFonts w:hint="eastAsia"/>
                      <w:sz w:val="24"/>
                      <w:szCs w:val="32"/>
                      <w:vertAlign w:val="baseline"/>
                      <w:lang w:val="en-US" w:eastAsia="zh-CN"/>
                    </w:rPr>
                  </w:rPrChange>
                </w:rPr>
                <w:t>编辑人员</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5775" w:author="......" w:date="2024-05-06T20:56:16Z"/>
        </w:trPr>
        <w:tc>
          <w:tcPr>
            <w:tcW w:w="1692" w:type="dxa"/>
            <w:vAlign w:val="top"/>
          </w:tcPr>
          <w:p>
            <w:pPr>
              <w:numPr>
                <w:ilvl w:val="0"/>
                <w:numId w:val="0"/>
              </w:numPr>
              <w:ind w:left="0" w:leftChars="0" w:firstLine="0" w:firstLineChars="0"/>
              <w:rPr>
                <w:ins w:id="5776" w:author="......" w:date="2024-05-06T20:56:16Z"/>
                <w:rFonts w:hint="default" w:ascii="Times New Roman" w:hAnsi="Times New Roman" w:eastAsia="宋体" w:cs="Times New Roman"/>
                <w:kern w:val="2"/>
                <w:sz w:val="24"/>
                <w:szCs w:val="32"/>
                <w:vertAlign w:val="baseline"/>
                <w:lang w:val="en-US" w:eastAsia="zh-CN" w:bidi="ar-SA"/>
                <w:rPrChange w:id="5777" w:author="......" w:date="2024-05-07T14:48:58Z">
                  <w:rPr>
                    <w:ins w:id="5778" w:author="......" w:date="2024-05-06T20:56:16Z"/>
                    <w:rFonts w:hint="eastAsia" w:asciiTheme="minorAscii" w:hAnsiTheme="minorAscii" w:eastAsiaTheme="minorEastAsia" w:cstheme="minorBidi"/>
                    <w:kern w:val="2"/>
                    <w:sz w:val="24"/>
                    <w:szCs w:val="32"/>
                    <w:vertAlign w:val="baseline"/>
                    <w:lang w:val="en-US" w:eastAsia="zh-CN" w:bidi="ar-SA"/>
                  </w:rPr>
                </w:rPrChange>
              </w:rPr>
            </w:pPr>
            <w:r>
              <w:rPr>
                <w:rFonts w:hint="default" w:ascii="Times New Roman" w:hAnsi="Times New Roman" w:eastAsia="宋体" w:cs="Times New Roman"/>
                <w:sz w:val="24"/>
                <w:szCs w:val="32"/>
                <w:vertAlign w:val="baseline"/>
                <w:lang w:val="en-US" w:eastAsia="zh-CN"/>
                <w:rPrChange w:id="5779" w:author="......" w:date="2024-05-07T14:48:58Z">
                  <w:rPr>
                    <w:rFonts w:hint="eastAsia"/>
                    <w:sz w:val="24"/>
                    <w:szCs w:val="32"/>
                    <w:vertAlign w:val="baseline"/>
                    <w:lang w:val="en-US" w:eastAsia="zh-CN"/>
                  </w:rPr>
                </w:rPrChange>
              </w:rPr>
              <w:t>用例编号</w:t>
            </w:r>
          </w:p>
        </w:tc>
        <w:tc>
          <w:tcPr>
            <w:tcW w:w="6830" w:type="dxa"/>
            <w:vAlign w:val="top"/>
          </w:tcPr>
          <w:p>
            <w:pPr>
              <w:numPr>
                <w:ilvl w:val="0"/>
                <w:numId w:val="0"/>
              </w:numPr>
              <w:ind w:left="0" w:leftChars="0" w:firstLine="0" w:firstLineChars="0"/>
              <w:rPr>
                <w:ins w:id="5780" w:author="......" w:date="2024-05-06T20:56:16Z"/>
                <w:rFonts w:hint="default" w:ascii="Times New Roman" w:hAnsi="Times New Roman" w:eastAsia="宋体" w:cs="Times New Roman"/>
                <w:kern w:val="2"/>
                <w:sz w:val="24"/>
                <w:szCs w:val="32"/>
                <w:vertAlign w:val="baseline"/>
                <w:lang w:val="en-US" w:eastAsia="zh-CN" w:bidi="ar-SA"/>
                <w:rPrChange w:id="5781" w:author="......" w:date="2024-05-07T14:48:58Z">
                  <w:rPr>
                    <w:ins w:id="5782" w:author="......" w:date="2024-05-06T20:56:16Z"/>
                    <w:rFonts w:hint="eastAsia" w:asciiTheme="minorAscii" w:hAnsiTheme="minorAscii" w:eastAsiaTheme="minorEastAsia" w:cstheme="minorBidi"/>
                    <w:kern w:val="2"/>
                    <w:sz w:val="24"/>
                    <w:szCs w:val="32"/>
                    <w:vertAlign w:val="baseline"/>
                    <w:lang w:val="en-US" w:eastAsia="zh-CN" w:bidi="ar-SA"/>
                  </w:rPr>
                </w:rPrChange>
              </w:rPr>
            </w:pPr>
            <w:r>
              <w:rPr>
                <w:rFonts w:hint="default" w:ascii="Times New Roman" w:hAnsi="Times New Roman" w:eastAsia="宋体" w:cs="Times New Roman"/>
                <w:sz w:val="24"/>
                <w:szCs w:val="32"/>
                <w:lang w:val="en-US" w:eastAsia="zh-CN"/>
                <w:rPrChange w:id="5783" w:author="......" w:date="2024-05-07T14:48:58Z">
                  <w:rPr>
                    <w:rFonts w:hint="eastAsia"/>
                    <w:sz w:val="24"/>
                    <w:szCs w:val="32"/>
                    <w:lang w:val="en-US" w:eastAsia="zh-CN"/>
                  </w:rPr>
                </w:rPrChange>
              </w:rPr>
              <w:t>SF0</w:t>
            </w:r>
            <w:ins w:id="5784" w:author="......" w:date="2024-05-06T20:56:44Z">
              <w:r>
                <w:rPr>
                  <w:rFonts w:hint="default" w:ascii="Times New Roman" w:hAnsi="Times New Roman" w:eastAsia="宋体" w:cs="Times New Roman"/>
                  <w:sz w:val="24"/>
                  <w:szCs w:val="32"/>
                  <w:lang w:val="en-US" w:eastAsia="zh-CN"/>
                  <w:rPrChange w:id="5785" w:author="......" w:date="2024-05-07T14:48:58Z">
                    <w:rPr>
                      <w:rFonts w:hint="eastAsia"/>
                      <w:sz w:val="24"/>
                      <w:szCs w:val="32"/>
                      <w:lang w:val="en-US" w:eastAsia="zh-CN"/>
                    </w:rPr>
                  </w:rPrChange>
                </w:rPr>
                <w:t>2</w:t>
              </w:r>
            </w:ins>
            <w:del w:id="5787" w:author="......" w:date="2024-05-06T20:56:44Z">
              <w:r>
                <w:rPr>
                  <w:rFonts w:hint="default" w:ascii="Times New Roman" w:hAnsi="Times New Roman" w:eastAsia="宋体" w:cs="Times New Roman"/>
                  <w:sz w:val="24"/>
                  <w:szCs w:val="32"/>
                  <w:lang w:val="en-US" w:eastAsia="zh-CN"/>
                  <w:rPrChange w:id="5788" w:author="......" w:date="2024-05-07T14:48:58Z">
                    <w:rPr>
                      <w:rFonts w:hint="eastAsia"/>
                      <w:sz w:val="24"/>
                      <w:szCs w:val="32"/>
                      <w:lang w:val="en-US" w:eastAsia="zh-CN"/>
                    </w:rPr>
                  </w:rPrChange>
                </w:rPr>
                <w:delText>1</w:delText>
              </w:r>
            </w:del>
            <w:r>
              <w:rPr>
                <w:rFonts w:hint="default" w:ascii="Times New Roman" w:hAnsi="Times New Roman" w:eastAsia="宋体" w:cs="Times New Roman"/>
                <w:sz w:val="24"/>
                <w:szCs w:val="32"/>
                <w:lang w:val="en-US" w:eastAsia="zh-CN"/>
                <w:rPrChange w:id="5790" w:author="......" w:date="2024-05-07T14:48:58Z">
                  <w:rPr>
                    <w:rFonts w:hint="eastAsia"/>
                    <w:sz w:val="24"/>
                    <w:szCs w:val="32"/>
                    <w:lang w:val="en-US" w:eastAsia="zh-CN"/>
                  </w:rPr>
                </w:rPrChange>
              </w:rPr>
              <w:t>00</w:t>
            </w:r>
            <w:ins w:id="5791" w:author="......" w:date="2024-05-06T20:56:46Z">
              <w:r>
                <w:rPr>
                  <w:rFonts w:hint="default" w:ascii="Times New Roman" w:hAnsi="Times New Roman" w:eastAsia="宋体" w:cs="Times New Roman"/>
                  <w:sz w:val="24"/>
                  <w:szCs w:val="32"/>
                  <w:lang w:val="en-US" w:eastAsia="zh-CN"/>
                  <w:rPrChange w:id="5792" w:author="......" w:date="2024-05-07T14:48:58Z">
                    <w:rPr>
                      <w:rFonts w:hint="eastAsia"/>
                      <w:sz w:val="24"/>
                      <w:szCs w:val="32"/>
                      <w:lang w:val="en-US" w:eastAsia="zh-CN"/>
                    </w:rPr>
                  </w:rPrChange>
                </w:rPr>
                <w:t>2</w:t>
              </w:r>
            </w:ins>
            <w:del w:id="5794" w:author="......" w:date="2024-05-06T20:56:46Z">
              <w:r>
                <w:rPr>
                  <w:rFonts w:hint="default" w:ascii="Times New Roman" w:hAnsi="Times New Roman" w:eastAsia="宋体" w:cs="Times New Roman"/>
                  <w:sz w:val="24"/>
                  <w:szCs w:val="32"/>
                  <w:lang w:val="en-US" w:eastAsia="zh-CN"/>
                  <w:rPrChange w:id="5795" w:author="......" w:date="2024-05-07T14:48:58Z">
                    <w:rPr>
                      <w:rFonts w:hint="eastAsia"/>
                      <w:sz w:val="24"/>
                      <w:szCs w:val="32"/>
                      <w:lang w:val="en-US" w:eastAsia="zh-CN"/>
                    </w:rPr>
                  </w:rPrChange>
                </w:rPr>
                <w:delText>6</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5797" w:author="......" w:date="2024-05-06T20:55:40Z"/>
        </w:trPr>
        <w:tc>
          <w:tcPr>
            <w:tcW w:w="1692" w:type="dxa"/>
          </w:tcPr>
          <w:p>
            <w:pPr>
              <w:numPr>
                <w:ilvl w:val="0"/>
                <w:numId w:val="0"/>
              </w:numPr>
              <w:rPr>
                <w:ins w:id="5798" w:author="......" w:date="2024-05-06T20:55:40Z"/>
                <w:rFonts w:hint="default" w:ascii="Times New Roman" w:hAnsi="Times New Roman" w:eastAsia="宋体" w:cs="Times New Roman"/>
                <w:sz w:val="24"/>
                <w:szCs w:val="32"/>
                <w:vertAlign w:val="baseline"/>
                <w:lang w:val="en-US" w:eastAsia="zh-CN"/>
                <w:rPrChange w:id="5799" w:author="......" w:date="2024-05-07T14:48:58Z">
                  <w:rPr>
                    <w:ins w:id="5800" w:author="......" w:date="2024-05-06T20:55:40Z"/>
                    <w:rFonts w:hint="default"/>
                    <w:sz w:val="24"/>
                    <w:szCs w:val="32"/>
                    <w:vertAlign w:val="baseline"/>
                    <w:lang w:val="en-US" w:eastAsia="zh-CN"/>
                  </w:rPr>
                </w:rPrChange>
              </w:rPr>
            </w:pPr>
            <w:ins w:id="5801" w:author="......" w:date="2024-05-06T20:55:40Z">
              <w:r>
                <w:rPr>
                  <w:rFonts w:hint="default" w:ascii="Times New Roman" w:hAnsi="Times New Roman" w:eastAsia="宋体" w:cs="Times New Roman"/>
                  <w:sz w:val="24"/>
                  <w:szCs w:val="32"/>
                  <w:vertAlign w:val="baseline"/>
                  <w:lang w:val="en-US" w:eastAsia="zh-CN"/>
                  <w:rPrChange w:id="5802" w:author="......" w:date="2024-05-07T14:48:58Z">
                    <w:rPr>
                      <w:rFonts w:hint="eastAsia"/>
                      <w:sz w:val="24"/>
                      <w:szCs w:val="32"/>
                      <w:vertAlign w:val="baseline"/>
                      <w:lang w:val="en-US" w:eastAsia="zh-CN"/>
                    </w:rPr>
                  </w:rPrChange>
                </w:rPr>
                <w:t>主执行者</w:t>
              </w:r>
            </w:ins>
          </w:p>
        </w:tc>
        <w:tc>
          <w:tcPr>
            <w:tcW w:w="6830" w:type="dxa"/>
          </w:tcPr>
          <w:p>
            <w:pPr>
              <w:numPr>
                <w:ilvl w:val="0"/>
                <w:numId w:val="0"/>
              </w:numPr>
              <w:rPr>
                <w:ins w:id="5804" w:author="......" w:date="2024-05-06T20:55:40Z"/>
                <w:rFonts w:hint="default" w:ascii="Times New Roman" w:hAnsi="Times New Roman" w:eastAsia="宋体" w:cs="Times New Roman"/>
                <w:sz w:val="24"/>
                <w:szCs w:val="32"/>
                <w:vertAlign w:val="baseline"/>
                <w:lang w:val="en-US" w:eastAsia="zh-CN"/>
                <w:rPrChange w:id="5805" w:author="......" w:date="2024-05-07T14:48:58Z">
                  <w:rPr>
                    <w:ins w:id="5806" w:author="......" w:date="2024-05-06T20:55:40Z"/>
                    <w:rFonts w:hint="default"/>
                    <w:sz w:val="24"/>
                    <w:szCs w:val="32"/>
                    <w:vertAlign w:val="baseline"/>
                    <w:lang w:val="en-US" w:eastAsia="zh-CN"/>
                  </w:rPr>
                </w:rPrChange>
              </w:rPr>
            </w:pPr>
            <w:ins w:id="5807" w:author="......" w:date="2024-05-06T20:55:40Z">
              <w:r>
                <w:rPr>
                  <w:rFonts w:hint="default" w:ascii="Times New Roman" w:hAnsi="Times New Roman" w:eastAsia="宋体" w:cs="Times New Roman"/>
                  <w:sz w:val="24"/>
                  <w:szCs w:val="32"/>
                  <w:vertAlign w:val="baseline"/>
                  <w:lang w:val="en-US" w:eastAsia="zh-CN"/>
                  <w:rPrChange w:id="5808" w:author="......" w:date="2024-05-07T14:48:58Z">
                    <w:rPr>
                      <w:rFonts w:hint="eastAsia"/>
                      <w:sz w:val="24"/>
                      <w:szCs w:val="32"/>
                      <w:vertAlign w:val="baseline"/>
                      <w:lang w:val="en-US" w:eastAsia="zh-CN"/>
                    </w:rPr>
                  </w:rPrChange>
                </w:rPr>
                <w:t>项目经理</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5810" w:author="......" w:date="2024-05-06T20:55:40Z"/>
        </w:trPr>
        <w:tc>
          <w:tcPr>
            <w:tcW w:w="1692" w:type="dxa"/>
          </w:tcPr>
          <w:p>
            <w:pPr>
              <w:numPr>
                <w:ilvl w:val="0"/>
                <w:numId w:val="0"/>
              </w:numPr>
              <w:rPr>
                <w:ins w:id="5811" w:author="......" w:date="2024-05-06T20:55:40Z"/>
                <w:rFonts w:hint="default" w:ascii="Times New Roman" w:hAnsi="Times New Roman" w:eastAsia="宋体" w:cs="Times New Roman"/>
                <w:sz w:val="24"/>
                <w:szCs w:val="32"/>
                <w:vertAlign w:val="baseline"/>
                <w:lang w:val="en-US" w:eastAsia="zh-CN"/>
                <w:rPrChange w:id="5812" w:author="......" w:date="2024-05-07T14:48:58Z">
                  <w:rPr>
                    <w:ins w:id="5813" w:author="......" w:date="2024-05-06T20:55:40Z"/>
                    <w:rFonts w:hint="default"/>
                    <w:sz w:val="24"/>
                    <w:szCs w:val="32"/>
                    <w:vertAlign w:val="baseline"/>
                    <w:lang w:val="en-US" w:eastAsia="zh-CN"/>
                  </w:rPr>
                </w:rPrChange>
              </w:rPr>
            </w:pPr>
            <w:ins w:id="5814" w:author="......" w:date="2024-05-06T20:55:40Z">
              <w:r>
                <w:rPr>
                  <w:rFonts w:hint="default" w:ascii="Times New Roman" w:hAnsi="Times New Roman" w:eastAsia="宋体" w:cs="Times New Roman"/>
                  <w:sz w:val="24"/>
                  <w:szCs w:val="32"/>
                  <w:vertAlign w:val="baseline"/>
                  <w:lang w:val="en-US" w:eastAsia="zh-CN"/>
                  <w:rPrChange w:id="5815" w:author="......" w:date="2024-05-07T14:48:58Z">
                    <w:rPr>
                      <w:rFonts w:hint="eastAsia"/>
                      <w:sz w:val="24"/>
                      <w:szCs w:val="32"/>
                      <w:vertAlign w:val="baseline"/>
                      <w:lang w:val="en-US" w:eastAsia="zh-CN"/>
                    </w:rPr>
                  </w:rPrChange>
                </w:rPr>
                <w:t>目标</w:t>
              </w:r>
            </w:ins>
          </w:p>
        </w:tc>
        <w:tc>
          <w:tcPr>
            <w:tcW w:w="6830" w:type="dxa"/>
          </w:tcPr>
          <w:p>
            <w:pPr>
              <w:numPr>
                <w:ilvl w:val="0"/>
                <w:numId w:val="0"/>
              </w:numPr>
              <w:rPr>
                <w:ins w:id="5817" w:author="......" w:date="2024-05-06T20:55:40Z"/>
                <w:rFonts w:hint="default" w:ascii="Times New Roman" w:hAnsi="Times New Roman" w:eastAsia="宋体" w:cs="Times New Roman"/>
                <w:sz w:val="24"/>
                <w:szCs w:val="32"/>
                <w:vertAlign w:val="baseline"/>
                <w:lang w:val="en-US" w:eastAsia="zh-CN"/>
                <w:rPrChange w:id="5818" w:author="......" w:date="2024-05-07T14:48:58Z">
                  <w:rPr>
                    <w:ins w:id="5819" w:author="......" w:date="2024-05-06T20:55:40Z"/>
                    <w:rFonts w:hint="default"/>
                    <w:sz w:val="24"/>
                    <w:szCs w:val="32"/>
                    <w:vertAlign w:val="baseline"/>
                    <w:lang w:val="en-US" w:eastAsia="zh-CN"/>
                  </w:rPr>
                </w:rPrChange>
              </w:rPr>
            </w:pPr>
            <w:ins w:id="5820" w:author="......" w:date="2024-05-06T20:55:40Z">
              <w:r>
                <w:rPr>
                  <w:rFonts w:hint="default" w:ascii="Times New Roman" w:hAnsi="Times New Roman" w:eastAsia="宋体" w:cs="Times New Roman"/>
                  <w:sz w:val="24"/>
                  <w:szCs w:val="32"/>
                  <w:vertAlign w:val="baseline"/>
                  <w:lang w:val="en-US" w:eastAsia="zh-CN"/>
                  <w:rPrChange w:id="5821" w:author="......" w:date="2024-05-07T14:48:58Z">
                    <w:rPr>
                      <w:rFonts w:hint="eastAsia"/>
                      <w:sz w:val="24"/>
                      <w:szCs w:val="32"/>
                      <w:vertAlign w:val="baseline"/>
                      <w:lang w:val="en-US" w:eastAsia="zh-CN"/>
                    </w:rPr>
                  </w:rPrChange>
                </w:rPr>
                <w:t>修改已存在人员的信息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5823" w:author="......" w:date="2024-05-06T20:55:40Z"/>
        </w:trPr>
        <w:tc>
          <w:tcPr>
            <w:tcW w:w="1692" w:type="dxa"/>
          </w:tcPr>
          <w:p>
            <w:pPr>
              <w:numPr>
                <w:ilvl w:val="0"/>
                <w:numId w:val="0"/>
              </w:numPr>
              <w:rPr>
                <w:ins w:id="5824" w:author="......" w:date="2024-05-06T20:55:40Z"/>
                <w:rFonts w:hint="default" w:ascii="Times New Roman" w:hAnsi="Times New Roman" w:eastAsia="宋体" w:cs="Times New Roman"/>
                <w:sz w:val="24"/>
                <w:szCs w:val="32"/>
                <w:vertAlign w:val="baseline"/>
                <w:lang w:val="en-US" w:eastAsia="zh-CN"/>
                <w:rPrChange w:id="5825" w:author="......" w:date="2024-05-07T14:48:58Z">
                  <w:rPr>
                    <w:ins w:id="5826" w:author="......" w:date="2024-05-06T20:55:40Z"/>
                    <w:rFonts w:hint="default"/>
                    <w:sz w:val="24"/>
                    <w:szCs w:val="32"/>
                    <w:vertAlign w:val="baseline"/>
                    <w:lang w:val="en-US" w:eastAsia="zh-CN"/>
                  </w:rPr>
                </w:rPrChange>
              </w:rPr>
            </w:pPr>
            <w:ins w:id="5827" w:author="......" w:date="2024-05-06T20:55:40Z">
              <w:r>
                <w:rPr>
                  <w:rFonts w:hint="default" w:ascii="Times New Roman" w:hAnsi="Times New Roman" w:eastAsia="宋体" w:cs="Times New Roman"/>
                  <w:sz w:val="24"/>
                  <w:szCs w:val="32"/>
                  <w:vertAlign w:val="baseline"/>
                  <w:lang w:val="en-US" w:eastAsia="zh-CN"/>
                  <w:rPrChange w:id="5828" w:author="......" w:date="2024-05-07T14:48:58Z">
                    <w:rPr>
                      <w:rFonts w:hint="eastAsia"/>
                      <w:sz w:val="24"/>
                      <w:szCs w:val="32"/>
                      <w:vertAlign w:val="baseline"/>
                      <w:lang w:val="en-US" w:eastAsia="zh-CN"/>
                    </w:rPr>
                  </w:rPrChange>
                </w:rPr>
                <w:t>前提条件</w:t>
              </w:r>
            </w:ins>
          </w:p>
        </w:tc>
        <w:tc>
          <w:tcPr>
            <w:tcW w:w="6830" w:type="dxa"/>
          </w:tcPr>
          <w:p>
            <w:pPr>
              <w:numPr>
                <w:ilvl w:val="0"/>
                <w:numId w:val="0"/>
              </w:numPr>
              <w:rPr>
                <w:ins w:id="5830" w:author="......" w:date="2024-05-06T20:55:40Z"/>
                <w:rFonts w:hint="default" w:ascii="Times New Roman" w:hAnsi="Times New Roman" w:eastAsia="宋体" w:cs="Times New Roman"/>
                <w:sz w:val="24"/>
                <w:szCs w:val="32"/>
                <w:vertAlign w:val="baseline"/>
                <w:lang w:val="en-US" w:eastAsia="zh-CN"/>
                <w:rPrChange w:id="5831" w:author="......" w:date="2024-05-07T14:48:58Z">
                  <w:rPr>
                    <w:ins w:id="5832" w:author="......" w:date="2024-05-06T20:55:40Z"/>
                    <w:rFonts w:hint="default"/>
                    <w:sz w:val="24"/>
                    <w:szCs w:val="32"/>
                    <w:vertAlign w:val="baseline"/>
                    <w:lang w:val="en-US" w:eastAsia="zh-CN"/>
                  </w:rPr>
                </w:rPrChange>
              </w:rPr>
            </w:pPr>
            <w:ins w:id="5833" w:author="......" w:date="2024-05-06T20:55:40Z">
              <w:r>
                <w:rPr>
                  <w:rFonts w:hint="default" w:ascii="Times New Roman" w:hAnsi="Times New Roman" w:eastAsia="宋体" w:cs="Times New Roman"/>
                  <w:sz w:val="24"/>
                  <w:szCs w:val="32"/>
                  <w:vertAlign w:val="baseline"/>
                  <w:lang w:val="en-US" w:eastAsia="zh-CN"/>
                  <w:rPrChange w:id="5834" w:author="......" w:date="2024-05-07T14:48:58Z">
                    <w:rPr>
                      <w:rFonts w:hint="eastAsia"/>
                      <w:sz w:val="24"/>
                      <w:szCs w:val="32"/>
                      <w:vertAlign w:val="baseline"/>
                      <w:lang w:val="en-US" w:eastAsia="zh-CN"/>
                    </w:rPr>
                  </w:rPrChange>
                </w:rPr>
                <w:t>目标人员存在于人员列表中</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ins w:id="5836" w:author="......" w:date="2024-05-06T20:55:40Z"/>
        </w:trPr>
        <w:tc>
          <w:tcPr>
            <w:tcW w:w="1692" w:type="dxa"/>
          </w:tcPr>
          <w:p>
            <w:pPr>
              <w:numPr>
                <w:ilvl w:val="0"/>
                <w:numId w:val="0"/>
              </w:numPr>
              <w:rPr>
                <w:ins w:id="5837" w:author="......" w:date="2024-05-06T20:55:40Z"/>
                <w:rFonts w:hint="default" w:ascii="Times New Roman" w:hAnsi="Times New Roman" w:eastAsia="宋体" w:cs="Times New Roman"/>
                <w:sz w:val="24"/>
                <w:szCs w:val="32"/>
                <w:vertAlign w:val="baseline"/>
                <w:lang w:val="en-US" w:eastAsia="zh-CN"/>
                <w:rPrChange w:id="5838" w:author="......" w:date="2024-05-07T14:48:58Z">
                  <w:rPr>
                    <w:ins w:id="5839" w:author="......" w:date="2024-05-06T20:55:40Z"/>
                    <w:rFonts w:hint="default"/>
                    <w:sz w:val="24"/>
                    <w:szCs w:val="32"/>
                    <w:vertAlign w:val="baseline"/>
                    <w:lang w:val="en-US" w:eastAsia="zh-CN"/>
                  </w:rPr>
                </w:rPrChange>
              </w:rPr>
            </w:pPr>
            <w:ins w:id="5840" w:author="......" w:date="2024-05-06T20:55:40Z">
              <w:r>
                <w:rPr>
                  <w:rFonts w:hint="default" w:ascii="Times New Roman" w:hAnsi="Times New Roman" w:eastAsia="宋体" w:cs="Times New Roman"/>
                  <w:sz w:val="24"/>
                  <w:szCs w:val="32"/>
                  <w:vertAlign w:val="baseline"/>
                  <w:lang w:val="en-US" w:eastAsia="zh-CN"/>
                  <w:rPrChange w:id="5841" w:author="......" w:date="2024-05-07T14:48:58Z">
                    <w:rPr>
                      <w:rFonts w:hint="eastAsia"/>
                      <w:sz w:val="24"/>
                      <w:szCs w:val="32"/>
                      <w:vertAlign w:val="baseline"/>
                      <w:lang w:val="en-US" w:eastAsia="zh-CN"/>
                    </w:rPr>
                  </w:rPrChange>
                </w:rPr>
                <w:t>触发事件</w:t>
              </w:r>
            </w:ins>
          </w:p>
        </w:tc>
        <w:tc>
          <w:tcPr>
            <w:tcW w:w="6830" w:type="dxa"/>
          </w:tcPr>
          <w:p>
            <w:pPr>
              <w:numPr>
                <w:ilvl w:val="0"/>
                <w:numId w:val="0"/>
              </w:numPr>
              <w:rPr>
                <w:ins w:id="5843" w:author="......" w:date="2024-05-06T20:55:40Z"/>
                <w:rFonts w:hint="default" w:ascii="Times New Roman" w:hAnsi="Times New Roman" w:eastAsia="宋体" w:cs="Times New Roman"/>
                <w:sz w:val="24"/>
                <w:szCs w:val="32"/>
                <w:vertAlign w:val="baseline"/>
                <w:lang w:val="en-US" w:eastAsia="zh-CN"/>
                <w:rPrChange w:id="5844" w:author="......" w:date="2024-05-07T14:48:58Z">
                  <w:rPr>
                    <w:ins w:id="5845" w:author="......" w:date="2024-05-06T20:55:40Z"/>
                    <w:rFonts w:hint="default"/>
                    <w:sz w:val="24"/>
                    <w:szCs w:val="32"/>
                    <w:vertAlign w:val="baseline"/>
                    <w:lang w:val="en-US" w:eastAsia="zh-CN"/>
                  </w:rPr>
                </w:rPrChange>
              </w:rPr>
            </w:pPr>
            <w:ins w:id="5846" w:author="......" w:date="2024-05-06T20:55:40Z">
              <w:r>
                <w:rPr>
                  <w:rFonts w:hint="default" w:ascii="Times New Roman" w:hAnsi="Times New Roman" w:eastAsia="宋体" w:cs="Times New Roman"/>
                  <w:sz w:val="24"/>
                  <w:szCs w:val="32"/>
                  <w:vertAlign w:val="baseline"/>
                  <w:lang w:val="en-US" w:eastAsia="zh-CN"/>
                  <w:rPrChange w:id="5847" w:author="......" w:date="2024-05-07T14:48:58Z">
                    <w:rPr>
                      <w:rFonts w:hint="eastAsia"/>
                      <w:sz w:val="24"/>
                      <w:szCs w:val="32"/>
                      <w:vertAlign w:val="baseline"/>
                      <w:lang w:val="en-US" w:eastAsia="zh-CN"/>
                    </w:rPr>
                  </w:rPrChange>
                </w:rPr>
                <w:t>用户点击目标人员的“编辑”按键</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5849" w:author="......" w:date="2024-05-06T20:55:40Z"/>
        </w:trPr>
        <w:tc>
          <w:tcPr>
            <w:tcW w:w="1692" w:type="dxa"/>
          </w:tcPr>
          <w:p>
            <w:pPr>
              <w:numPr>
                <w:ilvl w:val="0"/>
                <w:numId w:val="0"/>
              </w:numPr>
              <w:rPr>
                <w:ins w:id="5850" w:author="......" w:date="2024-05-06T20:55:40Z"/>
                <w:rFonts w:hint="default" w:ascii="Times New Roman" w:hAnsi="Times New Roman" w:eastAsia="宋体" w:cs="Times New Roman"/>
                <w:sz w:val="24"/>
                <w:szCs w:val="32"/>
                <w:vertAlign w:val="baseline"/>
                <w:lang w:val="en-US" w:eastAsia="zh-CN"/>
                <w:rPrChange w:id="5851" w:author="......" w:date="2024-05-07T14:48:58Z">
                  <w:rPr>
                    <w:ins w:id="5852" w:author="......" w:date="2024-05-06T20:55:40Z"/>
                    <w:rFonts w:hint="default"/>
                    <w:sz w:val="24"/>
                    <w:szCs w:val="32"/>
                    <w:vertAlign w:val="baseline"/>
                    <w:lang w:val="en-US" w:eastAsia="zh-CN"/>
                  </w:rPr>
                </w:rPrChange>
              </w:rPr>
            </w:pPr>
            <w:ins w:id="5853" w:author="......" w:date="2024-05-06T20:55:40Z">
              <w:r>
                <w:rPr>
                  <w:rFonts w:hint="default" w:ascii="Times New Roman" w:hAnsi="Times New Roman" w:eastAsia="宋体" w:cs="Times New Roman"/>
                  <w:sz w:val="24"/>
                  <w:szCs w:val="32"/>
                  <w:vertAlign w:val="baseline"/>
                  <w:lang w:val="en-US" w:eastAsia="zh-CN"/>
                  <w:rPrChange w:id="5854" w:author="......" w:date="2024-05-07T14:48:58Z">
                    <w:rPr>
                      <w:rFonts w:hint="eastAsia"/>
                      <w:sz w:val="24"/>
                      <w:szCs w:val="32"/>
                      <w:vertAlign w:val="baseline"/>
                      <w:lang w:val="en-US" w:eastAsia="zh-CN"/>
                    </w:rPr>
                  </w:rPrChange>
                </w:rPr>
                <w:t>基本事件流</w:t>
              </w:r>
            </w:ins>
          </w:p>
        </w:tc>
        <w:tc>
          <w:tcPr>
            <w:tcW w:w="6830" w:type="dxa"/>
          </w:tcPr>
          <w:p>
            <w:pPr>
              <w:numPr>
                <w:ilvl w:val="0"/>
                <w:numId w:val="30"/>
              </w:numPr>
              <w:rPr>
                <w:ins w:id="5856" w:author="......" w:date="2024-05-06T20:55:40Z"/>
                <w:rFonts w:hint="default" w:ascii="Times New Roman" w:hAnsi="Times New Roman" w:eastAsia="宋体" w:cs="Times New Roman"/>
                <w:sz w:val="24"/>
                <w:szCs w:val="32"/>
                <w:vertAlign w:val="baseline"/>
                <w:lang w:val="en-US" w:eastAsia="zh-CN"/>
                <w:rPrChange w:id="5857" w:author="......" w:date="2024-05-07T14:48:58Z">
                  <w:rPr>
                    <w:ins w:id="5858" w:author="......" w:date="2024-05-06T20:55:40Z"/>
                    <w:rFonts w:hint="eastAsia"/>
                    <w:sz w:val="24"/>
                    <w:szCs w:val="32"/>
                    <w:vertAlign w:val="baseline"/>
                    <w:lang w:val="en-US" w:eastAsia="zh-CN"/>
                  </w:rPr>
                </w:rPrChange>
              </w:rPr>
            </w:pPr>
            <w:ins w:id="5859" w:author="......" w:date="2024-05-06T20:55:40Z">
              <w:r>
                <w:rPr>
                  <w:rFonts w:hint="default" w:ascii="Times New Roman" w:hAnsi="Times New Roman" w:eastAsia="宋体" w:cs="Times New Roman"/>
                  <w:sz w:val="24"/>
                  <w:szCs w:val="32"/>
                  <w:vertAlign w:val="baseline"/>
                  <w:lang w:val="en-US" w:eastAsia="zh-CN"/>
                  <w:rPrChange w:id="5860" w:author="......" w:date="2024-05-07T14:48:58Z">
                    <w:rPr>
                      <w:rFonts w:hint="eastAsia"/>
                      <w:sz w:val="24"/>
                      <w:szCs w:val="32"/>
                      <w:vertAlign w:val="baseline"/>
                      <w:lang w:val="en-US" w:eastAsia="zh-CN"/>
                    </w:rPr>
                  </w:rPrChange>
                </w:rPr>
                <w:t>用户点击目标人员的“编辑”按键；</w:t>
              </w:r>
            </w:ins>
          </w:p>
          <w:p>
            <w:pPr>
              <w:numPr>
                <w:ilvl w:val="0"/>
                <w:numId w:val="30"/>
              </w:numPr>
              <w:rPr>
                <w:ins w:id="5862" w:author="......" w:date="2024-05-06T20:55:40Z"/>
                <w:rFonts w:hint="default" w:ascii="Times New Roman" w:hAnsi="Times New Roman" w:eastAsia="宋体" w:cs="Times New Roman"/>
                <w:sz w:val="24"/>
                <w:szCs w:val="32"/>
                <w:vertAlign w:val="baseline"/>
                <w:lang w:val="en-US" w:eastAsia="zh-CN"/>
                <w:rPrChange w:id="5863" w:author="......" w:date="2024-05-07T14:48:58Z">
                  <w:rPr>
                    <w:ins w:id="5864" w:author="......" w:date="2024-05-06T20:55:40Z"/>
                    <w:rFonts w:hint="eastAsia"/>
                    <w:sz w:val="24"/>
                    <w:szCs w:val="32"/>
                    <w:vertAlign w:val="baseline"/>
                    <w:lang w:val="en-US" w:eastAsia="zh-CN"/>
                  </w:rPr>
                </w:rPrChange>
              </w:rPr>
            </w:pPr>
            <w:ins w:id="5865" w:author="......" w:date="2024-05-06T20:55:40Z">
              <w:r>
                <w:rPr>
                  <w:rFonts w:hint="default" w:ascii="Times New Roman" w:hAnsi="Times New Roman" w:eastAsia="宋体" w:cs="Times New Roman"/>
                  <w:sz w:val="24"/>
                  <w:szCs w:val="32"/>
                  <w:vertAlign w:val="baseline"/>
                  <w:lang w:val="en-US" w:eastAsia="zh-CN"/>
                  <w:rPrChange w:id="5866" w:author="......" w:date="2024-05-07T14:48:58Z">
                    <w:rPr>
                      <w:rFonts w:hint="eastAsia"/>
                      <w:sz w:val="24"/>
                      <w:szCs w:val="32"/>
                      <w:vertAlign w:val="baseline"/>
                      <w:lang w:val="en-US" w:eastAsia="zh-CN"/>
                    </w:rPr>
                  </w:rPrChange>
                </w:rPr>
                <w:t>系统弹出人员信息编辑界面；</w:t>
              </w:r>
            </w:ins>
          </w:p>
          <w:p>
            <w:pPr>
              <w:numPr>
                <w:ilvl w:val="0"/>
                <w:numId w:val="30"/>
              </w:numPr>
              <w:rPr>
                <w:ins w:id="5868" w:author="......" w:date="2024-05-06T20:55:40Z"/>
                <w:rFonts w:hint="default" w:ascii="Times New Roman" w:hAnsi="Times New Roman" w:eastAsia="宋体" w:cs="Times New Roman"/>
                <w:sz w:val="24"/>
                <w:szCs w:val="32"/>
                <w:vertAlign w:val="baseline"/>
                <w:lang w:val="en-US" w:eastAsia="zh-CN"/>
                <w:rPrChange w:id="5869" w:author="......" w:date="2024-05-07T14:48:58Z">
                  <w:rPr>
                    <w:ins w:id="5870" w:author="......" w:date="2024-05-06T20:55:40Z"/>
                    <w:rFonts w:hint="default"/>
                    <w:sz w:val="24"/>
                    <w:szCs w:val="32"/>
                    <w:vertAlign w:val="baseline"/>
                    <w:lang w:val="en-US" w:eastAsia="zh-CN"/>
                  </w:rPr>
                </w:rPrChange>
              </w:rPr>
            </w:pPr>
            <w:ins w:id="5871" w:author="......" w:date="2024-05-06T20:55:40Z">
              <w:r>
                <w:rPr>
                  <w:rFonts w:hint="default" w:ascii="Times New Roman" w:hAnsi="Times New Roman" w:eastAsia="宋体" w:cs="Times New Roman"/>
                  <w:sz w:val="24"/>
                  <w:szCs w:val="32"/>
                  <w:vertAlign w:val="baseline"/>
                  <w:lang w:val="en-US" w:eastAsia="zh-CN"/>
                  <w:rPrChange w:id="5872" w:author="......" w:date="2024-05-07T14:48:58Z">
                    <w:rPr>
                      <w:rFonts w:hint="eastAsia"/>
                      <w:sz w:val="24"/>
                      <w:szCs w:val="32"/>
                      <w:vertAlign w:val="baseline"/>
                      <w:lang w:val="en-US" w:eastAsia="zh-CN"/>
                    </w:rPr>
                  </w:rPrChange>
                </w:rPr>
                <w:t>用户在人员信息编辑界面中修改信息，点击“保存”按键；</w:t>
              </w:r>
            </w:ins>
          </w:p>
          <w:p>
            <w:pPr>
              <w:numPr>
                <w:ilvl w:val="0"/>
                <w:numId w:val="30"/>
              </w:numPr>
              <w:rPr>
                <w:ins w:id="5874" w:author="......" w:date="2024-05-06T20:55:40Z"/>
                <w:rFonts w:hint="default" w:ascii="Times New Roman" w:hAnsi="Times New Roman" w:eastAsia="宋体" w:cs="Times New Roman"/>
                <w:sz w:val="24"/>
                <w:szCs w:val="32"/>
                <w:vertAlign w:val="baseline"/>
                <w:lang w:val="en-US" w:eastAsia="zh-CN"/>
                <w:rPrChange w:id="5875" w:author="......" w:date="2024-05-07T14:48:58Z">
                  <w:rPr>
                    <w:ins w:id="5876" w:author="......" w:date="2024-05-06T20:55:40Z"/>
                    <w:rFonts w:hint="default"/>
                    <w:sz w:val="24"/>
                    <w:szCs w:val="32"/>
                    <w:vertAlign w:val="baseline"/>
                    <w:lang w:val="en-US" w:eastAsia="zh-CN"/>
                  </w:rPr>
                </w:rPrChange>
              </w:rPr>
            </w:pPr>
            <w:ins w:id="5877" w:author="......" w:date="2024-05-06T20:55:40Z">
              <w:r>
                <w:rPr>
                  <w:rFonts w:hint="default" w:ascii="Times New Roman" w:hAnsi="Times New Roman" w:eastAsia="宋体" w:cs="Times New Roman"/>
                  <w:sz w:val="24"/>
                  <w:szCs w:val="32"/>
                  <w:vertAlign w:val="baseline"/>
                  <w:lang w:val="en-US" w:eastAsia="zh-CN"/>
                  <w:rPrChange w:id="5878" w:author="......" w:date="2024-05-07T14:48:58Z">
                    <w:rPr>
                      <w:rFonts w:hint="eastAsia"/>
                      <w:sz w:val="24"/>
                      <w:szCs w:val="32"/>
                      <w:vertAlign w:val="baseline"/>
                      <w:lang w:val="en-US" w:eastAsia="zh-CN"/>
                    </w:rPr>
                  </w:rPrChange>
                </w:rPr>
                <w:t>人员信息在数据库和人员列表中更新。</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5880" w:author="......" w:date="2024-05-06T20:55:40Z"/>
        </w:trPr>
        <w:tc>
          <w:tcPr>
            <w:tcW w:w="1692" w:type="dxa"/>
          </w:tcPr>
          <w:p>
            <w:pPr>
              <w:numPr>
                <w:ilvl w:val="0"/>
                <w:numId w:val="0"/>
              </w:numPr>
              <w:rPr>
                <w:ins w:id="5881" w:author="......" w:date="2024-05-06T20:55:40Z"/>
                <w:rFonts w:hint="default" w:ascii="Times New Roman" w:hAnsi="Times New Roman" w:eastAsia="宋体" w:cs="Times New Roman"/>
                <w:sz w:val="24"/>
                <w:szCs w:val="32"/>
                <w:vertAlign w:val="baseline"/>
                <w:lang w:val="en-US" w:eastAsia="zh-CN"/>
                <w:rPrChange w:id="5882" w:author="......" w:date="2024-05-07T14:48:58Z">
                  <w:rPr>
                    <w:ins w:id="5883" w:author="......" w:date="2024-05-06T20:55:40Z"/>
                    <w:rFonts w:hint="default"/>
                    <w:sz w:val="24"/>
                    <w:szCs w:val="32"/>
                    <w:vertAlign w:val="baseline"/>
                    <w:lang w:val="en-US" w:eastAsia="zh-CN"/>
                  </w:rPr>
                </w:rPrChange>
              </w:rPr>
            </w:pPr>
            <w:ins w:id="5884" w:author="......" w:date="2024-05-06T20:55:40Z">
              <w:r>
                <w:rPr>
                  <w:rFonts w:hint="default" w:ascii="Times New Roman" w:hAnsi="Times New Roman" w:eastAsia="宋体" w:cs="Times New Roman"/>
                  <w:sz w:val="24"/>
                  <w:szCs w:val="32"/>
                  <w:vertAlign w:val="baseline"/>
                  <w:lang w:val="en-US" w:eastAsia="zh-CN"/>
                  <w:rPrChange w:id="5885" w:author="......" w:date="2024-05-07T14:48:58Z">
                    <w:rPr>
                      <w:rFonts w:hint="eastAsia"/>
                      <w:sz w:val="24"/>
                      <w:szCs w:val="32"/>
                      <w:vertAlign w:val="baseline"/>
                      <w:lang w:val="en-US" w:eastAsia="zh-CN"/>
                    </w:rPr>
                  </w:rPrChange>
                </w:rPr>
                <w:t>异常事件流</w:t>
              </w:r>
            </w:ins>
          </w:p>
        </w:tc>
        <w:tc>
          <w:tcPr>
            <w:tcW w:w="6830" w:type="dxa"/>
          </w:tcPr>
          <w:p>
            <w:pPr>
              <w:numPr>
                <w:ilvl w:val="0"/>
                <w:numId w:val="0"/>
              </w:numPr>
              <w:rPr>
                <w:ins w:id="5887" w:author="......" w:date="2024-05-06T20:55:40Z"/>
                <w:rFonts w:hint="default" w:ascii="Times New Roman" w:hAnsi="Times New Roman" w:eastAsia="宋体" w:cs="Times New Roman"/>
                <w:sz w:val="24"/>
                <w:szCs w:val="32"/>
                <w:vertAlign w:val="baseline"/>
                <w:lang w:val="en-US" w:eastAsia="zh-CN"/>
                <w:rPrChange w:id="5888" w:author="......" w:date="2024-05-07T14:48:58Z">
                  <w:rPr>
                    <w:ins w:id="5889" w:author="......" w:date="2024-05-06T20:55:40Z"/>
                    <w:rFonts w:hint="eastAsia"/>
                    <w:sz w:val="24"/>
                    <w:szCs w:val="32"/>
                    <w:vertAlign w:val="baseline"/>
                    <w:lang w:val="en-US" w:eastAsia="zh-CN"/>
                  </w:rPr>
                </w:rPrChange>
              </w:rPr>
            </w:pPr>
            <w:ins w:id="5890" w:author="......" w:date="2024-05-06T20:55:40Z">
              <w:r>
                <w:rPr>
                  <w:rFonts w:hint="default" w:ascii="Times New Roman" w:hAnsi="Times New Roman" w:eastAsia="宋体" w:cs="Times New Roman"/>
                  <w:sz w:val="24"/>
                  <w:szCs w:val="32"/>
                  <w:vertAlign w:val="baseline"/>
                  <w:lang w:val="en-US" w:eastAsia="zh-CN"/>
                  <w:rPrChange w:id="5891" w:author="......" w:date="2024-05-07T14:48:58Z">
                    <w:rPr>
                      <w:rFonts w:hint="eastAsia"/>
                      <w:sz w:val="24"/>
                      <w:szCs w:val="32"/>
                      <w:vertAlign w:val="baseline"/>
                      <w:lang w:val="en-US" w:eastAsia="zh-CN"/>
                    </w:rPr>
                  </w:rPrChange>
                </w:rPr>
                <w:t>1、用户在用户在点击“保存”前退出编辑界面，信息未成功修改；</w:t>
              </w:r>
            </w:ins>
          </w:p>
          <w:p>
            <w:pPr>
              <w:numPr>
                <w:ilvl w:val="0"/>
                <w:numId w:val="0"/>
              </w:numPr>
              <w:rPr>
                <w:ins w:id="5893" w:author="......" w:date="2024-05-06T20:55:40Z"/>
                <w:rFonts w:hint="default" w:ascii="Times New Roman" w:hAnsi="Times New Roman" w:eastAsia="宋体" w:cs="Times New Roman"/>
                <w:b/>
                <w:bCs/>
                <w:sz w:val="24"/>
                <w:szCs w:val="32"/>
                <w:vertAlign w:val="baseline"/>
                <w:lang w:val="en-US" w:eastAsia="zh-CN"/>
                <w:rPrChange w:id="5894" w:author="......" w:date="2024-05-07T14:48:58Z">
                  <w:rPr>
                    <w:ins w:id="5895" w:author="......" w:date="2024-05-06T20:55:40Z"/>
                    <w:rFonts w:hint="default"/>
                    <w:b/>
                    <w:bCs/>
                    <w:sz w:val="24"/>
                    <w:szCs w:val="32"/>
                    <w:vertAlign w:val="baseline"/>
                    <w:lang w:val="en-US" w:eastAsia="zh-CN"/>
                  </w:rPr>
                </w:rPrChange>
              </w:rPr>
            </w:pPr>
            <w:ins w:id="5896" w:author="......" w:date="2024-05-06T20:55:40Z">
              <w:r>
                <w:rPr>
                  <w:rFonts w:hint="default" w:ascii="Times New Roman" w:hAnsi="Times New Roman" w:eastAsia="宋体" w:cs="Times New Roman"/>
                  <w:sz w:val="24"/>
                  <w:szCs w:val="32"/>
                  <w:vertAlign w:val="baseline"/>
                  <w:lang w:val="en-US" w:eastAsia="zh-CN"/>
                  <w:rPrChange w:id="5897" w:author="......" w:date="2024-05-07T14:48:58Z">
                    <w:rPr>
                      <w:rFonts w:hint="eastAsia"/>
                      <w:sz w:val="24"/>
                      <w:szCs w:val="32"/>
                      <w:vertAlign w:val="baseline"/>
                      <w:lang w:val="en-US" w:eastAsia="zh-CN"/>
                    </w:rPr>
                  </w:rPrChange>
                </w:rPr>
                <w:t>2、用户输入字符长度大于规定长度。</w:t>
              </w:r>
            </w:ins>
          </w:p>
        </w:tc>
      </w:tr>
    </w:tbl>
    <w:p>
      <w:pPr>
        <w:rPr>
          <w:ins w:id="5899" w:author="......" w:date="2024-05-06T20:55:40Z"/>
          <w:rFonts w:hint="default" w:ascii="Times New Roman" w:hAnsi="Times New Roman" w:eastAsia="宋体" w:cs="Times New Roman"/>
          <w:lang w:val="en-US" w:eastAsia="zh-CN"/>
          <w:rPrChange w:id="5900" w:author="......" w:date="2024-05-07T14:48:58Z">
            <w:rPr>
              <w:ins w:id="5901" w:author="......" w:date="2024-05-06T20:55:40Z"/>
              <w:rFonts w:hint="eastAsia" w:eastAsiaTheme="minorEastAsia"/>
              <w:lang w:val="en-US" w:eastAsia="zh-CN"/>
            </w:rPr>
          </w:rPrChange>
        </w:rPr>
      </w:pPr>
    </w:p>
    <w:p>
      <w:pPr>
        <w:jc w:val="right"/>
        <w:rPr>
          <w:ins w:id="5903" w:author="......" w:date="2024-05-06T20:55:40Z"/>
          <w:rFonts w:hint="default" w:ascii="Times New Roman" w:hAnsi="Times New Roman" w:eastAsia="宋体" w:cs="Times New Roman"/>
          <w:lang w:val="en-US" w:eastAsia="zh-CN"/>
          <w:rPrChange w:id="5904" w:author="......" w:date="2024-05-07T14:48:58Z">
            <w:rPr>
              <w:ins w:id="5905" w:author="......" w:date="2024-05-06T20:55:40Z"/>
              <w:rFonts w:hint="default" w:eastAsiaTheme="minorEastAsia"/>
              <w:lang w:val="en-US" w:eastAsia="zh-CN"/>
            </w:rPr>
          </w:rPrChange>
        </w:rPr>
        <w:pPrChange w:id="5902" w:author="......" w:date="2024-05-06T20:57:42Z">
          <w:pPr/>
        </w:pPrChange>
      </w:pPr>
      <w:ins w:id="5906" w:author="......" w:date="2024-05-06T20:57:39Z">
        <w:r>
          <w:rPr>
            <w:rFonts w:hint="default" w:ascii="Times New Roman" w:hAnsi="Times New Roman" w:eastAsia="宋体" w:cs="Times New Roman"/>
            <w:sz w:val="21"/>
            <w:szCs w:val="24"/>
            <w:lang w:val="en-US" w:eastAsia="zh-CN"/>
            <w:rPrChange w:id="5907" w:author="......" w:date="2024-05-07T14:48:58Z">
              <w:rPr>
                <w:rFonts w:hint="eastAsia" w:ascii="Times New Roman" w:hAnsi="Times New Roman" w:eastAsia="宋体" w:cs="Times New Roman"/>
                <w:sz w:val="21"/>
                <w:szCs w:val="24"/>
                <w:lang w:val="en-US" w:eastAsia="zh-CN"/>
              </w:rPr>
            </w:rPrChange>
          </w:rPr>
          <w:t>表3-2-</w:t>
        </w:r>
      </w:ins>
      <w:ins w:id="5909" w:author="......" w:date="2024-05-06T20:57:44Z">
        <w:r>
          <w:rPr>
            <w:rFonts w:hint="default" w:ascii="Times New Roman" w:hAnsi="Times New Roman" w:eastAsia="宋体" w:cs="Times New Roman"/>
            <w:sz w:val="21"/>
            <w:szCs w:val="24"/>
            <w:lang w:val="en-US" w:eastAsia="zh-CN"/>
            <w:rPrChange w:id="5910" w:author="......" w:date="2024-05-07T14:48:58Z">
              <w:rPr>
                <w:rFonts w:hint="eastAsia" w:ascii="Times New Roman" w:hAnsi="Times New Roman" w:eastAsia="宋体" w:cs="Times New Roman"/>
                <w:sz w:val="21"/>
                <w:szCs w:val="24"/>
                <w:lang w:val="en-US" w:eastAsia="zh-CN"/>
              </w:rPr>
            </w:rPrChange>
          </w:rPr>
          <w:t>3</w:t>
        </w:r>
      </w:ins>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2"/>
        <w:gridCol w:w="6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5912" w:author="......" w:date="2024-05-06T20:55:40Z"/>
        </w:trPr>
        <w:tc>
          <w:tcPr>
            <w:tcW w:w="1692" w:type="dxa"/>
          </w:tcPr>
          <w:p>
            <w:pPr>
              <w:numPr>
                <w:ilvl w:val="0"/>
                <w:numId w:val="0"/>
              </w:numPr>
              <w:rPr>
                <w:ins w:id="5913" w:author="......" w:date="2024-05-06T20:55:40Z"/>
                <w:rFonts w:hint="default" w:ascii="Times New Roman" w:hAnsi="Times New Roman" w:eastAsia="宋体" w:cs="Times New Roman"/>
                <w:sz w:val="24"/>
                <w:szCs w:val="32"/>
                <w:vertAlign w:val="baseline"/>
                <w:lang w:val="en-US" w:eastAsia="zh-CN"/>
                <w:rPrChange w:id="5914" w:author="......" w:date="2024-05-07T14:48:58Z">
                  <w:rPr>
                    <w:ins w:id="5915" w:author="......" w:date="2024-05-06T20:55:40Z"/>
                    <w:rFonts w:hint="default"/>
                    <w:sz w:val="24"/>
                    <w:szCs w:val="32"/>
                    <w:vertAlign w:val="baseline"/>
                    <w:lang w:val="en-US" w:eastAsia="zh-CN"/>
                  </w:rPr>
                </w:rPrChange>
              </w:rPr>
            </w:pPr>
            <w:ins w:id="5916" w:author="......" w:date="2024-05-06T20:55:40Z">
              <w:r>
                <w:rPr>
                  <w:rFonts w:hint="default" w:ascii="Times New Roman" w:hAnsi="Times New Roman" w:eastAsia="宋体" w:cs="Times New Roman"/>
                  <w:sz w:val="24"/>
                  <w:szCs w:val="32"/>
                  <w:lang w:val="en-US" w:eastAsia="zh-CN"/>
                  <w:rPrChange w:id="5917" w:author="......" w:date="2024-05-07T14:48:58Z">
                    <w:rPr>
                      <w:rFonts w:hint="eastAsia"/>
                      <w:sz w:val="24"/>
                      <w:szCs w:val="32"/>
                      <w:lang w:val="en-US" w:eastAsia="zh-CN"/>
                    </w:rPr>
                  </w:rPrChange>
                </w:rPr>
                <w:t>用例</w:t>
              </w:r>
            </w:ins>
          </w:p>
        </w:tc>
        <w:tc>
          <w:tcPr>
            <w:tcW w:w="6830" w:type="dxa"/>
          </w:tcPr>
          <w:p>
            <w:pPr>
              <w:numPr>
                <w:ilvl w:val="0"/>
                <w:numId w:val="0"/>
              </w:numPr>
              <w:rPr>
                <w:ins w:id="5919" w:author="......" w:date="2024-05-06T20:55:40Z"/>
                <w:rFonts w:hint="default" w:ascii="Times New Roman" w:hAnsi="Times New Roman" w:eastAsia="宋体" w:cs="Times New Roman"/>
                <w:sz w:val="24"/>
                <w:szCs w:val="32"/>
                <w:vertAlign w:val="baseline"/>
                <w:lang w:val="en-US" w:eastAsia="zh-CN"/>
                <w:rPrChange w:id="5920" w:author="......" w:date="2024-05-07T14:48:58Z">
                  <w:rPr>
                    <w:ins w:id="5921" w:author="......" w:date="2024-05-06T20:55:40Z"/>
                    <w:rFonts w:hint="default"/>
                    <w:sz w:val="24"/>
                    <w:szCs w:val="32"/>
                    <w:vertAlign w:val="baseline"/>
                    <w:lang w:val="en-US" w:eastAsia="zh-CN"/>
                  </w:rPr>
                </w:rPrChange>
              </w:rPr>
            </w:pPr>
            <w:ins w:id="5922" w:author="......" w:date="2024-05-06T20:55:40Z">
              <w:r>
                <w:rPr>
                  <w:rFonts w:hint="default" w:ascii="Times New Roman" w:hAnsi="Times New Roman" w:eastAsia="宋体" w:cs="Times New Roman"/>
                  <w:sz w:val="24"/>
                  <w:szCs w:val="32"/>
                  <w:vertAlign w:val="baseline"/>
                  <w:lang w:val="en-US" w:eastAsia="zh-CN"/>
                  <w:rPrChange w:id="5923" w:author="......" w:date="2024-05-07T14:48:58Z">
                    <w:rPr>
                      <w:rFonts w:hint="eastAsia"/>
                      <w:sz w:val="24"/>
                      <w:szCs w:val="32"/>
                      <w:vertAlign w:val="baseline"/>
                      <w:lang w:val="en-US" w:eastAsia="zh-CN"/>
                    </w:rPr>
                  </w:rPrChange>
                </w:rPr>
                <w:t>删除人员</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5925" w:author="......" w:date="2024-05-06T20:56:19Z"/>
        </w:trPr>
        <w:tc>
          <w:tcPr>
            <w:tcW w:w="1692" w:type="dxa"/>
            <w:vAlign w:val="top"/>
          </w:tcPr>
          <w:p>
            <w:pPr>
              <w:numPr>
                <w:ilvl w:val="0"/>
                <w:numId w:val="0"/>
              </w:numPr>
              <w:ind w:left="0" w:leftChars="0" w:firstLine="0" w:firstLineChars="0"/>
              <w:rPr>
                <w:ins w:id="5926" w:author="......" w:date="2024-05-06T20:56:19Z"/>
                <w:rFonts w:hint="default" w:ascii="Times New Roman" w:hAnsi="Times New Roman" w:eastAsia="宋体" w:cs="Times New Roman"/>
                <w:kern w:val="2"/>
                <w:sz w:val="24"/>
                <w:szCs w:val="32"/>
                <w:vertAlign w:val="baseline"/>
                <w:lang w:val="en-US" w:eastAsia="zh-CN" w:bidi="ar-SA"/>
                <w:rPrChange w:id="5927" w:author="......" w:date="2024-05-07T14:48:58Z">
                  <w:rPr>
                    <w:ins w:id="5928" w:author="......" w:date="2024-05-06T20:56:19Z"/>
                    <w:rFonts w:hint="eastAsia" w:asciiTheme="minorAscii" w:hAnsiTheme="minorAscii" w:eastAsiaTheme="minorEastAsia" w:cstheme="minorBidi"/>
                    <w:kern w:val="2"/>
                    <w:sz w:val="24"/>
                    <w:szCs w:val="32"/>
                    <w:vertAlign w:val="baseline"/>
                    <w:lang w:val="en-US" w:eastAsia="zh-CN" w:bidi="ar-SA"/>
                  </w:rPr>
                </w:rPrChange>
              </w:rPr>
            </w:pPr>
            <w:r>
              <w:rPr>
                <w:rFonts w:hint="default" w:ascii="Times New Roman" w:hAnsi="Times New Roman" w:eastAsia="宋体" w:cs="Times New Roman"/>
                <w:sz w:val="24"/>
                <w:szCs w:val="32"/>
                <w:vertAlign w:val="baseline"/>
                <w:lang w:val="en-US" w:eastAsia="zh-CN"/>
                <w:rPrChange w:id="5929" w:author="......" w:date="2024-05-07T14:48:58Z">
                  <w:rPr>
                    <w:rFonts w:hint="eastAsia"/>
                    <w:sz w:val="24"/>
                    <w:szCs w:val="32"/>
                    <w:vertAlign w:val="baseline"/>
                    <w:lang w:val="en-US" w:eastAsia="zh-CN"/>
                  </w:rPr>
                </w:rPrChange>
              </w:rPr>
              <w:t>用例编号</w:t>
            </w:r>
          </w:p>
        </w:tc>
        <w:tc>
          <w:tcPr>
            <w:tcW w:w="6830" w:type="dxa"/>
            <w:vAlign w:val="top"/>
          </w:tcPr>
          <w:p>
            <w:pPr>
              <w:numPr>
                <w:ilvl w:val="0"/>
                <w:numId w:val="0"/>
              </w:numPr>
              <w:ind w:left="0" w:leftChars="0" w:firstLine="0" w:firstLineChars="0"/>
              <w:rPr>
                <w:ins w:id="5930" w:author="......" w:date="2024-05-06T20:56:19Z"/>
                <w:rFonts w:hint="default" w:ascii="Times New Roman" w:hAnsi="Times New Roman" w:eastAsia="宋体" w:cs="Times New Roman"/>
                <w:kern w:val="2"/>
                <w:sz w:val="24"/>
                <w:szCs w:val="32"/>
                <w:vertAlign w:val="baseline"/>
                <w:lang w:val="en-US" w:eastAsia="zh-CN" w:bidi="ar-SA"/>
                <w:rPrChange w:id="5931" w:author="......" w:date="2024-05-07T14:48:58Z">
                  <w:rPr>
                    <w:ins w:id="5932" w:author="......" w:date="2024-05-06T20:56:19Z"/>
                    <w:rFonts w:hint="eastAsia" w:asciiTheme="minorAscii" w:hAnsiTheme="minorAscii" w:eastAsiaTheme="minorEastAsia" w:cstheme="minorBidi"/>
                    <w:kern w:val="2"/>
                    <w:sz w:val="24"/>
                    <w:szCs w:val="32"/>
                    <w:vertAlign w:val="baseline"/>
                    <w:lang w:val="en-US" w:eastAsia="zh-CN" w:bidi="ar-SA"/>
                  </w:rPr>
                </w:rPrChange>
              </w:rPr>
            </w:pPr>
            <w:r>
              <w:rPr>
                <w:rFonts w:hint="default" w:ascii="Times New Roman" w:hAnsi="Times New Roman" w:eastAsia="宋体" w:cs="Times New Roman"/>
                <w:sz w:val="24"/>
                <w:szCs w:val="32"/>
                <w:lang w:val="en-US" w:eastAsia="zh-CN"/>
                <w:rPrChange w:id="5933" w:author="......" w:date="2024-05-07T14:48:58Z">
                  <w:rPr>
                    <w:rFonts w:hint="eastAsia"/>
                    <w:sz w:val="24"/>
                    <w:szCs w:val="32"/>
                    <w:lang w:val="en-US" w:eastAsia="zh-CN"/>
                  </w:rPr>
                </w:rPrChange>
              </w:rPr>
              <w:t>SF0</w:t>
            </w:r>
            <w:ins w:id="5934" w:author="......" w:date="2024-05-06T20:56:50Z">
              <w:r>
                <w:rPr>
                  <w:rFonts w:hint="default" w:ascii="Times New Roman" w:hAnsi="Times New Roman" w:eastAsia="宋体" w:cs="Times New Roman"/>
                  <w:sz w:val="24"/>
                  <w:szCs w:val="32"/>
                  <w:lang w:val="en-US" w:eastAsia="zh-CN"/>
                  <w:rPrChange w:id="5935" w:author="......" w:date="2024-05-07T14:48:58Z">
                    <w:rPr>
                      <w:rFonts w:hint="eastAsia"/>
                      <w:sz w:val="24"/>
                      <w:szCs w:val="32"/>
                      <w:lang w:val="en-US" w:eastAsia="zh-CN"/>
                    </w:rPr>
                  </w:rPrChange>
                </w:rPr>
                <w:t>2</w:t>
              </w:r>
            </w:ins>
            <w:del w:id="5937" w:author="......" w:date="2024-05-06T20:56:50Z">
              <w:r>
                <w:rPr>
                  <w:rFonts w:hint="default" w:ascii="Times New Roman" w:hAnsi="Times New Roman" w:eastAsia="宋体" w:cs="Times New Roman"/>
                  <w:sz w:val="24"/>
                  <w:szCs w:val="32"/>
                  <w:lang w:val="en-US" w:eastAsia="zh-CN"/>
                  <w:rPrChange w:id="5938" w:author="......" w:date="2024-05-07T14:48:58Z">
                    <w:rPr>
                      <w:rFonts w:hint="eastAsia"/>
                      <w:sz w:val="24"/>
                      <w:szCs w:val="32"/>
                      <w:lang w:val="en-US" w:eastAsia="zh-CN"/>
                    </w:rPr>
                  </w:rPrChange>
                </w:rPr>
                <w:delText>1</w:delText>
              </w:r>
            </w:del>
            <w:ins w:id="5940" w:author="......" w:date="2024-05-06T21:16:43Z">
              <w:r>
                <w:rPr>
                  <w:rFonts w:hint="default" w:ascii="Times New Roman" w:hAnsi="Times New Roman" w:eastAsia="宋体" w:cs="Times New Roman"/>
                  <w:sz w:val="24"/>
                  <w:szCs w:val="32"/>
                  <w:lang w:val="en-US" w:eastAsia="zh-CN"/>
                  <w:rPrChange w:id="5941" w:author="......" w:date="2024-05-07T14:48:58Z">
                    <w:rPr>
                      <w:rFonts w:hint="eastAsia"/>
                      <w:sz w:val="24"/>
                      <w:szCs w:val="32"/>
                      <w:lang w:val="en-US" w:eastAsia="zh-CN"/>
                    </w:rPr>
                  </w:rPrChange>
                </w:rPr>
                <w:t>00</w:t>
              </w:r>
            </w:ins>
            <w:del w:id="5943" w:author="......" w:date="2024-05-06T21:16:42Z">
              <w:r>
                <w:rPr>
                  <w:rFonts w:hint="default" w:ascii="Times New Roman" w:hAnsi="Times New Roman" w:eastAsia="宋体" w:cs="Times New Roman"/>
                  <w:sz w:val="24"/>
                  <w:szCs w:val="32"/>
                  <w:lang w:val="en-US" w:eastAsia="zh-CN"/>
                  <w:rPrChange w:id="5944" w:author="......" w:date="2024-05-07T14:48:58Z">
                    <w:rPr>
                      <w:rFonts w:hint="eastAsia"/>
                      <w:sz w:val="24"/>
                      <w:szCs w:val="32"/>
                      <w:lang w:val="en-US" w:eastAsia="zh-CN"/>
                    </w:rPr>
                  </w:rPrChange>
                </w:rPr>
                <w:delText>00</w:delText>
              </w:r>
            </w:del>
            <w:ins w:id="5946" w:author="......" w:date="2024-05-06T20:56:52Z">
              <w:r>
                <w:rPr>
                  <w:rFonts w:hint="default" w:ascii="Times New Roman" w:hAnsi="Times New Roman" w:eastAsia="宋体" w:cs="Times New Roman"/>
                  <w:sz w:val="24"/>
                  <w:szCs w:val="32"/>
                  <w:lang w:val="en-US" w:eastAsia="zh-CN"/>
                  <w:rPrChange w:id="5947" w:author="......" w:date="2024-05-07T14:48:58Z">
                    <w:rPr>
                      <w:rFonts w:hint="eastAsia"/>
                      <w:sz w:val="24"/>
                      <w:szCs w:val="32"/>
                      <w:lang w:val="en-US" w:eastAsia="zh-CN"/>
                    </w:rPr>
                  </w:rPrChange>
                </w:rPr>
                <w:t>3</w:t>
              </w:r>
            </w:ins>
            <w:del w:id="5949" w:author="......" w:date="2024-05-06T20:56:51Z">
              <w:r>
                <w:rPr>
                  <w:rFonts w:hint="default" w:ascii="Times New Roman" w:hAnsi="Times New Roman" w:eastAsia="宋体" w:cs="Times New Roman"/>
                  <w:sz w:val="24"/>
                  <w:szCs w:val="32"/>
                  <w:lang w:val="en-US" w:eastAsia="zh-CN"/>
                  <w:rPrChange w:id="5950" w:author="......" w:date="2024-05-07T14:48:58Z">
                    <w:rPr>
                      <w:rFonts w:hint="eastAsia"/>
                      <w:sz w:val="24"/>
                      <w:szCs w:val="32"/>
                      <w:lang w:val="en-US" w:eastAsia="zh-CN"/>
                    </w:rPr>
                  </w:rPrChange>
                </w:rPr>
                <w:delText>6</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5952" w:author="......" w:date="2024-05-06T20:55:40Z"/>
        </w:trPr>
        <w:tc>
          <w:tcPr>
            <w:tcW w:w="1692" w:type="dxa"/>
          </w:tcPr>
          <w:p>
            <w:pPr>
              <w:numPr>
                <w:ilvl w:val="0"/>
                <w:numId w:val="0"/>
              </w:numPr>
              <w:rPr>
                <w:ins w:id="5953" w:author="......" w:date="2024-05-06T20:55:40Z"/>
                <w:rFonts w:hint="default" w:ascii="Times New Roman" w:hAnsi="Times New Roman" w:eastAsia="宋体" w:cs="Times New Roman"/>
                <w:sz w:val="24"/>
                <w:szCs w:val="32"/>
                <w:vertAlign w:val="baseline"/>
                <w:lang w:val="en-US" w:eastAsia="zh-CN"/>
                <w:rPrChange w:id="5954" w:author="......" w:date="2024-05-07T14:48:58Z">
                  <w:rPr>
                    <w:ins w:id="5955" w:author="......" w:date="2024-05-06T20:55:40Z"/>
                    <w:rFonts w:hint="default"/>
                    <w:sz w:val="24"/>
                    <w:szCs w:val="32"/>
                    <w:vertAlign w:val="baseline"/>
                    <w:lang w:val="en-US" w:eastAsia="zh-CN"/>
                  </w:rPr>
                </w:rPrChange>
              </w:rPr>
            </w:pPr>
            <w:ins w:id="5956" w:author="......" w:date="2024-05-06T20:55:40Z">
              <w:r>
                <w:rPr>
                  <w:rFonts w:hint="default" w:ascii="Times New Roman" w:hAnsi="Times New Roman" w:eastAsia="宋体" w:cs="Times New Roman"/>
                  <w:sz w:val="24"/>
                  <w:szCs w:val="32"/>
                  <w:vertAlign w:val="baseline"/>
                  <w:lang w:val="en-US" w:eastAsia="zh-CN"/>
                  <w:rPrChange w:id="5957" w:author="......" w:date="2024-05-07T14:48:58Z">
                    <w:rPr>
                      <w:rFonts w:hint="eastAsia"/>
                      <w:sz w:val="24"/>
                      <w:szCs w:val="32"/>
                      <w:vertAlign w:val="baseline"/>
                      <w:lang w:val="en-US" w:eastAsia="zh-CN"/>
                    </w:rPr>
                  </w:rPrChange>
                </w:rPr>
                <w:t>主执行者</w:t>
              </w:r>
            </w:ins>
          </w:p>
        </w:tc>
        <w:tc>
          <w:tcPr>
            <w:tcW w:w="6830" w:type="dxa"/>
          </w:tcPr>
          <w:p>
            <w:pPr>
              <w:numPr>
                <w:ilvl w:val="0"/>
                <w:numId w:val="0"/>
              </w:numPr>
              <w:rPr>
                <w:ins w:id="5959" w:author="......" w:date="2024-05-06T20:55:40Z"/>
                <w:rFonts w:hint="default" w:ascii="Times New Roman" w:hAnsi="Times New Roman" w:eastAsia="宋体" w:cs="Times New Roman"/>
                <w:sz w:val="24"/>
                <w:szCs w:val="32"/>
                <w:vertAlign w:val="baseline"/>
                <w:lang w:val="en-US" w:eastAsia="zh-CN"/>
                <w:rPrChange w:id="5960" w:author="......" w:date="2024-05-07T14:48:58Z">
                  <w:rPr>
                    <w:ins w:id="5961" w:author="......" w:date="2024-05-06T20:55:40Z"/>
                    <w:rFonts w:hint="default"/>
                    <w:sz w:val="24"/>
                    <w:szCs w:val="32"/>
                    <w:vertAlign w:val="baseline"/>
                    <w:lang w:val="en-US" w:eastAsia="zh-CN"/>
                  </w:rPr>
                </w:rPrChange>
              </w:rPr>
            </w:pPr>
            <w:ins w:id="5962" w:author="......" w:date="2024-05-06T20:55:40Z">
              <w:r>
                <w:rPr>
                  <w:rFonts w:hint="default" w:ascii="Times New Roman" w:hAnsi="Times New Roman" w:eastAsia="宋体" w:cs="Times New Roman"/>
                  <w:sz w:val="24"/>
                  <w:szCs w:val="32"/>
                  <w:vertAlign w:val="baseline"/>
                  <w:lang w:val="en-US" w:eastAsia="zh-CN"/>
                  <w:rPrChange w:id="5963" w:author="......" w:date="2024-05-07T14:48:58Z">
                    <w:rPr>
                      <w:rFonts w:hint="eastAsia"/>
                      <w:sz w:val="24"/>
                      <w:szCs w:val="32"/>
                      <w:vertAlign w:val="baseline"/>
                      <w:lang w:val="en-US" w:eastAsia="zh-CN"/>
                    </w:rPr>
                  </w:rPrChange>
                </w:rPr>
                <w:t>项目经理</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5965" w:author="......" w:date="2024-05-06T20:55:40Z"/>
        </w:trPr>
        <w:tc>
          <w:tcPr>
            <w:tcW w:w="1692" w:type="dxa"/>
          </w:tcPr>
          <w:p>
            <w:pPr>
              <w:numPr>
                <w:ilvl w:val="0"/>
                <w:numId w:val="0"/>
              </w:numPr>
              <w:rPr>
                <w:ins w:id="5966" w:author="......" w:date="2024-05-06T20:55:40Z"/>
                <w:rFonts w:hint="default" w:ascii="Times New Roman" w:hAnsi="Times New Roman" w:eastAsia="宋体" w:cs="Times New Roman"/>
                <w:sz w:val="24"/>
                <w:szCs w:val="32"/>
                <w:vertAlign w:val="baseline"/>
                <w:lang w:val="en-US" w:eastAsia="zh-CN"/>
                <w:rPrChange w:id="5967" w:author="......" w:date="2024-05-07T14:48:58Z">
                  <w:rPr>
                    <w:ins w:id="5968" w:author="......" w:date="2024-05-06T20:55:40Z"/>
                    <w:rFonts w:hint="default"/>
                    <w:sz w:val="24"/>
                    <w:szCs w:val="32"/>
                    <w:vertAlign w:val="baseline"/>
                    <w:lang w:val="en-US" w:eastAsia="zh-CN"/>
                  </w:rPr>
                </w:rPrChange>
              </w:rPr>
            </w:pPr>
            <w:ins w:id="5969" w:author="......" w:date="2024-05-06T20:55:40Z">
              <w:r>
                <w:rPr>
                  <w:rFonts w:hint="default" w:ascii="Times New Roman" w:hAnsi="Times New Roman" w:eastAsia="宋体" w:cs="Times New Roman"/>
                  <w:sz w:val="24"/>
                  <w:szCs w:val="32"/>
                  <w:vertAlign w:val="baseline"/>
                  <w:lang w:val="en-US" w:eastAsia="zh-CN"/>
                  <w:rPrChange w:id="5970" w:author="......" w:date="2024-05-07T14:48:58Z">
                    <w:rPr>
                      <w:rFonts w:hint="eastAsia"/>
                      <w:sz w:val="24"/>
                      <w:szCs w:val="32"/>
                      <w:vertAlign w:val="baseline"/>
                      <w:lang w:val="en-US" w:eastAsia="zh-CN"/>
                    </w:rPr>
                  </w:rPrChange>
                </w:rPr>
                <w:t>目标</w:t>
              </w:r>
            </w:ins>
          </w:p>
        </w:tc>
        <w:tc>
          <w:tcPr>
            <w:tcW w:w="6830" w:type="dxa"/>
          </w:tcPr>
          <w:p>
            <w:pPr>
              <w:numPr>
                <w:ilvl w:val="0"/>
                <w:numId w:val="0"/>
              </w:numPr>
              <w:rPr>
                <w:ins w:id="5972" w:author="......" w:date="2024-05-06T20:55:40Z"/>
                <w:rFonts w:hint="default" w:ascii="Times New Roman" w:hAnsi="Times New Roman" w:eastAsia="宋体" w:cs="Times New Roman"/>
                <w:sz w:val="24"/>
                <w:szCs w:val="32"/>
                <w:vertAlign w:val="baseline"/>
                <w:lang w:val="en-US" w:eastAsia="zh-CN"/>
                <w:rPrChange w:id="5973" w:author="......" w:date="2024-05-07T14:48:58Z">
                  <w:rPr>
                    <w:ins w:id="5974" w:author="......" w:date="2024-05-06T20:55:40Z"/>
                    <w:rFonts w:hint="default"/>
                    <w:sz w:val="24"/>
                    <w:szCs w:val="32"/>
                    <w:vertAlign w:val="baseline"/>
                    <w:lang w:val="en-US" w:eastAsia="zh-CN"/>
                  </w:rPr>
                </w:rPrChange>
              </w:rPr>
            </w:pPr>
            <w:ins w:id="5975" w:author="......" w:date="2024-05-06T20:55:40Z">
              <w:r>
                <w:rPr>
                  <w:rFonts w:hint="default" w:ascii="Times New Roman" w:hAnsi="Times New Roman" w:eastAsia="宋体" w:cs="Times New Roman"/>
                  <w:sz w:val="24"/>
                  <w:szCs w:val="32"/>
                  <w:vertAlign w:val="baseline"/>
                  <w:lang w:val="en-US" w:eastAsia="zh-CN"/>
                  <w:rPrChange w:id="5976" w:author="......" w:date="2024-05-07T14:48:58Z">
                    <w:rPr>
                      <w:rFonts w:hint="eastAsia"/>
                      <w:sz w:val="24"/>
                      <w:szCs w:val="32"/>
                      <w:vertAlign w:val="baseline"/>
                      <w:lang w:val="en-US" w:eastAsia="zh-CN"/>
                    </w:rPr>
                  </w:rPrChange>
                </w:rPr>
                <w:t>删除不需要的已添加的人员</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5978" w:author="......" w:date="2024-05-06T20:55:40Z"/>
        </w:trPr>
        <w:tc>
          <w:tcPr>
            <w:tcW w:w="1692" w:type="dxa"/>
          </w:tcPr>
          <w:p>
            <w:pPr>
              <w:numPr>
                <w:ilvl w:val="0"/>
                <w:numId w:val="0"/>
              </w:numPr>
              <w:rPr>
                <w:ins w:id="5979" w:author="......" w:date="2024-05-06T20:55:40Z"/>
                <w:rFonts w:hint="default" w:ascii="Times New Roman" w:hAnsi="Times New Roman" w:eastAsia="宋体" w:cs="Times New Roman"/>
                <w:sz w:val="24"/>
                <w:szCs w:val="32"/>
                <w:vertAlign w:val="baseline"/>
                <w:lang w:val="en-US" w:eastAsia="zh-CN"/>
                <w:rPrChange w:id="5980" w:author="......" w:date="2024-05-07T14:48:58Z">
                  <w:rPr>
                    <w:ins w:id="5981" w:author="......" w:date="2024-05-06T20:55:40Z"/>
                    <w:rFonts w:hint="default"/>
                    <w:sz w:val="24"/>
                    <w:szCs w:val="32"/>
                    <w:vertAlign w:val="baseline"/>
                    <w:lang w:val="en-US" w:eastAsia="zh-CN"/>
                  </w:rPr>
                </w:rPrChange>
              </w:rPr>
            </w:pPr>
            <w:ins w:id="5982" w:author="......" w:date="2024-05-06T20:55:40Z">
              <w:r>
                <w:rPr>
                  <w:rFonts w:hint="default" w:ascii="Times New Roman" w:hAnsi="Times New Roman" w:eastAsia="宋体" w:cs="Times New Roman"/>
                  <w:sz w:val="24"/>
                  <w:szCs w:val="32"/>
                  <w:vertAlign w:val="baseline"/>
                  <w:lang w:val="en-US" w:eastAsia="zh-CN"/>
                  <w:rPrChange w:id="5983" w:author="......" w:date="2024-05-07T14:48:58Z">
                    <w:rPr>
                      <w:rFonts w:hint="eastAsia"/>
                      <w:sz w:val="24"/>
                      <w:szCs w:val="32"/>
                      <w:vertAlign w:val="baseline"/>
                      <w:lang w:val="en-US" w:eastAsia="zh-CN"/>
                    </w:rPr>
                  </w:rPrChange>
                </w:rPr>
                <w:t>前提条件</w:t>
              </w:r>
            </w:ins>
          </w:p>
        </w:tc>
        <w:tc>
          <w:tcPr>
            <w:tcW w:w="6830" w:type="dxa"/>
          </w:tcPr>
          <w:p>
            <w:pPr>
              <w:numPr>
                <w:ilvl w:val="0"/>
                <w:numId w:val="0"/>
              </w:numPr>
              <w:rPr>
                <w:ins w:id="5985" w:author="......" w:date="2024-05-06T20:55:40Z"/>
                <w:rFonts w:hint="default" w:ascii="Times New Roman" w:hAnsi="Times New Roman" w:eastAsia="宋体" w:cs="Times New Roman"/>
                <w:sz w:val="24"/>
                <w:szCs w:val="32"/>
                <w:vertAlign w:val="baseline"/>
                <w:lang w:val="en-US" w:eastAsia="zh-CN"/>
                <w:rPrChange w:id="5986" w:author="......" w:date="2024-05-07T14:48:58Z">
                  <w:rPr>
                    <w:ins w:id="5987" w:author="......" w:date="2024-05-06T20:55:40Z"/>
                    <w:rFonts w:hint="default"/>
                    <w:sz w:val="24"/>
                    <w:szCs w:val="32"/>
                    <w:vertAlign w:val="baseline"/>
                    <w:lang w:val="en-US" w:eastAsia="zh-CN"/>
                  </w:rPr>
                </w:rPrChange>
              </w:rPr>
            </w:pPr>
            <w:ins w:id="5988" w:author="......" w:date="2024-05-06T20:55:40Z">
              <w:r>
                <w:rPr>
                  <w:rFonts w:hint="default" w:ascii="Times New Roman" w:hAnsi="Times New Roman" w:eastAsia="宋体" w:cs="Times New Roman"/>
                  <w:sz w:val="24"/>
                  <w:szCs w:val="32"/>
                  <w:vertAlign w:val="baseline"/>
                  <w:lang w:val="en-US" w:eastAsia="zh-CN"/>
                  <w:rPrChange w:id="5989" w:author="......" w:date="2024-05-07T14:48:58Z">
                    <w:rPr>
                      <w:rFonts w:hint="eastAsia"/>
                      <w:sz w:val="24"/>
                      <w:szCs w:val="32"/>
                      <w:vertAlign w:val="baseline"/>
                      <w:lang w:val="en-US" w:eastAsia="zh-CN"/>
                    </w:rPr>
                  </w:rPrChange>
                </w:rPr>
                <w:t>目标人员存在于人员列表中</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ins w:id="5991" w:author="......" w:date="2024-05-06T20:55:40Z"/>
        </w:trPr>
        <w:tc>
          <w:tcPr>
            <w:tcW w:w="1692" w:type="dxa"/>
          </w:tcPr>
          <w:p>
            <w:pPr>
              <w:numPr>
                <w:ilvl w:val="0"/>
                <w:numId w:val="0"/>
              </w:numPr>
              <w:rPr>
                <w:ins w:id="5992" w:author="......" w:date="2024-05-06T20:55:40Z"/>
                <w:rFonts w:hint="default" w:ascii="Times New Roman" w:hAnsi="Times New Roman" w:eastAsia="宋体" w:cs="Times New Roman"/>
                <w:sz w:val="24"/>
                <w:szCs w:val="32"/>
                <w:vertAlign w:val="baseline"/>
                <w:lang w:val="en-US" w:eastAsia="zh-CN"/>
                <w:rPrChange w:id="5993" w:author="......" w:date="2024-05-07T14:48:58Z">
                  <w:rPr>
                    <w:ins w:id="5994" w:author="......" w:date="2024-05-06T20:55:40Z"/>
                    <w:rFonts w:hint="default"/>
                    <w:sz w:val="24"/>
                    <w:szCs w:val="32"/>
                    <w:vertAlign w:val="baseline"/>
                    <w:lang w:val="en-US" w:eastAsia="zh-CN"/>
                  </w:rPr>
                </w:rPrChange>
              </w:rPr>
            </w:pPr>
            <w:ins w:id="5995" w:author="......" w:date="2024-05-06T20:55:40Z">
              <w:r>
                <w:rPr>
                  <w:rFonts w:hint="default" w:ascii="Times New Roman" w:hAnsi="Times New Roman" w:eastAsia="宋体" w:cs="Times New Roman"/>
                  <w:sz w:val="24"/>
                  <w:szCs w:val="32"/>
                  <w:vertAlign w:val="baseline"/>
                  <w:lang w:val="en-US" w:eastAsia="zh-CN"/>
                  <w:rPrChange w:id="5996" w:author="......" w:date="2024-05-07T14:48:58Z">
                    <w:rPr>
                      <w:rFonts w:hint="eastAsia"/>
                      <w:sz w:val="24"/>
                      <w:szCs w:val="32"/>
                      <w:vertAlign w:val="baseline"/>
                      <w:lang w:val="en-US" w:eastAsia="zh-CN"/>
                    </w:rPr>
                  </w:rPrChange>
                </w:rPr>
                <w:t>触发事件</w:t>
              </w:r>
            </w:ins>
          </w:p>
        </w:tc>
        <w:tc>
          <w:tcPr>
            <w:tcW w:w="6830" w:type="dxa"/>
          </w:tcPr>
          <w:p>
            <w:pPr>
              <w:numPr>
                <w:ilvl w:val="0"/>
                <w:numId w:val="0"/>
              </w:numPr>
              <w:rPr>
                <w:ins w:id="5998" w:author="......" w:date="2024-05-06T20:55:40Z"/>
                <w:rFonts w:hint="default" w:ascii="Times New Roman" w:hAnsi="Times New Roman" w:eastAsia="宋体" w:cs="Times New Roman"/>
                <w:sz w:val="24"/>
                <w:szCs w:val="32"/>
                <w:vertAlign w:val="baseline"/>
                <w:lang w:val="en-US" w:eastAsia="zh-CN"/>
                <w:rPrChange w:id="5999" w:author="......" w:date="2024-05-07T14:48:58Z">
                  <w:rPr>
                    <w:ins w:id="6000" w:author="......" w:date="2024-05-06T20:55:40Z"/>
                    <w:rFonts w:hint="default"/>
                    <w:sz w:val="24"/>
                    <w:szCs w:val="32"/>
                    <w:vertAlign w:val="baseline"/>
                    <w:lang w:val="en-US" w:eastAsia="zh-CN"/>
                  </w:rPr>
                </w:rPrChange>
              </w:rPr>
            </w:pPr>
            <w:ins w:id="6001" w:author="......" w:date="2024-05-06T20:55:40Z">
              <w:r>
                <w:rPr>
                  <w:rFonts w:hint="default" w:ascii="Times New Roman" w:hAnsi="Times New Roman" w:eastAsia="宋体" w:cs="Times New Roman"/>
                  <w:sz w:val="24"/>
                  <w:szCs w:val="32"/>
                  <w:vertAlign w:val="baseline"/>
                  <w:lang w:val="en-US" w:eastAsia="zh-CN"/>
                  <w:rPrChange w:id="6002" w:author="......" w:date="2024-05-07T14:48:58Z">
                    <w:rPr>
                      <w:rFonts w:hint="eastAsia"/>
                      <w:sz w:val="24"/>
                      <w:szCs w:val="32"/>
                      <w:vertAlign w:val="baseline"/>
                      <w:lang w:val="en-US" w:eastAsia="zh-CN"/>
                    </w:rPr>
                  </w:rPrChange>
                </w:rPr>
                <w:t>用户点击目标人员的“删除”按键</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6004" w:author="......" w:date="2024-05-06T20:55:40Z"/>
        </w:trPr>
        <w:tc>
          <w:tcPr>
            <w:tcW w:w="1692" w:type="dxa"/>
          </w:tcPr>
          <w:p>
            <w:pPr>
              <w:numPr>
                <w:ilvl w:val="0"/>
                <w:numId w:val="0"/>
              </w:numPr>
              <w:rPr>
                <w:ins w:id="6005" w:author="......" w:date="2024-05-06T20:55:40Z"/>
                <w:rFonts w:hint="default" w:ascii="Times New Roman" w:hAnsi="Times New Roman" w:eastAsia="宋体" w:cs="Times New Roman"/>
                <w:sz w:val="24"/>
                <w:szCs w:val="32"/>
                <w:vertAlign w:val="baseline"/>
                <w:lang w:val="en-US" w:eastAsia="zh-CN"/>
                <w:rPrChange w:id="6006" w:author="......" w:date="2024-05-07T14:48:58Z">
                  <w:rPr>
                    <w:ins w:id="6007" w:author="......" w:date="2024-05-06T20:55:40Z"/>
                    <w:rFonts w:hint="default"/>
                    <w:sz w:val="24"/>
                    <w:szCs w:val="32"/>
                    <w:vertAlign w:val="baseline"/>
                    <w:lang w:val="en-US" w:eastAsia="zh-CN"/>
                  </w:rPr>
                </w:rPrChange>
              </w:rPr>
            </w:pPr>
            <w:ins w:id="6008" w:author="......" w:date="2024-05-06T20:55:40Z">
              <w:r>
                <w:rPr>
                  <w:rFonts w:hint="default" w:ascii="Times New Roman" w:hAnsi="Times New Roman" w:eastAsia="宋体" w:cs="Times New Roman"/>
                  <w:sz w:val="24"/>
                  <w:szCs w:val="32"/>
                  <w:vertAlign w:val="baseline"/>
                  <w:lang w:val="en-US" w:eastAsia="zh-CN"/>
                  <w:rPrChange w:id="6009" w:author="......" w:date="2024-05-07T14:48:58Z">
                    <w:rPr>
                      <w:rFonts w:hint="eastAsia"/>
                      <w:sz w:val="24"/>
                      <w:szCs w:val="32"/>
                      <w:vertAlign w:val="baseline"/>
                      <w:lang w:val="en-US" w:eastAsia="zh-CN"/>
                    </w:rPr>
                  </w:rPrChange>
                </w:rPr>
                <w:t>基本事件流</w:t>
              </w:r>
            </w:ins>
          </w:p>
        </w:tc>
        <w:tc>
          <w:tcPr>
            <w:tcW w:w="6830" w:type="dxa"/>
          </w:tcPr>
          <w:p>
            <w:pPr>
              <w:numPr>
                <w:ilvl w:val="0"/>
                <w:numId w:val="0"/>
              </w:numPr>
              <w:rPr>
                <w:ins w:id="6011" w:author="......" w:date="2024-05-06T20:55:40Z"/>
                <w:rFonts w:hint="default" w:ascii="Times New Roman" w:hAnsi="Times New Roman" w:eastAsia="宋体" w:cs="Times New Roman"/>
                <w:sz w:val="24"/>
                <w:szCs w:val="32"/>
                <w:vertAlign w:val="baseline"/>
                <w:lang w:val="en-US" w:eastAsia="zh-CN"/>
                <w:rPrChange w:id="6012" w:author="......" w:date="2024-05-07T14:48:58Z">
                  <w:rPr>
                    <w:ins w:id="6013" w:author="......" w:date="2024-05-06T20:55:40Z"/>
                    <w:rFonts w:hint="eastAsia"/>
                    <w:sz w:val="24"/>
                    <w:szCs w:val="32"/>
                    <w:vertAlign w:val="baseline"/>
                    <w:lang w:val="en-US" w:eastAsia="zh-CN"/>
                  </w:rPr>
                </w:rPrChange>
              </w:rPr>
            </w:pPr>
            <w:ins w:id="6014" w:author="......" w:date="2024-05-06T20:55:40Z">
              <w:r>
                <w:rPr>
                  <w:rFonts w:hint="default" w:ascii="Times New Roman" w:hAnsi="Times New Roman" w:eastAsia="宋体" w:cs="Times New Roman"/>
                  <w:sz w:val="24"/>
                  <w:szCs w:val="32"/>
                  <w:vertAlign w:val="baseline"/>
                  <w:lang w:val="en-US" w:eastAsia="zh-CN"/>
                  <w:rPrChange w:id="6015" w:author="......" w:date="2024-05-07T14:48:58Z">
                    <w:rPr>
                      <w:rFonts w:hint="eastAsia"/>
                      <w:sz w:val="24"/>
                      <w:szCs w:val="32"/>
                      <w:vertAlign w:val="baseline"/>
                      <w:lang w:val="en-US" w:eastAsia="zh-CN"/>
                    </w:rPr>
                  </w:rPrChange>
                </w:rPr>
                <w:t>1、用户点击目标人员的“删除”按键；</w:t>
              </w:r>
            </w:ins>
          </w:p>
          <w:p>
            <w:pPr>
              <w:numPr>
                <w:ilvl w:val="0"/>
                <w:numId w:val="0"/>
              </w:numPr>
              <w:rPr>
                <w:ins w:id="6017" w:author="......" w:date="2024-05-06T20:55:40Z"/>
                <w:rFonts w:hint="default" w:ascii="Times New Roman" w:hAnsi="Times New Roman" w:eastAsia="宋体" w:cs="Times New Roman"/>
                <w:sz w:val="24"/>
                <w:szCs w:val="32"/>
                <w:vertAlign w:val="baseline"/>
                <w:lang w:val="en-US" w:eastAsia="zh-CN"/>
                <w:rPrChange w:id="6018" w:author="......" w:date="2024-05-07T14:48:58Z">
                  <w:rPr>
                    <w:ins w:id="6019" w:author="......" w:date="2024-05-06T20:55:40Z"/>
                    <w:rFonts w:hint="default"/>
                    <w:sz w:val="24"/>
                    <w:szCs w:val="32"/>
                    <w:vertAlign w:val="baseline"/>
                    <w:lang w:val="en-US" w:eastAsia="zh-CN"/>
                  </w:rPr>
                </w:rPrChange>
              </w:rPr>
            </w:pPr>
            <w:ins w:id="6020" w:author="......" w:date="2024-05-06T20:55:40Z">
              <w:r>
                <w:rPr>
                  <w:rFonts w:hint="default" w:ascii="Times New Roman" w:hAnsi="Times New Roman" w:eastAsia="宋体" w:cs="Times New Roman"/>
                  <w:sz w:val="24"/>
                  <w:szCs w:val="32"/>
                  <w:vertAlign w:val="baseline"/>
                  <w:lang w:val="en-US" w:eastAsia="zh-CN"/>
                  <w:rPrChange w:id="6021" w:author="......" w:date="2024-05-07T14:48:58Z">
                    <w:rPr>
                      <w:rFonts w:hint="eastAsia"/>
                      <w:sz w:val="24"/>
                      <w:szCs w:val="32"/>
                      <w:vertAlign w:val="baseline"/>
                      <w:lang w:val="en-US" w:eastAsia="zh-CN"/>
                    </w:rPr>
                  </w:rPrChange>
                </w:rPr>
                <w:t>2、系统弹出界面，询问用户是否确认删除；</w:t>
              </w:r>
            </w:ins>
          </w:p>
          <w:p>
            <w:pPr>
              <w:numPr>
                <w:ilvl w:val="0"/>
                <w:numId w:val="0"/>
              </w:numPr>
              <w:rPr>
                <w:ins w:id="6023" w:author="......" w:date="2024-05-06T20:55:40Z"/>
                <w:rFonts w:hint="default" w:ascii="Times New Roman" w:hAnsi="Times New Roman" w:eastAsia="宋体" w:cs="Times New Roman"/>
                <w:sz w:val="24"/>
                <w:szCs w:val="32"/>
                <w:vertAlign w:val="baseline"/>
                <w:lang w:val="en-US" w:eastAsia="zh-CN"/>
                <w:rPrChange w:id="6024" w:author="......" w:date="2024-05-07T14:48:58Z">
                  <w:rPr>
                    <w:ins w:id="6025" w:author="......" w:date="2024-05-06T20:55:40Z"/>
                    <w:rFonts w:hint="default"/>
                    <w:sz w:val="24"/>
                    <w:szCs w:val="32"/>
                    <w:vertAlign w:val="baseline"/>
                    <w:lang w:val="en-US" w:eastAsia="zh-CN"/>
                  </w:rPr>
                </w:rPrChange>
              </w:rPr>
            </w:pPr>
            <w:ins w:id="6026" w:author="......" w:date="2024-05-06T20:55:40Z">
              <w:r>
                <w:rPr>
                  <w:rFonts w:hint="default" w:ascii="Times New Roman" w:hAnsi="Times New Roman" w:eastAsia="宋体" w:cs="Times New Roman"/>
                  <w:sz w:val="24"/>
                  <w:szCs w:val="32"/>
                  <w:vertAlign w:val="baseline"/>
                  <w:lang w:val="en-US" w:eastAsia="zh-CN"/>
                  <w:rPrChange w:id="6027" w:author="......" w:date="2024-05-07T14:48:58Z">
                    <w:rPr>
                      <w:rFonts w:hint="eastAsia"/>
                      <w:sz w:val="24"/>
                      <w:szCs w:val="32"/>
                      <w:vertAlign w:val="baseline"/>
                      <w:lang w:val="en-US" w:eastAsia="zh-CN"/>
                    </w:rPr>
                  </w:rPrChange>
                </w:rPr>
                <w:t>3、用户点击“确认”按键；</w:t>
              </w:r>
            </w:ins>
          </w:p>
          <w:p>
            <w:pPr>
              <w:numPr>
                <w:ilvl w:val="0"/>
                <w:numId w:val="0"/>
              </w:numPr>
              <w:rPr>
                <w:ins w:id="6029" w:author="......" w:date="2024-05-06T20:55:40Z"/>
                <w:rFonts w:hint="default" w:ascii="Times New Roman" w:hAnsi="Times New Roman" w:eastAsia="宋体" w:cs="Times New Roman"/>
                <w:sz w:val="24"/>
                <w:szCs w:val="32"/>
                <w:vertAlign w:val="baseline"/>
                <w:lang w:val="en-US" w:eastAsia="zh-CN"/>
                <w:rPrChange w:id="6030" w:author="......" w:date="2024-05-07T14:48:58Z">
                  <w:rPr>
                    <w:ins w:id="6031" w:author="......" w:date="2024-05-06T20:55:40Z"/>
                    <w:rFonts w:hint="default"/>
                    <w:sz w:val="24"/>
                    <w:szCs w:val="32"/>
                    <w:vertAlign w:val="baseline"/>
                    <w:lang w:val="en-US" w:eastAsia="zh-CN"/>
                  </w:rPr>
                </w:rPrChange>
              </w:rPr>
            </w:pPr>
            <w:ins w:id="6032" w:author="......" w:date="2024-05-06T20:55:40Z">
              <w:r>
                <w:rPr>
                  <w:rFonts w:hint="default" w:ascii="Times New Roman" w:hAnsi="Times New Roman" w:eastAsia="宋体" w:cs="Times New Roman"/>
                  <w:sz w:val="24"/>
                  <w:szCs w:val="32"/>
                  <w:vertAlign w:val="baseline"/>
                  <w:lang w:val="en-US" w:eastAsia="zh-CN"/>
                  <w:rPrChange w:id="6033" w:author="......" w:date="2024-05-07T14:48:58Z">
                    <w:rPr>
                      <w:rFonts w:hint="eastAsia"/>
                      <w:sz w:val="24"/>
                      <w:szCs w:val="32"/>
                      <w:vertAlign w:val="baseline"/>
                      <w:lang w:val="en-US" w:eastAsia="zh-CN"/>
                    </w:rPr>
                  </w:rPrChange>
                </w:rPr>
                <w:t>4、目标人员在数据库和人员列表中删除</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6035" w:author="......" w:date="2024-05-06T20:55:40Z"/>
        </w:trPr>
        <w:tc>
          <w:tcPr>
            <w:tcW w:w="1692" w:type="dxa"/>
          </w:tcPr>
          <w:p>
            <w:pPr>
              <w:numPr>
                <w:ilvl w:val="0"/>
                <w:numId w:val="0"/>
              </w:numPr>
              <w:rPr>
                <w:ins w:id="6036" w:author="......" w:date="2024-05-06T20:55:40Z"/>
                <w:rFonts w:hint="default" w:ascii="Times New Roman" w:hAnsi="Times New Roman" w:eastAsia="宋体" w:cs="Times New Roman"/>
                <w:sz w:val="24"/>
                <w:szCs w:val="32"/>
                <w:vertAlign w:val="baseline"/>
                <w:lang w:val="en-US" w:eastAsia="zh-CN"/>
                <w:rPrChange w:id="6037" w:author="......" w:date="2024-05-07T14:48:58Z">
                  <w:rPr>
                    <w:ins w:id="6038" w:author="......" w:date="2024-05-06T20:55:40Z"/>
                    <w:rFonts w:hint="default"/>
                    <w:sz w:val="24"/>
                    <w:szCs w:val="32"/>
                    <w:vertAlign w:val="baseline"/>
                    <w:lang w:val="en-US" w:eastAsia="zh-CN"/>
                  </w:rPr>
                </w:rPrChange>
              </w:rPr>
            </w:pPr>
            <w:ins w:id="6039" w:author="......" w:date="2024-05-06T20:55:40Z">
              <w:r>
                <w:rPr>
                  <w:rFonts w:hint="default" w:ascii="Times New Roman" w:hAnsi="Times New Roman" w:eastAsia="宋体" w:cs="Times New Roman"/>
                  <w:sz w:val="24"/>
                  <w:szCs w:val="32"/>
                  <w:vertAlign w:val="baseline"/>
                  <w:lang w:val="en-US" w:eastAsia="zh-CN"/>
                  <w:rPrChange w:id="6040" w:author="......" w:date="2024-05-07T14:48:58Z">
                    <w:rPr>
                      <w:rFonts w:hint="eastAsia"/>
                      <w:sz w:val="24"/>
                      <w:szCs w:val="32"/>
                      <w:vertAlign w:val="baseline"/>
                      <w:lang w:val="en-US" w:eastAsia="zh-CN"/>
                    </w:rPr>
                  </w:rPrChange>
                </w:rPr>
                <w:t>异常事件流</w:t>
              </w:r>
            </w:ins>
          </w:p>
        </w:tc>
        <w:tc>
          <w:tcPr>
            <w:tcW w:w="6830" w:type="dxa"/>
          </w:tcPr>
          <w:p>
            <w:pPr>
              <w:numPr>
                <w:ilvl w:val="0"/>
                <w:numId w:val="0"/>
              </w:numPr>
              <w:rPr>
                <w:ins w:id="6042" w:author="......" w:date="2024-05-06T20:55:40Z"/>
                <w:rFonts w:hint="default" w:ascii="Times New Roman" w:hAnsi="Times New Roman" w:eastAsia="宋体" w:cs="Times New Roman"/>
                <w:sz w:val="24"/>
                <w:szCs w:val="32"/>
                <w:vertAlign w:val="baseline"/>
                <w:lang w:val="en-US" w:eastAsia="zh-CN"/>
                <w:rPrChange w:id="6043" w:author="......" w:date="2024-05-07T14:48:58Z">
                  <w:rPr>
                    <w:ins w:id="6044" w:author="......" w:date="2024-05-06T20:55:40Z"/>
                    <w:rFonts w:hint="eastAsia"/>
                    <w:sz w:val="24"/>
                    <w:szCs w:val="32"/>
                    <w:vertAlign w:val="baseline"/>
                    <w:lang w:val="en-US" w:eastAsia="zh-CN"/>
                  </w:rPr>
                </w:rPrChange>
              </w:rPr>
            </w:pPr>
            <w:ins w:id="6045" w:author="......" w:date="2024-05-06T20:55:40Z">
              <w:r>
                <w:rPr>
                  <w:rFonts w:hint="default" w:ascii="Times New Roman" w:hAnsi="Times New Roman" w:eastAsia="宋体" w:cs="Times New Roman"/>
                  <w:sz w:val="24"/>
                  <w:szCs w:val="32"/>
                  <w:vertAlign w:val="baseline"/>
                  <w:lang w:val="en-US" w:eastAsia="zh-CN"/>
                  <w:rPrChange w:id="6046" w:author="......" w:date="2024-05-07T14:48:58Z">
                    <w:rPr>
                      <w:rFonts w:hint="eastAsia"/>
                      <w:sz w:val="24"/>
                      <w:szCs w:val="32"/>
                      <w:vertAlign w:val="baseline"/>
                      <w:lang w:val="en-US" w:eastAsia="zh-CN"/>
                    </w:rPr>
                  </w:rPrChange>
                </w:rPr>
                <w:t>1、用户在询问界面点击“取消”按键。</w:t>
              </w:r>
            </w:ins>
          </w:p>
        </w:tc>
      </w:tr>
    </w:tbl>
    <w:p>
      <w:pPr>
        <w:rPr>
          <w:ins w:id="6048" w:author="......" w:date="2024-05-06T20:55:40Z"/>
          <w:rFonts w:hint="default" w:ascii="Times New Roman" w:hAnsi="Times New Roman" w:eastAsia="宋体" w:cs="Times New Roman"/>
          <w:lang w:val="en-US" w:eastAsia="zh-CN"/>
          <w:rPrChange w:id="6049" w:author="......" w:date="2024-05-07T14:48:58Z">
            <w:rPr>
              <w:ins w:id="6050" w:author="......" w:date="2024-05-06T20:55:40Z"/>
              <w:rFonts w:hint="eastAsia" w:eastAsiaTheme="minorEastAsia"/>
              <w:lang w:val="en-US" w:eastAsia="zh-CN"/>
            </w:rPr>
          </w:rPrChange>
        </w:rPr>
      </w:pPr>
    </w:p>
    <w:p>
      <w:pPr>
        <w:jc w:val="right"/>
        <w:rPr>
          <w:ins w:id="6052" w:author="......" w:date="2024-05-06T20:55:40Z"/>
          <w:rFonts w:hint="default" w:ascii="Times New Roman" w:hAnsi="Times New Roman" w:eastAsia="宋体" w:cs="Times New Roman"/>
          <w:lang w:val="en-US" w:eastAsia="zh-CN"/>
          <w:rPrChange w:id="6053" w:author="......" w:date="2024-05-07T14:48:58Z">
            <w:rPr>
              <w:ins w:id="6054" w:author="......" w:date="2024-05-06T20:55:40Z"/>
              <w:rFonts w:hint="default" w:eastAsiaTheme="minorEastAsia"/>
              <w:lang w:val="en-US" w:eastAsia="zh-CN"/>
            </w:rPr>
          </w:rPrChange>
        </w:rPr>
        <w:pPrChange w:id="6051" w:author="......" w:date="2024-05-06T20:58:16Z">
          <w:pPr/>
        </w:pPrChange>
      </w:pPr>
      <w:ins w:id="6055" w:author="......" w:date="2024-05-06T20:58:12Z">
        <w:r>
          <w:rPr>
            <w:rFonts w:hint="default" w:ascii="Times New Roman" w:hAnsi="Times New Roman" w:eastAsia="宋体" w:cs="Times New Roman"/>
            <w:sz w:val="21"/>
            <w:szCs w:val="24"/>
            <w:lang w:val="en-US" w:eastAsia="zh-CN"/>
            <w:rPrChange w:id="6056" w:author="......" w:date="2024-05-07T14:48:58Z">
              <w:rPr>
                <w:rFonts w:hint="eastAsia" w:ascii="Times New Roman" w:hAnsi="Times New Roman" w:eastAsia="宋体" w:cs="Times New Roman"/>
                <w:sz w:val="21"/>
                <w:szCs w:val="24"/>
                <w:lang w:val="en-US" w:eastAsia="zh-CN"/>
              </w:rPr>
            </w:rPrChange>
          </w:rPr>
          <w:t>表3-2-</w:t>
        </w:r>
      </w:ins>
      <w:ins w:id="6058" w:author="......" w:date="2024-05-06T20:58:13Z">
        <w:r>
          <w:rPr>
            <w:rFonts w:hint="default" w:ascii="Times New Roman" w:hAnsi="Times New Roman" w:eastAsia="宋体" w:cs="Times New Roman"/>
            <w:sz w:val="21"/>
            <w:szCs w:val="24"/>
            <w:lang w:val="en-US" w:eastAsia="zh-CN"/>
            <w:rPrChange w:id="6059" w:author="......" w:date="2024-05-07T14:48:58Z">
              <w:rPr>
                <w:rFonts w:hint="eastAsia" w:ascii="Times New Roman" w:hAnsi="Times New Roman" w:eastAsia="宋体" w:cs="Times New Roman"/>
                <w:sz w:val="21"/>
                <w:szCs w:val="24"/>
                <w:lang w:val="en-US" w:eastAsia="zh-CN"/>
              </w:rPr>
            </w:rPrChange>
          </w:rPr>
          <w:t>4</w:t>
        </w:r>
      </w:ins>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2"/>
        <w:gridCol w:w="6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6061" w:author="......" w:date="2024-05-06T20:55:40Z"/>
        </w:trPr>
        <w:tc>
          <w:tcPr>
            <w:tcW w:w="1692" w:type="dxa"/>
          </w:tcPr>
          <w:p>
            <w:pPr>
              <w:numPr>
                <w:ilvl w:val="0"/>
                <w:numId w:val="0"/>
              </w:numPr>
              <w:rPr>
                <w:ins w:id="6062" w:author="......" w:date="2024-05-06T20:55:40Z"/>
                <w:rFonts w:hint="default" w:ascii="Times New Roman" w:hAnsi="Times New Roman" w:eastAsia="宋体" w:cs="Times New Roman"/>
                <w:sz w:val="24"/>
                <w:szCs w:val="32"/>
                <w:vertAlign w:val="baseline"/>
                <w:lang w:val="en-US" w:eastAsia="zh-CN"/>
                <w:rPrChange w:id="6063" w:author="......" w:date="2024-05-07T14:48:58Z">
                  <w:rPr>
                    <w:ins w:id="6064" w:author="......" w:date="2024-05-06T20:55:40Z"/>
                    <w:rFonts w:hint="default"/>
                    <w:sz w:val="24"/>
                    <w:szCs w:val="32"/>
                    <w:vertAlign w:val="baseline"/>
                    <w:lang w:val="en-US" w:eastAsia="zh-CN"/>
                  </w:rPr>
                </w:rPrChange>
              </w:rPr>
            </w:pPr>
            <w:ins w:id="6065" w:author="......" w:date="2024-05-06T20:55:40Z">
              <w:r>
                <w:rPr>
                  <w:rFonts w:hint="default" w:ascii="Times New Roman" w:hAnsi="Times New Roman" w:eastAsia="宋体" w:cs="Times New Roman"/>
                  <w:sz w:val="24"/>
                  <w:szCs w:val="32"/>
                  <w:lang w:val="en-US" w:eastAsia="zh-CN"/>
                  <w:rPrChange w:id="6066" w:author="......" w:date="2024-05-07T14:48:58Z">
                    <w:rPr>
                      <w:rFonts w:hint="eastAsia"/>
                      <w:sz w:val="24"/>
                      <w:szCs w:val="32"/>
                      <w:lang w:val="en-US" w:eastAsia="zh-CN"/>
                    </w:rPr>
                  </w:rPrChange>
                </w:rPr>
                <w:t>用例</w:t>
              </w:r>
            </w:ins>
          </w:p>
        </w:tc>
        <w:tc>
          <w:tcPr>
            <w:tcW w:w="6830" w:type="dxa"/>
          </w:tcPr>
          <w:p>
            <w:pPr>
              <w:numPr>
                <w:ilvl w:val="0"/>
                <w:numId w:val="0"/>
              </w:numPr>
              <w:rPr>
                <w:ins w:id="6068" w:author="......" w:date="2024-05-06T20:55:40Z"/>
                <w:rFonts w:hint="default" w:ascii="Times New Roman" w:hAnsi="Times New Roman" w:eastAsia="宋体" w:cs="Times New Roman"/>
                <w:sz w:val="24"/>
                <w:szCs w:val="32"/>
                <w:vertAlign w:val="baseline"/>
                <w:lang w:val="en-US" w:eastAsia="zh-CN"/>
                <w:rPrChange w:id="6069" w:author="......" w:date="2024-05-07T14:48:58Z">
                  <w:rPr>
                    <w:ins w:id="6070" w:author="......" w:date="2024-05-06T20:55:40Z"/>
                    <w:rFonts w:hint="default"/>
                    <w:sz w:val="24"/>
                    <w:szCs w:val="32"/>
                    <w:vertAlign w:val="baseline"/>
                    <w:lang w:val="en-US" w:eastAsia="zh-CN"/>
                  </w:rPr>
                </w:rPrChange>
              </w:rPr>
            </w:pPr>
            <w:ins w:id="6071" w:author="......" w:date="2024-05-06T20:55:40Z">
              <w:r>
                <w:rPr>
                  <w:rFonts w:hint="default" w:ascii="Times New Roman" w:hAnsi="Times New Roman" w:eastAsia="宋体" w:cs="Times New Roman"/>
                  <w:sz w:val="24"/>
                  <w:szCs w:val="32"/>
                  <w:vertAlign w:val="baseline"/>
                  <w:lang w:val="en-US" w:eastAsia="zh-CN"/>
                  <w:rPrChange w:id="6072" w:author="......" w:date="2024-05-07T14:48:58Z">
                    <w:rPr>
                      <w:rFonts w:hint="eastAsia"/>
                      <w:sz w:val="24"/>
                      <w:szCs w:val="32"/>
                      <w:vertAlign w:val="baseline"/>
                      <w:lang w:val="en-US" w:eastAsia="zh-CN"/>
                    </w:rPr>
                  </w:rPrChange>
                </w:rPr>
                <w:t>搜索人员</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6074" w:author="......" w:date="2024-05-06T21:17:02Z"/>
        </w:trPr>
        <w:tc>
          <w:tcPr>
            <w:tcW w:w="1692" w:type="dxa"/>
            <w:vAlign w:val="top"/>
          </w:tcPr>
          <w:p>
            <w:pPr>
              <w:numPr>
                <w:ilvl w:val="0"/>
                <w:numId w:val="0"/>
              </w:numPr>
              <w:ind w:left="0" w:leftChars="0" w:firstLine="0" w:firstLineChars="0"/>
              <w:rPr>
                <w:ins w:id="6075" w:author="......" w:date="2024-05-06T21:17:02Z"/>
                <w:rFonts w:hint="default" w:ascii="Times New Roman" w:hAnsi="Times New Roman" w:eastAsia="宋体" w:cs="Times New Roman"/>
                <w:kern w:val="2"/>
                <w:sz w:val="24"/>
                <w:szCs w:val="32"/>
                <w:vertAlign w:val="baseline"/>
                <w:lang w:val="en-US" w:eastAsia="zh-CN" w:bidi="ar-SA"/>
                <w:rPrChange w:id="6076" w:author="......" w:date="2024-05-07T14:48:58Z">
                  <w:rPr>
                    <w:ins w:id="6077" w:author="......" w:date="2024-05-06T21:17:02Z"/>
                    <w:rFonts w:hint="default" w:ascii="Times New Roman" w:hAnsi="Times New Roman" w:cs="Times New Roman" w:eastAsiaTheme="minorEastAsia"/>
                    <w:kern w:val="2"/>
                    <w:sz w:val="24"/>
                    <w:szCs w:val="32"/>
                    <w:vertAlign w:val="baseline"/>
                    <w:lang w:val="en-US" w:eastAsia="zh-CN" w:bidi="ar-SA"/>
                  </w:rPr>
                </w:rPrChange>
              </w:rPr>
            </w:pPr>
            <w:r>
              <w:rPr>
                <w:rFonts w:hint="default" w:ascii="Times New Roman" w:hAnsi="Times New Roman" w:eastAsia="宋体" w:cs="Times New Roman"/>
                <w:sz w:val="24"/>
                <w:szCs w:val="32"/>
                <w:vertAlign w:val="baseline"/>
                <w:lang w:val="en-US" w:eastAsia="zh-CN"/>
                <w:rPrChange w:id="6078" w:author="......" w:date="2024-05-07T14:48:58Z">
                  <w:rPr>
                    <w:rFonts w:hint="default" w:ascii="Times New Roman" w:hAnsi="Times New Roman" w:cs="Times New Roman"/>
                    <w:sz w:val="24"/>
                    <w:szCs w:val="32"/>
                    <w:vertAlign w:val="baseline"/>
                    <w:lang w:val="en-US" w:eastAsia="zh-CN"/>
                  </w:rPr>
                </w:rPrChange>
              </w:rPr>
              <w:t>用例编号</w:t>
            </w:r>
          </w:p>
        </w:tc>
        <w:tc>
          <w:tcPr>
            <w:tcW w:w="6830" w:type="dxa"/>
            <w:vAlign w:val="top"/>
          </w:tcPr>
          <w:p>
            <w:pPr>
              <w:numPr>
                <w:ilvl w:val="0"/>
                <w:numId w:val="0"/>
              </w:numPr>
              <w:ind w:left="0" w:leftChars="0" w:firstLine="0" w:firstLineChars="0"/>
              <w:rPr>
                <w:ins w:id="6079" w:author="......" w:date="2024-05-06T21:17:02Z"/>
                <w:rFonts w:hint="default" w:ascii="Times New Roman" w:hAnsi="Times New Roman" w:eastAsia="宋体" w:cs="Times New Roman"/>
                <w:kern w:val="2"/>
                <w:sz w:val="24"/>
                <w:szCs w:val="32"/>
                <w:vertAlign w:val="baseline"/>
                <w:lang w:val="en-US" w:eastAsia="zh-CN" w:bidi="ar-SA"/>
                <w:rPrChange w:id="6080" w:author="......" w:date="2024-05-07T14:48:58Z">
                  <w:rPr>
                    <w:ins w:id="6081" w:author="......" w:date="2024-05-06T21:17:02Z"/>
                    <w:rFonts w:hint="default" w:ascii="Times New Roman" w:hAnsi="Times New Roman" w:cs="Times New Roman" w:eastAsiaTheme="minorEastAsia"/>
                    <w:kern w:val="2"/>
                    <w:sz w:val="24"/>
                    <w:szCs w:val="32"/>
                    <w:vertAlign w:val="baseline"/>
                    <w:lang w:val="en-US" w:eastAsia="zh-CN" w:bidi="ar-SA"/>
                  </w:rPr>
                </w:rPrChange>
              </w:rPr>
            </w:pPr>
            <w:r>
              <w:rPr>
                <w:rFonts w:hint="default" w:ascii="Times New Roman" w:hAnsi="Times New Roman" w:eastAsia="宋体" w:cs="Times New Roman"/>
                <w:sz w:val="24"/>
                <w:szCs w:val="32"/>
                <w:lang w:val="en-US" w:eastAsia="zh-CN"/>
                <w:rPrChange w:id="6082" w:author="......" w:date="2024-05-07T14:48:58Z">
                  <w:rPr>
                    <w:rFonts w:hint="default" w:ascii="Times New Roman" w:hAnsi="Times New Roman" w:cs="Times New Roman"/>
                    <w:sz w:val="24"/>
                    <w:szCs w:val="32"/>
                    <w:lang w:val="en-US" w:eastAsia="zh-CN"/>
                  </w:rPr>
                </w:rPrChange>
              </w:rPr>
              <w:t>SF0200</w:t>
            </w:r>
            <w:ins w:id="6083" w:author="......" w:date="2024-05-06T21:17:23Z">
              <w:r>
                <w:rPr>
                  <w:rFonts w:hint="default" w:ascii="Times New Roman" w:hAnsi="Times New Roman" w:eastAsia="宋体" w:cs="Times New Roman"/>
                  <w:sz w:val="24"/>
                  <w:szCs w:val="32"/>
                  <w:lang w:val="en-US" w:eastAsia="zh-CN"/>
                  <w:rPrChange w:id="6084" w:author="......" w:date="2024-05-07T14:48:58Z">
                    <w:rPr>
                      <w:rFonts w:hint="eastAsia" w:ascii="Times New Roman" w:hAnsi="Times New Roman" w:cs="Times New Roman"/>
                      <w:sz w:val="24"/>
                      <w:szCs w:val="32"/>
                      <w:lang w:val="en-US" w:eastAsia="zh-CN"/>
                    </w:rPr>
                  </w:rPrChange>
                </w:rPr>
                <w:t>4</w:t>
              </w:r>
            </w:ins>
            <w:del w:id="6086" w:author="......" w:date="2024-05-06T21:17:23Z">
              <w:r>
                <w:rPr>
                  <w:rFonts w:hint="default" w:ascii="Times New Roman" w:hAnsi="Times New Roman" w:eastAsia="宋体" w:cs="Times New Roman"/>
                  <w:sz w:val="24"/>
                  <w:szCs w:val="32"/>
                  <w:lang w:val="en-US" w:eastAsia="zh-CN"/>
                  <w:rPrChange w:id="6087" w:author="......" w:date="2024-05-07T14:48:58Z">
                    <w:rPr>
                      <w:rFonts w:hint="default" w:ascii="Times New Roman" w:hAnsi="Times New Roman" w:cs="Times New Roman"/>
                      <w:sz w:val="24"/>
                      <w:szCs w:val="32"/>
                      <w:lang w:val="en-US" w:eastAsia="zh-CN"/>
                    </w:rPr>
                  </w:rPrChange>
                </w:rPr>
                <w:delText>2</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6089" w:author="......" w:date="2024-05-06T20:55:40Z"/>
        </w:trPr>
        <w:tc>
          <w:tcPr>
            <w:tcW w:w="1692" w:type="dxa"/>
          </w:tcPr>
          <w:p>
            <w:pPr>
              <w:numPr>
                <w:ilvl w:val="0"/>
                <w:numId w:val="0"/>
              </w:numPr>
              <w:rPr>
                <w:ins w:id="6090" w:author="......" w:date="2024-05-06T20:55:40Z"/>
                <w:rFonts w:hint="default" w:ascii="Times New Roman" w:hAnsi="Times New Roman" w:eastAsia="宋体" w:cs="Times New Roman"/>
                <w:sz w:val="24"/>
                <w:szCs w:val="32"/>
                <w:vertAlign w:val="baseline"/>
                <w:lang w:val="en-US" w:eastAsia="zh-CN"/>
                <w:rPrChange w:id="6091" w:author="......" w:date="2024-05-07T14:48:58Z">
                  <w:rPr>
                    <w:ins w:id="6092" w:author="......" w:date="2024-05-06T20:55:40Z"/>
                    <w:rFonts w:hint="default"/>
                    <w:sz w:val="24"/>
                    <w:szCs w:val="32"/>
                    <w:vertAlign w:val="baseline"/>
                    <w:lang w:val="en-US" w:eastAsia="zh-CN"/>
                  </w:rPr>
                </w:rPrChange>
              </w:rPr>
            </w:pPr>
            <w:ins w:id="6093" w:author="......" w:date="2024-05-06T20:55:40Z">
              <w:r>
                <w:rPr>
                  <w:rFonts w:hint="default" w:ascii="Times New Roman" w:hAnsi="Times New Roman" w:eastAsia="宋体" w:cs="Times New Roman"/>
                  <w:sz w:val="24"/>
                  <w:szCs w:val="32"/>
                  <w:vertAlign w:val="baseline"/>
                  <w:lang w:val="en-US" w:eastAsia="zh-CN"/>
                  <w:rPrChange w:id="6094" w:author="......" w:date="2024-05-07T14:48:58Z">
                    <w:rPr>
                      <w:rFonts w:hint="eastAsia"/>
                      <w:sz w:val="24"/>
                      <w:szCs w:val="32"/>
                      <w:vertAlign w:val="baseline"/>
                      <w:lang w:val="en-US" w:eastAsia="zh-CN"/>
                    </w:rPr>
                  </w:rPrChange>
                </w:rPr>
                <w:t>主执行者</w:t>
              </w:r>
            </w:ins>
          </w:p>
        </w:tc>
        <w:tc>
          <w:tcPr>
            <w:tcW w:w="6830" w:type="dxa"/>
          </w:tcPr>
          <w:p>
            <w:pPr>
              <w:numPr>
                <w:ilvl w:val="0"/>
                <w:numId w:val="0"/>
              </w:numPr>
              <w:rPr>
                <w:ins w:id="6096" w:author="......" w:date="2024-05-06T20:55:40Z"/>
                <w:rFonts w:hint="default" w:ascii="Times New Roman" w:hAnsi="Times New Roman" w:eastAsia="宋体" w:cs="Times New Roman"/>
                <w:sz w:val="24"/>
                <w:szCs w:val="32"/>
                <w:vertAlign w:val="baseline"/>
                <w:lang w:val="en-US" w:eastAsia="zh-CN"/>
                <w:rPrChange w:id="6097" w:author="......" w:date="2024-05-07T14:48:58Z">
                  <w:rPr>
                    <w:ins w:id="6098" w:author="......" w:date="2024-05-06T20:55:40Z"/>
                    <w:rFonts w:hint="default"/>
                    <w:sz w:val="24"/>
                    <w:szCs w:val="32"/>
                    <w:vertAlign w:val="baseline"/>
                    <w:lang w:val="en-US" w:eastAsia="zh-CN"/>
                  </w:rPr>
                </w:rPrChange>
              </w:rPr>
            </w:pPr>
            <w:ins w:id="6099" w:author="......" w:date="2024-05-06T20:55:40Z">
              <w:r>
                <w:rPr>
                  <w:rFonts w:hint="default" w:ascii="Times New Roman" w:hAnsi="Times New Roman" w:eastAsia="宋体" w:cs="Times New Roman"/>
                  <w:sz w:val="24"/>
                  <w:szCs w:val="32"/>
                  <w:vertAlign w:val="baseline"/>
                  <w:lang w:val="en-US" w:eastAsia="zh-CN"/>
                  <w:rPrChange w:id="6100" w:author="......" w:date="2024-05-07T14:48:58Z">
                    <w:rPr>
                      <w:rFonts w:hint="eastAsia"/>
                      <w:sz w:val="24"/>
                      <w:szCs w:val="32"/>
                      <w:vertAlign w:val="baseline"/>
                      <w:lang w:val="en-US" w:eastAsia="zh-CN"/>
                    </w:rPr>
                  </w:rPrChange>
                </w:rPr>
                <w:t>项目经理、员工</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6102" w:author="......" w:date="2024-05-06T20:55:40Z"/>
        </w:trPr>
        <w:tc>
          <w:tcPr>
            <w:tcW w:w="1692" w:type="dxa"/>
          </w:tcPr>
          <w:p>
            <w:pPr>
              <w:numPr>
                <w:ilvl w:val="0"/>
                <w:numId w:val="0"/>
              </w:numPr>
              <w:rPr>
                <w:ins w:id="6103" w:author="......" w:date="2024-05-06T20:55:40Z"/>
                <w:rFonts w:hint="default" w:ascii="Times New Roman" w:hAnsi="Times New Roman" w:eastAsia="宋体" w:cs="Times New Roman"/>
                <w:sz w:val="24"/>
                <w:szCs w:val="32"/>
                <w:vertAlign w:val="baseline"/>
                <w:lang w:val="en-US" w:eastAsia="zh-CN"/>
                <w:rPrChange w:id="6104" w:author="......" w:date="2024-05-07T14:48:58Z">
                  <w:rPr>
                    <w:ins w:id="6105" w:author="......" w:date="2024-05-06T20:55:40Z"/>
                    <w:rFonts w:hint="default"/>
                    <w:sz w:val="24"/>
                    <w:szCs w:val="32"/>
                    <w:vertAlign w:val="baseline"/>
                    <w:lang w:val="en-US" w:eastAsia="zh-CN"/>
                  </w:rPr>
                </w:rPrChange>
              </w:rPr>
            </w:pPr>
            <w:ins w:id="6106" w:author="......" w:date="2024-05-06T20:55:40Z">
              <w:r>
                <w:rPr>
                  <w:rFonts w:hint="default" w:ascii="Times New Roman" w:hAnsi="Times New Roman" w:eastAsia="宋体" w:cs="Times New Roman"/>
                  <w:sz w:val="24"/>
                  <w:szCs w:val="32"/>
                  <w:vertAlign w:val="baseline"/>
                  <w:lang w:val="en-US" w:eastAsia="zh-CN"/>
                  <w:rPrChange w:id="6107" w:author="......" w:date="2024-05-07T14:48:58Z">
                    <w:rPr>
                      <w:rFonts w:hint="eastAsia"/>
                      <w:sz w:val="24"/>
                      <w:szCs w:val="32"/>
                      <w:vertAlign w:val="baseline"/>
                      <w:lang w:val="en-US" w:eastAsia="zh-CN"/>
                    </w:rPr>
                  </w:rPrChange>
                </w:rPr>
                <w:t>目标</w:t>
              </w:r>
            </w:ins>
          </w:p>
        </w:tc>
        <w:tc>
          <w:tcPr>
            <w:tcW w:w="6830" w:type="dxa"/>
          </w:tcPr>
          <w:p>
            <w:pPr>
              <w:numPr>
                <w:ilvl w:val="0"/>
                <w:numId w:val="0"/>
              </w:numPr>
              <w:rPr>
                <w:ins w:id="6109" w:author="......" w:date="2024-05-06T20:55:40Z"/>
                <w:rFonts w:hint="default" w:ascii="Times New Roman" w:hAnsi="Times New Roman" w:eastAsia="宋体" w:cs="Times New Roman"/>
                <w:sz w:val="24"/>
                <w:szCs w:val="32"/>
                <w:vertAlign w:val="baseline"/>
                <w:lang w:val="en-US" w:eastAsia="zh-CN"/>
                <w:rPrChange w:id="6110" w:author="......" w:date="2024-05-07T14:48:58Z">
                  <w:rPr>
                    <w:ins w:id="6111" w:author="......" w:date="2024-05-06T20:55:40Z"/>
                    <w:rFonts w:hint="default"/>
                    <w:sz w:val="24"/>
                    <w:szCs w:val="32"/>
                    <w:vertAlign w:val="baseline"/>
                    <w:lang w:val="en-US" w:eastAsia="zh-CN"/>
                  </w:rPr>
                </w:rPrChange>
              </w:rPr>
            </w:pPr>
            <w:ins w:id="6112" w:author="......" w:date="2024-05-06T20:55:40Z">
              <w:r>
                <w:rPr>
                  <w:rFonts w:hint="default" w:ascii="Times New Roman" w:hAnsi="Times New Roman" w:eastAsia="宋体" w:cs="Times New Roman"/>
                  <w:sz w:val="24"/>
                  <w:szCs w:val="32"/>
                  <w:vertAlign w:val="baseline"/>
                  <w:lang w:val="en-US" w:eastAsia="zh-CN"/>
                  <w:rPrChange w:id="6113" w:author="......" w:date="2024-05-07T14:48:58Z">
                    <w:rPr>
                      <w:rFonts w:hint="eastAsia"/>
                      <w:sz w:val="24"/>
                      <w:szCs w:val="32"/>
                      <w:vertAlign w:val="baseline"/>
                      <w:lang w:val="en-US" w:eastAsia="zh-CN"/>
                    </w:rPr>
                  </w:rPrChange>
                </w:rPr>
                <w:t>搜索目标项目中的特定工作人员</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6115" w:author="......" w:date="2024-05-06T20:55:40Z"/>
        </w:trPr>
        <w:tc>
          <w:tcPr>
            <w:tcW w:w="1692" w:type="dxa"/>
          </w:tcPr>
          <w:p>
            <w:pPr>
              <w:numPr>
                <w:ilvl w:val="0"/>
                <w:numId w:val="0"/>
              </w:numPr>
              <w:rPr>
                <w:ins w:id="6116" w:author="......" w:date="2024-05-06T20:55:40Z"/>
                <w:rFonts w:hint="default" w:ascii="Times New Roman" w:hAnsi="Times New Roman" w:eastAsia="宋体" w:cs="Times New Roman"/>
                <w:sz w:val="24"/>
                <w:szCs w:val="32"/>
                <w:vertAlign w:val="baseline"/>
                <w:lang w:val="en-US" w:eastAsia="zh-CN"/>
                <w:rPrChange w:id="6117" w:author="......" w:date="2024-05-07T14:48:58Z">
                  <w:rPr>
                    <w:ins w:id="6118" w:author="......" w:date="2024-05-06T20:55:40Z"/>
                    <w:rFonts w:hint="default"/>
                    <w:sz w:val="24"/>
                    <w:szCs w:val="32"/>
                    <w:vertAlign w:val="baseline"/>
                    <w:lang w:val="en-US" w:eastAsia="zh-CN"/>
                  </w:rPr>
                </w:rPrChange>
              </w:rPr>
            </w:pPr>
            <w:ins w:id="6119" w:author="......" w:date="2024-05-06T20:55:40Z">
              <w:r>
                <w:rPr>
                  <w:rFonts w:hint="default" w:ascii="Times New Roman" w:hAnsi="Times New Roman" w:eastAsia="宋体" w:cs="Times New Roman"/>
                  <w:sz w:val="24"/>
                  <w:szCs w:val="32"/>
                  <w:vertAlign w:val="baseline"/>
                  <w:lang w:val="en-US" w:eastAsia="zh-CN"/>
                  <w:rPrChange w:id="6120" w:author="......" w:date="2024-05-07T14:48:58Z">
                    <w:rPr>
                      <w:rFonts w:hint="eastAsia"/>
                      <w:sz w:val="24"/>
                      <w:szCs w:val="32"/>
                      <w:vertAlign w:val="baseline"/>
                      <w:lang w:val="en-US" w:eastAsia="zh-CN"/>
                    </w:rPr>
                  </w:rPrChange>
                </w:rPr>
                <w:t>前提条件</w:t>
              </w:r>
            </w:ins>
          </w:p>
        </w:tc>
        <w:tc>
          <w:tcPr>
            <w:tcW w:w="6830" w:type="dxa"/>
          </w:tcPr>
          <w:p>
            <w:pPr>
              <w:numPr>
                <w:ilvl w:val="0"/>
                <w:numId w:val="0"/>
              </w:numPr>
              <w:rPr>
                <w:ins w:id="6122" w:author="......" w:date="2024-05-06T20:55:40Z"/>
                <w:rFonts w:hint="default" w:ascii="Times New Roman" w:hAnsi="Times New Roman" w:eastAsia="宋体" w:cs="Times New Roman"/>
                <w:sz w:val="24"/>
                <w:szCs w:val="32"/>
                <w:vertAlign w:val="baseline"/>
                <w:lang w:val="en-US" w:eastAsia="zh-CN"/>
                <w:rPrChange w:id="6123" w:author="......" w:date="2024-05-07T14:48:58Z">
                  <w:rPr>
                    <w:ins w:id="6124" w:author="......" w:date="2024-05-06T20:55:40Z"/>
                    <w:rFonts w:hint="default"/>
                    <w:sz w:val="24"/>
                    <w:szCs w:val="32"/>
                    <w:vertAlign w:val="baseline"/>
                    <w:lang w:val="en-US" w:eastAsia="zh-CN"/>
                  </w:rPr>
                </w:rPrChange>
              </w:rPr>
            </w:pPr>
            <w:ins w:id="6125" w:author="......" w:date="2024-05-06T20:55:40Z">
              <w:r>
                <w:rPr>
                  <w:rFonts w:hint="default" w:ascii="Times New Roman" w:hAnsi="Times New Roman" w:eastAsia="宋体" w:cs="Times New Roman"/>
                  <w:sz w:val="24"/>
                  <w:szCs w:val="32"/>
                  <w:vertAlign w:val="baseline"/>
                  <w:lang w:val="en-US" w:eastAsia="zh-CN"/>
                  <w:rPrChange w:id="6126" w:author="......" w:date="2024-05-07T14:48:58Z">
                    <w:rPr>
                      <w:rFonts w:hint="eastAsia"/>
                      <w:sz w:val="24"/>
                      <w:szCs w:val="32"/>
                      <w:vertAlign w:val="baseline"/>
                      <w:lang w:val="en-US" w:eastAsia="zh-CN"/>
                    </w:rPr>
                  </w:rPrChange>
                </w:rPr>
                <w:t>目标人员已被添加至目标项目中</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ins w:id="6128" w:author="......" w:date="2024-05-06T20:55:40Z"/>
        </w:trPr>
        <w:tc>
          <w:tcPr>
            <w:tcW w:w="1692" w:type="dxa"/>
          </w:tcPr>
          <w:p>
            <w:pPr>
              <w:numPr>
                <w:ilvl w:val="0"/>
                <w:numId w:val="0"/>
              </w:numPr>
              <w:rPr>
                <w:ins w:id="6129" w:author="......" w:date="2024-05-06T20:55:40Z"/>
                <w:rFonts w:hint="default" w:ascii="Times New Roman" w:hAnsi="Times New Roman" w:eastAsia="宋体" w:cs="Times New Roman"/>
                <w:sz w:val="24"/>
                <w:szCs w:val="32"/>
                <w:vertAlign w:val="baseline"/>
                <w:lang w:val="en-US" w:eastAsia="zh-CN"/>
                <w:rPrChange w:id="6130" w:author="......" w:date="2024-05-07T14:48:58Z">
                  <w:rPr>
                    <w:ins w:id="6131" w:author="......" w:date="2024-05-06T20:55:40Z"/>
                    <w:rFonts w:hint="default"/>
                    <w:sz w:val="24"/>
                    <w:szCs w:val="32"/>
                    <w:vertAlign w:val="baseline"/>
                    <w:lang w:val="en-US" w:eastAsia="zh-CN"/>
                  </w:rPr>
                </w:rPrChange>
              </w:rPr>
            </w:pPr>
            <w:ins w:id="6132" w:author="......" w:date="2024-05-06T20:55:40Z">
              <w:r>
                <w:rPr>
                  <w:rFonts w:hint="default" w:ascii="Times New Roman" w:hAnsi="Times New Roman" w:eastAsia="宋体" w:cs="Times New Roman"/>
                  <w:sz w:val="24"/>
                  <w:szCs w:val="32"/>
                  <w:vertAlign w:val="baseline"/>
                  <w:lang w:val="en-US" w:eastAsia="zh-CN"/>
                  <w:rPrChange w:id="6133" w:author="......" w:date="2024-05-07T14:48:58Z">
                    <w:rPr>
                      <w:rFonts w:hint="eastAsia"/>
                      <w:sz w:val="24"/>
                      <w:szCs w:val="32"/>
                      <w:vertAlign w:val="baseline"/>
                      <w:lang w:val="en-US" w:eastAsia="zh-CN"/>
                    </w:rPr>
                  </w:rPrChange>
                </w:rPr>
                <w:t>触发事件</w:t>
              </w:r>
            </w:ins>
          </w:p>
        </w:tc>
        <w:tc>
          <w:tcPr>
            <w:tcW w:w="6830" w:type="dxa"/>
          </w:tcPr>
          <w:p>
            <w:pPr>
              <w:numPr>
                <w:ilvl w:val="0"/>
                <w:numId w:val="0"/>
              </w:numPr>
              <w:rPr>
                <w:ins w:id="6135" w:author="......" w:date="2024-05-06T20:55:40Z"/>
                <w:rFonts w:hint="default" w:ascii="Times New Roman" w:hAnsi="Times New Roman" w:eastAsia="宋体" w:cs="Times New Roman"/>
                <w:sz w:val="24"/>
                <w:szCs w:val="32"/>
                <w:vertAlign w:val="baseline"/>
                <w:lang w:val="en-US" w:eastAsia="zh-CN"/>
                <w:rPrChange w:id="6136" w:author="......" w:date="2024-05-07T14:48:58Z">
                  <w:rPr>
                    <w:ins w:id="6137" w:author="......" w:date="2024-05-06T20:55:40Z"/>
                    <w:rFonts w:hint="eastAsia"/>
                    <w:sz w:val="24"/>
                    <w:szCs w:val="32"/>
                    <w:vertAlign w:val="baseline"/>
                    <w:lang w:val="en-US" w:eastAsia="zh-CN"/>
                  </w:rPr>
                </w:rPrChange>
              </w:rPr>
            </w:pPr>
            <w:ins w:id="6138" w:author="......" w:date="2024-05-06T20:55:40Z">
              <w:r>
                <w:rPr>
                  <w:rFonts w:hint="default" w:ascii="Times New Roman" w:hAnsi="Times New Roman" w:eastAsia="宋体" w:cs="Times New Roman"/>
                  <w:sz w:val="24"/>
                  <w:szCs w:val="32"/>
                  <w:vertAlign w:val="baseline"/>
                  <w:lang w:val="en-US" w:eastAsia="zh-CN"/>
                  <w:rPrChange w:id="6139" w:author="......" w:date="2024-05-07T14:48:58Z">
                    <w:rPr>
                      <w:rFonts w:hint="eastAsia"/>
                      <w:sz w:val="24"/>
                      <w:szCs w:val="32"/>
                      <w:vertAlign w:val="baseline"/>
                      <w:lang w:val="en-US" w:eastAsia="zh-CN"/>
                    </w:rPr>
                  </w:rPrChange>
                </w:rPr>
                <w:t>用户在搜索栏中输入目标人员名称</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6141" w:author="......" w:date="2024-05-06T20:55:40Z"/>
        </w:trPr>
        <w:tc>
          <w:tcPr>
            <w:tcW w:w="1692" w:type="dxa"/>
          </w:tcPr>
          <w:p>
            <w:pPr>
              <w:numPr>
                <w:ilvl w:val="0"/>
                <w:numId w:val="0"/>
              </w:numPr>
              <w:rPr>
                <w:ins w:id="6142" w:author="......" w:date="2024-05-06T20:55:40Z"/>
                <w:rFonts w:hint="default" w:ascii="Times New Roman" w:hAnsi="Times New Roman" w:eastAsia="宋体" w:cs="Times New Roman"/>
                <w:sz w:val="24"/>
                <w:szCs w:val="32"/>
                <w:vertAlign w:val="baseline"/>
                <w:lang w:val="en-US" w:eastAsia="zh-CN"/>
                <w:rPrChange w:id="6143" w:author="......" w:date="2024-05-07T14:48:58Z">
                  <w:rPr>
                    <w:ins w:id="6144" w:author="......" w:date="2024-05-06T20:55:40Z"/>
                    <w:rFonts w:hint="default"/>
                    <w:sz w:val="24"/>
                    <w:szCs w:val="32"/>
                    <w:vertAlign w:val="baseline"/>
                    <w:lang w:val="en-US" w:eastAsia="zh-CN"/>
                  </w:rPr>
                </w:rPrChange>
              </w:rPr>
            </w:pPr>
            <w:ins w:id="6145" w:author="......" w:date="2024-05-06T20:55:40Z">
              <w:r>
                <w:rPr>
                  <w:rFonts w:hint="default" w:ascii="Times New Roman" w:hAnsi="Times New Roman" w:eastAsia="宋体" w:cs="Times New Roman"/>
                  <w:sz w:val="24"/>
                  <w:szCs w:val="32"/>
                  <w:vertAlign w:val="baseline"/>
                  <w:lang w:val="en-US" w:eastAsia="zh-CN"/>
                  <w:rPrChange w:id="6146" w:author="......" w:date="2024-05-07T14:48:58Z">
                    <w:rPr>
                      <w:rFonts w:hint="eastAsia"/>
                      <w:sz w:val="24"/>
                      <w:szCs w:val="32"/>
                      <w:vertAlign w:val="baseline"/>
                      <w:lang w:val="en-US" w:eastAsia="zh-CN"/>
                    </w:rPr>
                  </w:rPrChange>
                </w:rPr>
                <w:t>基本事件流</w:t>
              </w:r>
            </w:ins>
          </w:p>
        </w:tc>
        <w:tc>
          <w:tcPr>
            <w:tcW w:w="6830" w:type="dxa"/>
          </w:tcPr>
          <w:p>
            <w:pPr>
              <w:numPr>
                <w:ilvl w:val="0"/>
                <w:numId w:val="31"/>
              </w:numPr>
              <w:rPr>
                <w:ins w:id="6148" w:author="......" w:date="2024-05-06T20:55:40Z"/>
                <w:rFonts w:hint="default" w:ascii="Times New Roman" w:hAnsi="Times New Roman" w:eastAsia="宋体" w:cs="Times New Roman"/>
                <w:sz w:val="24"/>
                <w:szCs w:val="32"/>
                <w:vertAlign w:val="baseline"/>
                <w:lang w:val="en-US" w:eastAsia="zh-CN"/>
                <w:rPrChange w:id="6149" w:author="......" w:date="2024-05-07T14:48:58Z">
                  <w:rPr>
                    <w:ins w:id="6150" w:author="......" w:date="2024-05-06T20:55:40Z"/>
                    <w:rFonts w:hint="eastAsia"/>
                    <w:sz w:val="24"/>
                    <w:szCs w:val="32"/>
                    <w:vertAlign w:val="baseline"/>
                    <w:lang w:val="en-US" w:eastAsia="zh-CN"/>
                  </w:rPr>
                </w:rPrChange>
              </w:rPr>
            </w:pPr>
            <w:ins w:id="6151" w:author="......" w:date="2024-05-06T20:55:40Z">
              <w:r>
                <w:rPr>
                  <w:rFonts w:hint="default" w:ascii="Times New Roman" w:hAnsi="Times New Roman" w:eastAsia="宋体" w:cs="Times New Roman"/>
                  <w:sz w:val="24"/>
                  <w:szCs w:val="32"/>
                  <w:vertAlign w:val="baseline"/>
                  <w:lang w:val="en-US" w:eastAsia="zh-CN"/>
                  <w:rPrChange w:id="6152" w:author="......" w:date="2024-05-07T14:48:58Z">
                    <w:rPr>
                      <w:rFonts w:hint="eastAsia"/>
                      <w:sz w:val="24"/>
                      <w:szCs w:val="32"/>
                      <w:vertAlign w:val="baseline"/>
                      <w:lang w:val="en-US" w:eastAsia="zh-CN"/>
                    </w:rPr>
                  </w:rPrChange>
                </w:rPr>
                <w:t>用户在顶部栏目中选择目标项目；</w:t>
              </w:r>
            </w:ins>
          </w:p>
          <w:p>
            <w:pPr>
              <w:numPr>
                <w:ilvl w:val="0"/>
                <w:numId w:val="31"/>
              </w:numPr>
              <w:rPr>
                <w:ins w:id="6154" w:author="......" w:date="2024-05-06T20:55:40Z"/>
                <w:rFonts w:hint="default" w:ascii="Times New Roman" w:hAnsi="Times New Roman" w:eastAsia="宋体" w:cs="Times New Roman"/>
                <w:sz w:val="24"/>
                <w:szCs w:val="32"/>
                <w:vertAlign w:val="baseline"/>
                <w:lang w:val="en-US" w:eastAsia="zh-CN"/>
                <w:rPrChange w:id="6155" w:author="......" w:date="2024-05-07T14:48:58Z">
                  <w:rPr>
                    <w:ins w:id="6156" w:author="......" w:date="2024-05-06T20:55:40Z"/>
                    <w:rFonts w:hint="default"/>
                    <w:sz w:val="24"/>
                    <w:szCs w:val="32"/>
                    <w:vertAlign w:val="baseline"/>
                    <w:lang w:val="en-US" w:eastAsia="zh-CN"/>
                  </w:rPr>
                </w:rPrChange>
              </w:rPr>
            </w:pPr>
            <w:ins w:id="6157" w:author="......" w:date="2024-05-06T20:55:40Z">
              <w:r>
                <w:rPr>
                  <w:rFonts w:hint="default" w:ascii="Times New Roman" w:hAnsi="Times New Roman" w:eastAsia="宋体" w:cs="Times New Roman"/>
                  <w:sz w:val="24"/>
                  <w:szCs w:val="32"/>
                  <w:vertAlign w:val="baseline"/>
                  <w:lang w:val="en-US" w:eastAsia="zh-CN"/>
                  <w:rPrChange w:id="6158" w:author="......" w:date="2024-05-07T14:48:58Z">
                    <w:rPr>
                      <w:rFonts w:hint="eastAsia"/>
                      <w:sz w:val="24"/>
                      <w:szCs w:val="32"/>
                      <w:vertAlign w:val="baseline"/>
                      <w:lang w:val="en-US" w:eastAsia="zh-CN"/>
                    </w:rPr>
                  </w:rPrChange>
                </w:rPr>
                <w:t>用户点击搜索栏；</w:t>
              </w:r>
            </w:ins>
          </w:p>
          <w:p>
            <w:pPr>
              <w:numPr>
                <w:ilvl w:val="0"/>
                <w:numId w:val="0"/>
              </w:numPr>
              <w:rPr>
                <w:ins w:id="6160" w:author="......" w:date="2024-05-06T20:55:40Z"/>
                <w:rFonts w:hint="default" w:ascii="Times New Roman" w:hAnsi="Times New Roman" w:eastAsia="宋体" w:cs="Times New Roman"/>
                <w:sz w:val="24"/>
                <w:szCs w:val="32"/>
                <w:vertAlign w:val="baseline"/>
                <w:lang w:val="en-US" w:eastAsia="zh-CN"/>
                <w:rPrChange w:id="6161" w:author="......" w:date="2024-05-07T14:48:58Z">
                  <w:rPr>
                    <w:ins w:id="6162" w:author="......" w:date="2024-05-06T20:55:40Z"/>
                    <w:rFonts w:hint="default"/>
                    <w:sz w:val="24"/>
                    <w:szCs w:val="32"/>
                    <w:vertAlign w:val="baseline"/>
                    <w:lang w:val="en-US" w:eastAsia="zh-CN"/>
                  </w:rPr>
                </w:rPrChange>
              </w:rPr>
            </w:pPr>
            <w:ins w:id="6163" w:author="......" w:date="2024-05-06T20:55:40Z">
              <w:r>
                <w:rPr>
                  <w:rFonts w:hint="default" w:ascii="Times New Roman" w:hAnsi="Times New Roman" w:eastAsia="宋体" w:cs="Times New Roman"/>
                  <w:sz w:val="24"/>
                  <w:szCs w:val="32"/>
                  <w:vertAlign w:val="baseline"/>
                  <w:lang w:val="en-US" w:eastAsia="zh-CN"/>
                  <w:rPrChange w:id="6164" w:author="......" w:date="2024-05-07T14:48:58Z">
                    <w:rPr>
                      <w:rFonts w:hint="eastAsia"/>
                      <w:sz w:val="24"/>
                      <w:szCs w:val="32"/>
                      <w:vertAlign w:val="baseline"/>
                      <w:lang w:val="en-US" w:eastAsia="zh-CN"/>
                    </w:rPr>
                  </w:rPrChange>
                </w:rPr>
                <w:t>3、用户在搜索栏中输入目标人员姓名；</w:t>
              </w:r>
            </w:ins>
          </w:p>
          <w:p>
            <w:pPr>
              <w:numPr>
                <w:ilvl w:val="0"/>
                <w:numId w:val="0"/>
              </w:numPr>
              <w:rPr>
                <w:ins w:id="6166" w:author="......" w:date="2024-05-06T20:55:40Z"/>
                <w:rFonts w:hint="default" w:ascii="Times New Roman" w:hAnsi="Times New Roman" w:eastAsia="宋体" w:cs="Times New Roman"/>
                <w:sz w:val="24"/>
                <w:szCs w:val="32"/>
                <w:vertAlign w:val="baseline"/>
                <w:lang w:val="en-US" w:eastAsia="zh-CN"/>
                <w:rPrChange w:id="6167" w:author="......" w:date="2024-05-07T14:48:58Z">
                  <w:rPr>
                    <w:ins w:id="6168" w:author="......" w:date="2024-05-06T20:55:40Z"/>
                    <w:rFonts w:hint="default"/>
                    <w:sz w:val="24"/>
                    <w:szCs w:val="32"/>
                    <w:vertAlign w:val="baseline"/>
                    <w:lang w:val="en-US" w:eastAsia="zh-CN"/>
                  </w:rPr>
                </w:rPrChange>
              </w:rPr>
            </w:pPr>
            <w:ins w:id="6169" w:author="......" w:date="2024-05-06T20:55:40Z">
              <w:r>
                <w:rPr>
                  <w:rFonts w:hint="default" w:ascii="Times New Roman" w:hAnsi="Times New Roman" w:eastAsia="宋体" w:cs="Times New Roman"/>
                  <w:sz w:val="24"/>
                  <w:szCs w:val="32"/>
                  <w:vertAlign w:val="baseline"/>
                  <w:lang w:val="en-US" w:eastAsia="zh-CN"/>
                  <w:rPrChange w:id="6170" w:author="......" w:date="2024-05-07T14:48:58Z">
                    <w:rPr>
                      <w:rFonts w:hint="eastAsia"/>
                      <w:sz w:val="24"/>
                      <w:szCs w:val="32"/>
                      <w:vertAlign w:val="baseline"/>
                      <w:lang w:val="en-US" w:eastAsia="zh-CN"/>
                    </w:rPr>
                  </w:rPrChange>
                </w:rPr>
                <w:t>4、人员列表中只显示姓名中包含用户在搜索栏中输入的内容的人员。</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6172" w:author="......" w:date="2024-05-06T20:55:40Z"/>
        </w:trPr>
        <w:tc>
          <w:tcPr>
            <w:tcW w:w="1692" w:type="dxa"/>
          </w:tcPr>
          <w:p>
            <w:pPr>
              <w:numPr>
                <w:ilvl w:val="0"/>
                <w:numId w:val="0"/>
              </w:numPr>
              <w:rPr>
                <w:ins w:id="6173" w:author="......" w:date="2024-05-06T20:55:40Z"/>
                <w:rFonts w:hint="default" w:ascii="Times New Roman" w:hAnsi="Times New Roman" w:eastAsia="宋体" w:cs="Times New Roman"/>
                <w:sz w:val="24"/>
                <w:szCs w:val="32"/>
                <w:vertAlign w:val="baseline"/>
                <w:lang w:val="en-US" w:eastAsia="zh-CN"/>
                <w:rPrChange w:id="6174" w:author="......" w:date="2024-05-07T14:48:58Z">
                  <w:rPr>
                    <w:ins w:id="6175" w:author="......" w:date="2024-05-06T20:55:40Z"/>
                    <w:rFonts w:hint="default"/>
                    <w:sz w:val="24"/>
                    <w:szCs w:val="32"/>
                    <w:vertAlign w:val="baseline"/>
                    <w:lang w:val="en-US" w:eastAsia="zh-CN"/>
                  </w:rPr>
                </w:rPrChange>
              </w:rPr>
            </w:pPr>
            <w:ins w:id="6176" w:author="......" w:date="2024-05-06T20:55:40Z">
              <w:r>
                <w:rPr>
                  <w:rFonts w:hint="default" w:ascii="Times New Roman" w:hAnsi="Times New Roman" w:eastAsia="宋体" w:cs="Times New Roman"/>
                  <w:sz w:val="24"/>
                  <w:szCs w:val="32"/>
                  <w:vertAlign w:val="baseline"/>
                  <w:lang w:val="en-US" w:eastAsia="zh-CN"/>
                  <w:rPrChange w:id="6177" w:author="......" w:date="2024-05-07T14:48:58Z">
                    <w:rPr>
                      <w:rFonts w:hint="eastAsia"/>
                      <w:sz w:val="24"/>
                      <w:szCs w:val="32"/>
                      <w:vertAlign w:val="baseline"/>
                      <w:lang w:val="en-US" w:eastAsia="zh-CN"/>
                    </w:rPr>
                  </w:rPrChange>
                </w:rPr>
                <w:t>异常事件流</w:t>
              </w:r>
            </w:ins>
          </w:p>
        </w:tc>
        <w:tc>
          <w:tcPr>
            <w:tcW w:w="6830" w:type="dxa"/>
          </w:tcPr>
          <w:p>
            <w:pPr>
              <w:numPr>
                <w:ilvl w:val="0"/>
                <w:numId w:val="0"/>
              </w:numPr>
              <w:rPr>
                <w:ins w:id="6179" w:author="......" w:date="2024-05-06T20:55:40Z"/>
                <w:rFonts w:hint="default" w:ascii="Times New Roman" w:hAnsi="Times New Roman" w:eastAsia="宋体" w:cs="Times New Roman"/>
                <w:sz w:val="24"/>
                <w:szCs w:val="32"/>
                <w:vertAlign w:val="baseline"/>
                <w:lang w:val="en-US" w:eastAsia="zh-CN"/>
                <w:rPrChange w:id="6180" w:author="......" w:date="2024-05-07T14:48:58Z">
                  <w:rPr>
                    <w:ins w:id="6181" w:author="......" w:date="2024-05-06T20:55:40Z"/>
                    <w:rFonts w:hint="eastAsia"/>
                    <w:sz w:val="24"/>
                    <w:szCs w:val="32"/>
                    <w:vertAlign w:val="baseline"/>
                    <w:lang w:val="en-US" w:eastAsia="zh-CN"/>
                  </w:rPr>
                </w:rPrChange>
              </w:rPr>
            </w:pPr>
            <w:ins w:id="6182" w:author="......" w:date="2024-05-06T20:55:40Z">
              <w:r>
                <w:rPr>
                  <w:rFonts w:hint="default" w:ascii="Times New Roman" w:hAnsi="Times New Roman" w:eastAsia="宋体" w:cs="Times New Roman"/>
                  <w:sz w:val="24"/>
                  <w:szCs w:val="32"/>
                  <w:vertAlign w:val="baseline"/>
                  <w:lang w:val="en-US" w:eastAsia="zh-CN"/>
                  <w:rPrChange w:id="6183" w:author="......" w:date="2024-05-07T14:48:58Z">
                    <w:rPr>
                      <w:rFonts w:hint="eastAsia"/>
                      <w:sz w:val="24"/>
                      <w:szCs w:val="32"/>
                      <w:vertAlign w:val="baseline"/>
                      <w:lang w:val="en-US" w:eastAsia="zh-CN"/>
                    </w:rPr>
                  </w:rPrChange>
                </w:rPr>
                <w:t>1、用户输入的人员姓名不存在于选择的项目中。</w:t>
              </w:r>
            </w:ins>
          </w:p>
        </w:tc>
      </w:tr>
    </w:tbl>
    <w:p>
      <w:pPr>
        <w:numPr>
          <w:ilvl w:val="-1"/>
          <w:numId w:val="0"/>
        </w:numPr>
        <w:ind w:left="0" w:firstLine="0"/>
        <w:rPr>
          <w:ins w:id="6186" w:author="......" w:date="2024-03-25T23:44:06Z"/>
          <w:rFonts w:hint="default" w:ascii="Times New Roman" w:hAnsi="Times New Roman" w:eastAsia="宋体" w:cs="Times New Roman"/>
          <w:szCs w:val="32"/>
          <w:rPrChange w:id="6187" w:author="......" w:date="2024-05-07T14:48:58Z">
            <w:rPr>
              <w:ins w:id="6188" w:author="......" w:date="2024-03-25T23:44:06Z"/>
              <w:rFonts w:hint="eastAsia"/>
            </w:rPr>
          </w:rPrChange>
        </w:rPr>
        <w:pPrChange w:id="6185" w:author="......" w:date="2024-05-06T20:55:25Z">
          <w:pPr/>
        </w:pPrChange>
      </w:pPr>
    </w:p>
    <w:p>
      <w:pPr>
        <w:numPr>
          <w:ilvl w:val="0"/>
          <w:numId w:val="27"/>
        </w:numPr>
        <w:ind w:left="425" w:hanging="425"/>
        <w:rPr>
          <w:ins w:id="6189" w:author="......" w:date="2024-05-07T14:38:14Z"/>
          <w:rFonts w:hint="default" w:ascii="Times New Roman" w:hAnsi="Times New Roman" w:eastAsia="宋体" w:cs="Times New Roman"/>
          <w:szCs w:val="32"/>
          <w:rPrChange w:id="6190" w:author="......" w:date="2024-05-07T14:48:58Z">
            <w:rPr>
              <w:ins w:id="6191" w:author="......" w:date="2024-05-07T14:38:14Z"/>
              <w:rFonts w:hint="default" w:ascii="Times New Roman" w:hAnsi="Times New Roman" w:eastAsia="宋体" w:cs="Times New Roman"/>
              <w:szCs w:val="32"/>
            </w:rPr>
          </w:rPrChange>
        </w:rPr>
      </w:pPr>
      <w:ins w:id="6192" w:author="......" w:date="2024-03-25T23:44:57Z">
        <w:r>
          <w:rPr>
            <w:rFonts w:hint="default" w:ascii="Times New Roman" w:hAnsi="Times New Roman" w:eastAsia="宋体" w:cs="Times New Roman"/>
            <w:szCs w:val="32"/>
            <w:lang w:val="en-US" w:eastAsia="zh-CN"/>
            <w:rPrChange w:id="6193" w:author="......" w:date="2024-05-07T14:48:58Z">
              <w:rPr>
                <w:rFonts w:hint="eastAsia"/>
                <w:lang w:val="en-US" w:eastAsia="zh-CN"/>
              </w:rPr>
            </w:rPrChange>
          </w:rPr>
          <w:t>人力资源分配</w:t>
        </w:r>
      </w:ins>
      <w:ins w:id="6195" w:author="......" w:date="2024-03-25T23:44:58Z">
        <w:r>
          <w:rPr>
            <w:rFonts w:hint="default" w:ascii="Times New Roman" w:hAnsi="Times New Roman" w:eastAsia="宋体" w:cs="Times New Roman"/>
            <w:szCs w:val="32"/>
            <w:lang w:val="en-US" w:eastAsia="zh-CN"/>
            <w:rPrChange w:id="6196" w:author="......" w:date="2024-05-07T14:48:58Z">
              <w:rPr>
                <w:rFonts w:hint="eastAsia"/>
                <w:lang w:val="en-US" w:eastAsia="zh-CN"/>
              </w:rPr>
            </w:rPrChange>
          </w:rPr>
          <w:t>：</w:t>
        </w:r>
      </w:ins>
      <w:ins w:id="6198" w:author="......" w:date="2024-03-25T23:59:24Z">
        <w:r>
          <w:rPr>
            <w:rFonts w:hint="default" w:ascii="Times New Roman" w:hAnsi="Times New Roman" w:eastAsia="宋体" w:cs="Times New Roman"/>
            <w:sz w:val="24"/>
            <w:szCs w:val="32"/>
            <w:lang w:val="en-US" w:eastAsia="zh-CN"/>
            <w:rPrChange w:id="6199" w:author="......" w:date="2024-05-07T14:48:58Z">
              <w:rPr>
                <w:rFonts w:hint="eastAsia"/>
                <w:sz w:val="24"/>
                <w:szCs w:val="32"/>
                <w:lang w:val="en-US" w:eastAsia="zh-CN"/>
              </w:rPr>
            </w:rPrChange>
          </w:rPr>
          <w:t>对于</w:t>
        </w:r>
      </w:ins>
      <w:ins w:id="6201" w:author="......" w:date="2024-03-25T23:59:27Z">
        <w:r>
          <w:rPr>
            <w:rFonts w:hint="default" w:ascii="Times New Roman" w:hAnsi="Times New Roman" w:eastAsia="宋体" w:cs="Times New Roman"/>
            <w:sz w:val="24"/>
            <w:szCs w:val="32"/>
            <w:lang w:val="en-US" w:eastAsia="zh-CN"/>
            <w:rPrChange w:id="6202" w:author="......" w:date="2024-05-07T14:48:58Z">
              <w:rPr>
                <w:rFonts w:hint="eastAsia"/>
                <w:sz w:val="24"/>
                <w:szCs w:val="32"/>
                <w:lang w:val="en-US" w:eastAsia="zh-CN"/>
              </w:rPr>
            </w:rPrChange>
          </w:rPr>
          <w:t>每个项目</w:t>
        </w:r>
      </w:ins>
      <w:ins w:id="6204" w:author="......" w:date="2024-03-25T23:59:28Z">
        <w:r>
          <w:rPr>
            <w:rFonts w:hint="default" w:ascii="Times New Roman" w:hAnsi="Times New Roman" w:eastAsia="宋体" w:cs="Times New Roman"/>
            <w:sz w:val="24"/>
            <w:szCs w:val="32"/>
            <w:lang w:val="en-US" w:eastAsia="zh-CN"/>
            <w:rPrChange w:id="6205" w:author="......" w:date="2024-05-07T14:48:58Z">
              <w:rPr>
                <w:rFonts w:hint="eastAsia"/>
                <w:sz w:val="24"/>
                <w:szCs w:val="32"/>
                <w:lang w:val="en-US" w:eastAsia="zh-CN"/>
              </w:rPr>
            </w:rPrChange>
          </w:rPr>
          <w:t>，</w:t>
        </w:r>
      </w:ins>
      <w:ins w:id="6207" w:author="......" w:date="2024-03-25T23:57:44Z">
        <w:r>
          <w:rPr>
            <w:rFonts w:hint="default" w:ascii="Times New Roman" w:hAnsi="Times New Roman" w:eastAsia="宋体" w:cs="Times New Roman"/>
            <w:sz w:val="24"/>
            <w:szCs w:val="32"/>
            <w:lang w:val="en-US" w:eastAsia="zh-CN"/>
            <w:rPrChange w:id="6208" w:author="......" w:date="2024-05-07T14:48:58Z">
              <w:rPr>
                <w:rFonts w:hint="eastAsia"/>
                <w:sz w:val="24"/>
                <w:szCs w:val="32"/>
                <w:lang w:val="en-US" w:eastAsia="zh-CN"/>
              </w:rPr>
            </w:rPrChange>
          </w:rPr>
          <w:t>允许用户</w:t>
        </w:r>
      </w:ins>
      <w:ins w:id="6210" w:author="......" w:date="2024-03-25T23:59:42Z">
        <w:r>
          <w:rPr>
            <w:rFonts w:hint="default" w:ascii="Times New Roman" w:hAnsi="Times New Roman" w:eastAsia="宋体" w:cs="Times New Roman"/>
            <w:sz w:val="24"/>
            <w:szCs w:val="32"/>
            <w:lang w:val="en-US" w:eastAsia="zh-CN"/>
            <w:rPrChange w:id="6211" w:author="......" w:date="2024-05-07T14:48:58Z">
              <w:rPr>
                <w:rFonts w:hint="eastAsia"/>
                <w:sz w:val="24"/>
                <w:szCs w:val="32"/>
                <w:lang w:val="en-US" w:eastAsia="zh-CN"/>
              </w:rPr>
            </w:rPrChange>
          </w:rPr>
          <w:t>将</w:t>
        </w:r>
      </w:ins>
      <w:ins w:id="6213" w:author="......" w:date="2024-03-25T23:59:45Z">
        <w:r>
          <w:rPr>
            <w:rFonts w:hint="default" w:ascii="Times New Roman" w:hAnsi="Times New Roman" w:eastAsia="宋体" w:cs="Times New Roman"/>
            <w:sz w:val="24"/>
            <w:szCs w:val="32"/>
            <w:lang w:val="en-US" w:eastAsia="zh-CN"/>
            <w:rPrChange w:id="6214" w:author="......" w:date="2024-05-07T14:48:58Z">
              <w:rPr>
                <w:rFonts w:hint="eastAsia"/>
                <w:sz w:val="24"/>
                <w:szCs w:val="32"/>
                <w:lang w:val="en-US" w:eastAsia="zh-CN"/>
              </w:rPr>
            </w:rPrChange>
          </w:rPr>
          <w:t>已创建</w:t>
        </w:r>
      </w:ins>
      <w:ins w:id="6216" w:author="......" w:date="2024-03-25T23:59:46Z">
        <w:r>
          <w:rPr>
            <w:rFonts w:hint="default" w:ascii="Times New Roman" w:hAnsi="Times New Roman" w:eastAsia="宋体" w:cs="Times New Roman"/>
            <w:sz w:val="24"/>
            <w:szCs w:val="32"/>
            <w:lang w:val="en-US" w:eastAsia="zh-CN"/>
            <w:rPrChange w:id="6217" w:author="......" w:date="2024-05-07T14:48:58Z">
              <w:rPr>
                <w:rFonts w:hint="eastAsia"/>
                <w:sz w:val="24"/>
                <w:szCs w:val="32"/>
                <w:lang w:val="en-US" w:eastAsia="zh-CN"/>
              </w:rPr>
            </w:rPrChange>
          </w:rPr>
          <w:t>的</w:t>
        </w:r>
      </w:ins>
      <w:ins w:id="6219" w:author="......" w:date="2024-03-25T23:59:48Z">
        <w:r>
          <w:rPr>
            <w:rFonts w:hint="default" w:ascii="Times New Roman" w:hAnsi="Times New Roman" w:eastAsia="宋体" w:cs="Times New Roman"/>
            <w:sz w:val="24"/>
            <w:szCs w:val="32"/>
            <w:lang w:val="en-US" w:eastAsia="zh-CN"/>
            <w:rPrChange w:id="6220" w:author="......" w:date="2024-05-07T14:48:58Z">
              <w:rPr>
                <w:rFonts w:hint="eastAsia"/>
                <w:sz w:val="24"/>
                <w:szCs w:val="32"/>
                <w:lang w:val="en-US" w:eastAsia="zh-CN"/>
              </w:rPr>
            </w:rPrChange>
          </w:rPr>
          <w:t>人员</w:t>
        </w:r>
      </w:ins>
      <w:ins w:id="6222" w:author="......" w:date="2024-03-25T23:57:56Z">
        <w:r>
          <w:rPr>
            <w:rFonts w:hint="default" w:ascii="Times New Roman" w:hAnsi="Times New Roman" w:eastAsia="宋体" w:cs="Times New Roman"/>
            <w:sz w:val="24"/>
            <w:szCs w:val="32"/>
            <w:lang w:val="en-US" w:eastAsia="zh-CN"/>
            <w:rPrChange w:id="6223" w:author="......" w:date="2024-05-07T14:48:58Z">
              <w:rPr>
                <w:rFonts w:hint="eastAsia"/>
                <w:sz w:val="24"/>
                <w:szCs w:val="32"/>
                <w:lang w:val="en-US" w:eastAsia="zh-CN"/>
              </w:rPr>
            </w:rPrChange>
          </w:rPr>
          <w:t>添加</w:t>
        </w:r>
      </w:ins>
      <w:ins w:id="6225" w:author="......" w:date="2024-03-25T23:59:50Z">
        <w:r>
          <w:rPr>
            <w:rFonts w:hint="default" w:ascii="Times New Roman" w:hAnsi="Times New Roman" w:eastAsia="宋体" w:cs="Times New Roman"/>
            <w:sz w:val="24"/>
            <w:szCs w:val="32"/>
            <w:lang w:val="en-US" w:eastAsia="zh-CN"/>
            <w:rPrChange w:id="6226" w:author="......" w:date="2024-05-07T14:48:58Z">
              <w:rPr>
                <w:rFonts w:hint="eastAsia"/>
                <w:sz w:val="24"/>
                <w:szCs w:val="32"/>
                <w:lang w:val="en-US" w:eastAsia="zh-CN"/>
              </w:rPr>
            </w:rPrChange>
          </w:rPr>
          <w:t>为</w:t>
        </w:r>
      </w:ins>
      <w:ins w:id="6228" w:author="......" w:date="2024-03-25T23:59:36Z">
        <w:r>
          <w:rPr>
            <w:rFonts w:hint="default" w:ascii="Times New Roman" w:hAnsi="Times New Roman" w:eastAsia="宋体" w:cs="Times New Roman"/>
            <w:sz w:val="24"/>
            <w:szCs w:val="32"/>
            <w:lang w:val="en-US" w:eastAsia="zh-CN"/>
            <w:rPrChange w:id="6229" w:author="......" w:date="2024-05-07T14:48:58Z">
              <w:rPr>
                <w:rFonts w:hint="eastAsia"/>
                <w:sz w:val="24"/>
                <w:szCs w:val="32"/>
                <w:lang w:val="en-US" w:eastAsia="zh-CN"/>
              </w:rPr>
            </w:rPrChange>
          </w:rPr>
          <w:t>项目团队</w:t>
        </w:r>
      </w:ins>
      <w:ins w:id="6231" w:author="......" w:date="2024-03-25T23:57:58Z">
        <w:r>
          <w:rPr>
            <w:rFonts w:hint="default" w:ascii="Times New Roman" w:hAnsi="Times New Roman" w:eastAsia="宋体" w:cs="Times New Roman"/>
            <w:sz w:val="24"/>
            <w:szCs w:val="32"/>
            <w:lang w:val="en-US" w:eastAsia="zh-CN"/>
            <w:rPrChange w:id="6232" w:author="......" w:date="2024-05-07T14:48:58Z">
              <w:rPr>
                <w:rFonts w:hint="eastAsia"/>
                <w:sz w:val="24"/>
                <w:szCs w:val="32"/>
                <w:lang w:val="en-US" w:eastAsia="zh-CN"/>
              </w:rPr>
            </w:rPrChange>
          </w:rPr>
          <w:t>成员</w:t>
        </w:r>
      </w:ins>
      <w:ins w:id="6234" w:author="......" w:date="2024-05-07T14:38:12Z">
        <w:r>
          <w:rPr>
            <w:rFonts w:hint="default" w:ascii="Times New Roman" w:hAnsi="Times New Roman" w:eastAsia="宋体" w:cs="Times New Roman"/>
            <w:sz w:val="24"/>
            <w:szCs w:val="32"/>
            <w:lang w:val="en-US" w:eastAsia="zh-CN"/>
            <w:rPrChange w:id="6235" w:author="......" w:date="2024-05-07T14:48:58Z">
              <w:rPr>
                <w:rFonts w:hint="eastAsia" w:ascii="Times New Roman" w:hAnsi="Times New Roman" w:eastAsia="宋体" w:cs="Times New Roman"/>
                <w:sz w:val="24"/>
                <w:szCs w:val="32"/>
                <w:lang w:val="en-US" w:eastAsia="zh-CN"/>
              </w:rPr>
            </w:rPrChange>
          </w:rPr>
          <w:t>，</w:t>
        </w:r>
      </w:ins>
      <w:ins w:id="6237" w:author="......" w:date="2024-05-07T14:38:14Z">
        <w:r>
          <w:rPr>
            <w:rFonts w:hint="default" w:ascii="Times New Roman" w:hAnsi="Times New Roman" w:eastAsia="宋体" w:cs="Times New Roman"/>
            <w:szCs w:val="32"/>
            <w:lang w:val="en-US" w:eastAsia="zh-CN"/>
            <w:rPrChange w:id="6238" w:author="......" w:date="2024-05-07T14:48:58Z">
              <w:rPr>
                <w:rFonts w:hint="default" w:ascii="Times New Roman" w:hAnsi="Times New Roman" w:eastAsia="宋体" w:cs="Times New Roman"/>
                <w:szCs w:val="32"/>
                <w:lang w:val="en-US" w:eastAsia="zh-CN"/>
              </w:rPr>
            </w:rPrChange>
          </w:rPr>
          <w:t>如表3-2-</w:t>
        </w:r>
      </w:ins>
      <w:ins w:id="6240" w:author="......" w:date="2024-05-07T14:38:22Z">
        <w:r>
          <w:rPr>
            <w:rFonts w:hint="default" w:ascii="Times New Roman" w:hAnsi="Times New Roman" w:eastAsia="宋体" w:cs="Times New Roman"/>
            <w:szCs w:val="32"/>
            <w:lang w:val="en-US" w:eastAsia="zh-CN"/>
            <w:rPrChange w:id="6241" w:author="......" w:date="2024-05-07T14:48:58Z">
              <w:rPr>
                <w:rFonts w:hint="eastAsia" w:ascii="Times New Roman" w:hAnsi="Times New Roman" w:eastAsia="宋体" w:cs="Times New Roman"/>
                <w:szCs w:val="32"/>
                <w:lang w:val="en-US" w:eastAsia="zh-CN"/>
              </w:rPr>
            </w:rPrChange>
          </w:rPr>
          <w:t>5</w:t>
        </w:r>
      </w:ins>
      <w:ins w:id="6243" w:author="......" w:date="2024-05-07T14:38:14Z">
        <w:r>
          <w:rPr>
            <w:rFonts w:hint="default" w:ascii="Times New Roman" w:hAnsi="Times New Roman" w:eastAsia="宋体" w:cs="Times New Roman"/>
            <w:szCs w:val="32"/>
            <w:lang w:val="en-US" w:eastAsia="zh-CN"/>
            <w:rPrChange w:id="6244" w:author="......" w:date="2024-05-07T14:48:58Z">
              <w:rPr>
                <w:rFonts w:hint="default" w:ascii="Times New Roman" w:hAnsi="Times New Roman" w:eastAsia="宋体" w:cs="Times New Roman"/>
                <w:szCs w:val="32"/>
                <w:lang w:val="en-US" w:eastAsia="zh-CN"/>
              </w:rPr>
            </w:rPrChange>
          </w:rPr>
          <w:t>所示：</w:t>
        </w:r>
      </w:ins>
    </w:p>
    <w:p>
      <w:pPr>
        <w:jc w:val="right"/>
        <w:rPr>
          <w:ins w:id="6247" w:author="......" w:date="2024-05-06T21:11:32Z"/>
          <w:rFonts w:hint="default" w:ascii="Times New Roman" w:hAnsi="Times New Roman" w:eastAsia="宋体" w:cs="Times New Roman"/>
          <w:szCs w:val="32"/>
          <w:lang w:val="en-US"/>
          <w:rPrChange w:id="6248" w:author="......" w:date="2024-05-07T14:48:58Z">
            <w:rPr>
              <w:ins w:id="6249" w:author="......" w:date="2024-05-06T21:11:32Z"/>
              <w:rFonts w:hint="default" w:ascii="Times New Roman" w:hAnsi="Times New Roman" w:eastAsia="宋体" w:cs="Times New Roman"/>
              <w:szCs w:val="32"/>
              <w:lang w:val="en-US"/>
            </w:rPr>
          </w:rPrChange>
        </w:rPr>
        <w:pPrChange w:id="6246" w:author="......" w:date="2024-05-07T14:38:17Z">
          <w:pPr/>
        </w:pPrChange>
      </w:pPr>
      <w:ins w:id="6250" w:author="......" w:date="2024-05-07T14:38:14Z">
        <w:r>
          <w:rPr>
            <w:rFonts w:hint="default" w:ascii="Times New Roman" w:hAnsi="Times New Roman" w:eastAsia="宋体" w:cs="Times New Roman"/>
            <w:sz w:val="21"/>
            <w:szCs w:val="24"/>
            <w:lang w:val="en-US" w:eastAsia="zh-CN"/>
            <w:rPrChange w:id="6251" w:author="......" w:date="2024-05-07T14:48:58Z">
              <w:rPr>
                <w:rFonts w:hint="default" w:ascii="Times New Roman" w:hAnsi="Times New Roman" w:eastAsia="宋体" w:cs="Times New Roman"/>
                <w:sz w:val="21"/>
                <w:szCs w:val="24"/>
                <w:lang w:val="en-US" w:eastAsia="zh-CN"/>
              </w:rPr>
            </w:rPrChange>
          </w:rPr>
          <w:t>表3-2</w:t>
        </w:r>
      </w:ins>
      <w:ins w:id="6253" w:author="......" w:date="2024-05-07T14:39:27Z">
        <w:r>
          <w:rPr>
            <w:rFonts w:hint="default" w:ascii="Times New Roman" w:hAnsi="Times New Roman" w:eastAsia="宋体" w:cs="Times New Roman"/>
            <w:sz w:val="21"/>
            <w:szCs w:val="24"/>
            <w:lang w:val="en-US" w:eastAsia="zh-CN"/>
            <w:rPrChange w:id="6254" w:author="......" w:date="2024-05-07T14:48:58Z">
              <w:rPr>
                <w:rFonts w:hint="eastAsia" w:ascii="Times New Roman" w:hAnsi="Times New Roman" w:eastAsia="宋体" w:cs="Times New Roman"/>
                <w:sz w:val="21"/>
                <w:szCs w:val="24"/>
                <w:lang w:val="en-US" w:eastAsia="zh-CN"/>
              </w:rPr>
            </w:rPrChange>
          </w:rPr>
          <w:t>-</w:t>
        </w:r>
      </w:ins>
      <w:ins w:id="6256" w:author="......" w:date="2024-05-07T14:38:25Z">
        <w:r>
          <w:rPr>
            <w:rFonts w:hint="default" w:ascii="Times New Roman" w:hAnsi="Times New Roman" w:eastAsia="宋体" w:cs="Times New Roman"/>
            <w:sz w:val="21"/>
            <w:szCs w:val="24"/>
            <w:lang w:val="en-US" w:eastAsia="zh-CN"/>
            <w:rPrChange w:id="6257" w:author="......" w:date="2024-05-07T14:48:58Z">
              <w:rPr>
                <w:rFonts w:hint="eastAsia" w:ascii="Times New Roman" w:hAnsi="Times New Roman" w:eastAsia="宋体" w:cs="Times New Roman"/>
                <w:sz w:val="21"/>
                <w:szCs w:val="24"/>
                <w:lang w:val="en-US" w:eastAsia="zh-CN"/>
              </w:rPr>
            </w:rPrChange>
          </w:rPr>
          <w:t>5</w:t>
        </w:r>
      </w:ins>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2"/>
        <w:gridCol w:w="6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6259" w:author="......" w:date="2024-05-07T14:39:19Z"/>
        </w:trPr>
        <w:tc>
          <w:tcPr>
            <w:tcW w:w="1692" w:type="dxa"/>
          </w:tcPr>
          <w:p>
            <w:pPr>
              <w:numPr>
                <w:ilvl w:val="0"/>
                <w:numId w:val="0"/>
              </w:numPr>
              <w:rPr>
                <w:ins w:id="6260" w:author="......" w:date="2024-05-07T14:39:19Z"/>
                <w:rFonts w:hint="default" w:ascii="Times New Roman" w:hAnsi="Times New Roman" w:eastAsia="宋体" w:cs="Times New Roman"/>
                <w:sz w:val="24"/>
                <w:szCs w:val="32"/>
                <w:vertAlign w:val="baseline"/>
                <w:lang w:val="en-US" w:eastAsia="zh-CN"/>
                <w:rPrChange w:id="6261" w:author="......" w:date="2024-05-07T14:48:58Z">
                  <w:rPr>
                    <w:ins w:id="6262" w:author="......" w:date="2024-05-07T14:39:19Z"/>
                    <w:rFonts w:hint="default" w:ascii="Times New Roman" w:hAnsi="Times New Roman" w:eastAsia="宋体" w:cs="Times New Roman"/>
                    <w:sz w:val="24"/>
                    <w:szCs w:val="32"/>
                    <w:vertAlign w:val="baseline"/>
                    <w:lang w:val="en-US" w:eastAsia="zh-CN"/>
                  </w:rPr>
                </w:rPrChange>
              </w:rPr>
            </w:pPr>
            <w:ins w:id="6263" w:author="......" w:date="2024-05-07T14:39:19Z">
              <w:r>
                <w:rPr>
                  <w:rFonts w:hint="default" w:ascii="Times New Roman" w:hAnsi="Times New Roman" w:eastAsia="宋体" w:cs="Times New Roman"/>
                  <w:sz w:val="24"/>
                  <w:szCs w:val="32"/>
                  <w:lang w:val="en-US" w:eastAsia="zh-CN"/>
                  <w:rPrChange w:id="6264" w:author="......" w:date="2024-05-07T14:48:58Z">
                    <w:rPr>
                      <w:rFonts w:hint="default" w:ascii="Times New Roman" w:hAnsi="Times New Roman" w:eastAsia="宋体" w:cs="Times New Roman"/>
                      <w:sz w:val="24"/>
                      <w:szCs w:val="32"/>
                      <w:lang w:val="en-US" w:eastAsia="zh-CN"/>
                    </w:rPr>
                  </w:rPrChange>
                </w:rPr>
                <w:t>用例</w:t>
              </w:r>
            </w:ins>
          </w:p>
        </w:tc>
        <w:tc>
          <w:tcPr>
            <w:tcW w:w="6830" w:type="dxa"/>
          </w:tcPr>
          <w:p>
            <w:pPr>
              <w:numPr>
                <w:ilvl w:val="0"/>
                <w:numId w:val="0"/>
              </w:numPr>
              <w:rPr>
                <w:ins w:id="6266" w:author="......" w:date="2024-05-07T14:39:19Z"/>
                <w:rFonts w:hint="default" w:ascii="Times New Roman" w:hAnsi="Times New Roman" w:eastAsia="宋体" w:cs="Times New Roman"/>
                <w:sz w:val="24"/>
                <w:szCs w:val="32"/>
                <w:vertAlign w:val="baseline"/>
                <w:lang w:val="en-US" w:eastAsia="zh-CN"/>
                <w:rPrChange w:id="6267" w:author="......" w:date="2024-05-07T14:48:58Z">
                  <w:rPr>
                    <w:ins w:id="6268" w:author="......" w:date="2024-05-07T14:39:19Z"/>
                    <w:rFonts w:hint="default" w:ascii="Times New Roman" w:hAnsi="Times New Roman" w:eastAsia="宋体" w:cs="Times New Roman"/>
                    <w:sz w:val="24"/>
                    <w:szCs w:val="32"/>
                    <w:vertAlign w:val="baseline"/>
                    <w:lang w:val="en-US" w:eastAsia="zh-CN"/>
                  </w:rPr>
                </w:rPrChange>
              </w:rPr>
            </w:pPr>
            <w:ins w:id="6269" w:author="......" w:date="2024-05-07T14:39:19Z">
              <w:r>
                <w:rPr>
                  <w:rFonts w:hint="default" w:ascii="Times New Roman" w:hAnsi="Times New Roman" w:eastAsia="宋体" w:cs="Times New Roman"/>
                  <w:sz w:val="24"/>
                  <w:szCs w:val="32"/>
                  <w:vertAlign w:val="baseline"/>
                  <w:lang w:val="en-US" w:eastAsia="zh-CN"/>
                  <w:rPrChange w:id="6270" w:author="......" w:date="2024-05-07T14:48:58Z">
                    <w:rPr>
                      <w:rFonts w:hint="eastAsia"/>
                      <w:sz w:val="24"/>
                      <w:szCs w:val="32"/>
                      <w:vertAlign w:val="baseline"/>
                      <w:lang w:val="en-US" w:eastAsia="zh-CN"/>
                    </w:rPr>
                  </w:rPrChange>
                </w:rPr>
                <w:t>添加项目团队成员</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6272" w:author="......" w:date="2024-05-07T14:39:19Z"/>
        </w:trPr>
        <w:tc>
          <w:tcPr>
            <w:tcW w:w="1692" w:type="dxa"/>
            <w:vAlign w:val="top"/>
          </w:tcPr>
          <w:p>
            <w:pPr>
              <w:numPr>
                <w:ilvl w:val="0"/>
                <w:numId w:val="0"/>
              </w:numPr>
              <w:ind w:left="0" w:leftChars="0" w:firstLine="0" w:firstLineChars="0"/>
              <w:rPr>
                <w:ins w:id="6273" w:author="......" w:date="2024-05-07T14:39:19Z"/>
                <w:rFonts w:hint="default" w:ascii="Times New Roman" w:hAnsi="Times New Roman" w:eastAsia="宋体" w:cs="Times New Roman"/>
                <w:kern w:val="2"/>
                <w:sz w:val="24"/>
                <w:szCs w:val="32"/>
                <w:vertAlign w:val="baseline"/>
                <w:lang w:val="en-US" w:eastAsia="zh-CN" w:bidi="ar-SA"/>
                <w:rPrChange w:id="6274" w:author="......" w:date="2024-05-07T14:48:58Z">
                  <w:rPr>
                    <w:ins w:id="6275" w:author="......" w:date="2024-05-07T14:39:19Z"/>
                    <w:rFonts w:hint="default" w:ascii="Times New Roman" w:hAnsi="Times New Roman" w:eastAsia="宋体" w:cs="Times New Roman"/>
                    <w:kern w:val="2"/>
                    <w:sz w:val="24"/>
                    <w:szCs w:val="32"/>
                    <w:vertAlign w:val="baseline"/>
                    <w:lang w:val="en-US" w:eastAsia="zh-CN" w:bidi="ar-SA"/>
                  </w:rPr>
                </w:rPrChange>
              </w:rPr>
            </w:pPr>
            <w:ins w:id="6276" w:author="......" w:date="2024-05-07T14:39:19Z">
              <w:r>
                <w:rPr>
                  <w:rFonts w:hint="default" w:ascii="Times New Roman" w:hAnsi="Times New Roman" w:eastAsia="宋体" w:cs="Times New Roman"/>
                  <w:sz w:val="24"/>
                  <w:szCs w:val="32"/>
                  <w:vertAlign w:val="baseline"/>
                  <w:lang w:val="en-US" w:eastAsia="zh-CN"/>
                  <w:rPrChange w:id="6277" w:author="......" w:date="2024-05-07T14:48:58Z">
                    <w:rPr>
                      <w:rFonts w:hint="default" w:ascii="Times New Roman" w:hAnsi="Times New Roman" w:eastAsia="宋体" w:cs="Times New Roman"/>
                      <w:sz w:val="24"/>
                      <w:szCs w:val="32"/>
                      <w:vertAlign w:val="baseline"/>
                      <w:lang w:val="en-US" w:eastAsia="zh-CN"/>
                    </w:rPr>
                  </w:rPrChange>
                </w:rPr>
                <w:t>用例编号</w:t>
              </w:r>
            </w:ins>
          </w:p>
        </w:tc>
        <w:tc>
          <w:tcPr>
            <w:tcW w:w="6830" w:type="dxa"/>
            <w:vAlign w:val="top"/>
          </w:tcPr>
          <w:p>
            <w:pPr>
              <w:numPr>
                <w:ilvl w:val="0"/>
                <w:numId w:val="0"/>
              </w:numPr>
              <w:ind w:left="0" w:leftChars="0" w:firstLine="0" w:firstLineChars="0"/>
              <w:rPr>
                <w:ins w:id="6279" w:author="......" w:date="2024-05-07T14:39:19Z"/>
                <w:rFonts w:hint="default" w:ascii="Times New Roman" w:hAnsi="Times New Roman" w:eastAsia="宋体" w:cs="Times New Roman"/>
                <w:kern w:val="2"/>
                <w:sz w:val="24"/>
                <w:szCs w:val="32"/>
                <w:vertAlign w:val="baseline"/>
                <w:lang w:val="en-US" w:eastAsia="zh-CN" w:bidi="ar-SA"/>
                <w:rPrChange w:id="6280" w:author="......" w:date="2024-05-07T14:48:58Z">
                  <w:rPr>
                    <w:ins w:id="6281" w:author="......" w:date="2024-05-07T14:39:19Z"/>
                    <w:rFonts w:hint="default" w:ascii="Times New Roman" w:hAnsi="Times New Roman" w:eastAsia="宋体" w:cs="Times New Roman"/>
                    <w:kern w:val="2"/>
                    <w:sz w:val="24"/>
                    <w:szCs w:val="32"/>
                    <w:vertAlign w:val="baseline"/>
                    <w:lang w:val="en-US" w:eastAsia="zh-CN" w:bidi="ar-SA"/>
                  </w:rPr>
                </w:rPrChange>
              </w:rPr>
            </w:pPr>
            <w:ins w:id="6282" w:author="......" w:date="2024-05-07T14:39:19Z">
              <w:r>
                <w:rPr>
                  <w:rFonts w:hint="default" w:ascii="Times New Roman" w:hAnsi="Times New Roman" w:eastAsia="宋体" w:cs="Times New Roman"/>
                  <w:sz w:val="24"/>
                  <w:szCs w:val="32"/>
                  <w:lang w:val="en-US" w:eastAsia="zh-CN"/>
                  <w:rPrChange w:id="6283" w:author="......" w:date="2024-05-07T14:48:58Z">
                    <w:rPr>
                      <w:rFonts w:hint="default" w:ascii="Times New Roman" w:hAnsi="Times New Roman" w:eastAsia="宋体" w:cs="Times New Roman"/>
                      <w:sz w:val="24"/>
                      <w:szCs w:val="32"/>
                      <w:lang w:val="en-US" w:eastAsia="zh-CN"/>
                    </w:rPr>
                  </w:rPrChange>
                </w:rPr>
                <w:t>SF0200</w:t>
              </w:r>
            </w:ins>
            <w:ins w:id="6285" w:author="......" w:date="2024-05-07T14:39:19Z">
              <w:r>
                <w:rPr>
                  <w:rFonts w:hint="default" w:ascii="Times New Roman" w:hAnsi="Times New Roman" w:eastAsia="宋体" w:cs="Times New Roman"/>
                  <w:sz w:val="24"/>
                  <w:szCs w:val="32"/>
                  <w:lang w:val="en-US" w:eastAsia="zh-CN"/>
                  <w:rPrChange w:id="6286" w:author="......" w:date="2024-05-07T14:48:58Z">
                    <w:rPr>
                      <w:rFonts w:hint="eastAsia" w:ascii="Times New Roman" w:hAnsi="Times New Roman" w:eastAsia="宋体" w:cs="Times New Roman"/>
                      <w:sz w:val="24"/>
                      <w:szCs w:val="32"/>
                      <w:lang w:val="en-US" w:eastAsia="zh-CN"/>
                    </w:rPr>
                  </w:rPrChange>
                </w:rPr>
                <w:t>5</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6288" w:author="......" w:date="2024-05-07T14:39:19Z"/>
        </w:trPr>
        <w:tc>
          <w:tcPr>
            <w:tcW w:w="1692" w:type="dxa"/>
          </w:tcPr>
          <w:p>
            <w:pPr>
              <w:numPr>
                <w:ilvl w:val="0"/>
                <w:numId w:val="0"/>
              </w:numPr>
              <w:rPr>
                <w:ins w:id="6289" w:author="......" w:date="2024-05-07T14:39:19Z"/>
                <w:rFonts w:hint="default" w:ascii="Times New Roman" w:hAnsi="Times New Roman" w:eastAsia="宋体" w:cs="Times New Roman"/>
                <w:sz w:val="24"/>
                <w:szCs w:val="32"/>
                <w:vertAlign w:val="baseline"/>
                <w:lang w:val="en-US" w:eastAsia="zh-CN"/>
                <w:rPrChange w:id="6290" w:author="......" w:date="2024-05-07T14:48:58Z">
                  <w:rPr>
                    <w:ins w:id="6291" w:author="......" w:date="2024-05-07T14:39:19Z"/>
                    <w:rFonts w:hint="default" w:ascii="Times New Roman" w:hAnsi="Times New Roman" w:eastAsia="宋体" w:cs="Times New Roman"/>
                    <w:sz w:val="24"/>
                    <w:szCs w:val="32"/>
                    <w:vertAlign w:val="baseline"/>
                    <w:lang w:val="en-US" w:eastAsia="zh-CN"/>
                  </w:rPr>
                </w:rPrChange>
              </w:rPr>
            </w:pPr>
            <w:ins w:id="6292" w:author="......" w:date="2024-05-07T14:39:19Z">
              <w:r>
                <w:rPr>
                  <w:rFonts w:hint="default" w:ascii="Times New Roman" w:hAnsi="Times New Roman" w:eastAsia="宋体" w:cs="Times New Roman"/>
                  <w:sz w:val="24"/>
                  <w:szCs w:val="32"/>
                  <w:vertAlign w:val="baseline"/>
                  <w:lang w:val="en-US" w:eastAsia="zh-CN"/>
                  <w:rPrChange w:id="6293" w:author="......" w:date="2024-05-07T14:48:58Z">
                    <w:rPr>
                      <w:rFonts w:hint="default" w:ascii="Times New Roman" w:hAnsi="Times New Roman" w:eastAsia="宋体" w:cs="Times New Roman"/>
                      <w:sz w:val="24"/>
                      <w:szCs w:val="32"/>
                      <w:vertAlign w:val="baseline"/>
                      <w:lang w:val="en-US" w:eastAsia="zh-CN"/>
                    </w:rPr>
                  </w:rPrChange>
                </w:rPr>
                <w:t>主执行者</w:t>
              </w:r>
            </w:ins>
          </w:p>
        </w:tc>
        <w:tc>
          <w:tcPr>
            <w:tcW w:w="6830" w:type="dxa"/>
          </w:tcPr>
          <w:p>
            <w:pPr>
              <w:numPr>
                <w:ilvl w:val="0"/>
                <w:numId w:val="0"/>
              </w:numPr>
              <w:rPr>
                <w:ins w:id="6295" w:author="......" w:date="2024-05-07T14:39:19Z"/>
                <w:rFonts w:hint="default" w:ascii="Times New Roman" w:hAnsi="Times New Roman" w:eastAsia="宋体" w:cs="Times New Roman"/>
                <w:sz w:val="24"/>
                <w:szCs w:val="32"/>
                <w:vertAlign w:val="baseline"/>
                <w:lang w:val="en-US" w:eastAsia="zh-CN"/>
                <w:rPrChange w:id="6296" w:author="......" w:date="2024-05-07T14:48:58Z">
                  <w:rPr>
                    <w:ins w:id="6297" w:author="......" w:date="2024-05-07T14:39:19Z"/>
                    <w:rFonts w:hint="default" w:ascii="Times New Roman" w:hAnsi="Times New Roman" w:eastAsia="宋体" w:cs="Times New Roman"/>
                    <w:sz w:val="24"/>
                    <w:szCs w:val="32"/>
                    <w:vertAlign w:val="baseline"/>
                    <w:lang w:val="en-US" w:eastAsia="zh-CN"/>
                  </w:rPr>
                </w:rPrChange>
              </w:rPr>
            </w:pPr>
            <w:ins w:id="6298" w:author="......" w:date="2024-05-07T14:39:19Z">
              <w:r>
                <w:rPr>
                  <w:rFonts w:hint="default" w:ascii="Times New Roman" w:hAnsi="Times New Roman" w:eastAsia="宋体" w:cs="Times New Roman"/>
                  <w:sz w:val="24"/>
                  <w:szCs w:val="32"/>
                  <w:vertAlign w:val="baseline"/>
                  <w:lang w:val="en-US" w:eastAsia="zh-CN"/>
                  <w:rPrChange w:id="6299" w:author="......" w:date="2024-05-07T14:48:58Z">
                    <w:rPr>
                      <w:rFonts w:hint="default" w:ascii="Times New Roman" w:hAnsi="Times New Roman" w:eastAsia="宋体" w:cs="Times New Roman"/>
                      <w:sz w:val="24"/>
                      <w:szCs w:val="32"/>
                      <w:vertAlign w:val="baseline"/>
                      <w:lang w:val="en-US" w:eastAsia="zh-CN"/>
                    </w:rPr>
                  </w:rPrChange>
                </w:rPr>
                <w:t>项目经理</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6301" w:author="......" w:date="2024-05-07T14:39:19Z"/>
        </w:trPr>
        <w:tc>
          <w:tcPr>
            <w:tcW w:w="1692" w:type="dxa"/>
          </w:tcPr>
          <w:p>
            <w:pPr>
              <w:numPr>
                <w:ilvl w:val="0"/>
                <w:numId w:val="0"/>
              </w:numPr>
              <w:rPr>
                <w:ins w:id="6302" w:author="......" w:date="2024-05-07T14:39:19Z"/>
                <w:rFonts w:hint="default" w:ascii="Times New Roman" w:hAnsi="Times New Roman" w:eastAsia="宋体" w:cs="Times New Roman"/>
                <w:sz w:val="24"/>
                <w:szCs w:val="32"/>
                <w:vertAlign w:val="baseline"/>
                <w:lang w:val="en-US" w:eastAsia="zh-CN"/>
                <w:rPrChange w:id="6303" w:author="......" w:date="2024-05-07T14:48:58Z">
                  <w:rPr>
                    <w:ins w:id="6304" w:author="......" w:date="2024-05-07T14:39:19Z"/>
                    <w:rFonts w:hint="default" w:ascii="Times New Roman" w:hAnsi="Times New Roman" w:eastAsia="宋体" w:cs="Times New Roman"/>
                    <w:sz w:val="24"/>
                    <w:szCs w:val="32"/>
                    <w:vertAlign w:val="baseline"/>
                    <w:lang w:val="en-US" w:eastAsia="zh-CN"/>
                  </w:rPr>
                </w:rPrChange>
              </w:rPr>
            </w:pPr>
            <w:ins w:id="6305" w:author="......" w:date="2024-05-07T14:39:19Z">
              <w:r>
                <w:rPr>
                  <w:rFonts w:hint="default" w:ascii="Times New Roman" w:hAnsi="Times New Roman" w:eastAsia="宋体" w:cs="Times New Roman"/>
                  <w:sz w:val="24"/>
                  <w:szCs w:val="32"/>
                  <w:vertAlign w:val="baseline"/>
                  <w:lang w:val="en-US" w:eastAsia="zh-CN"/>
                  <w:rPrChange w:id="6306" w:author="......" w:date="2024-05-07T14:48:58Z">
                    <w:rPr>
                      <w:rFonts w:hint="default" w:ascii="Times New Roman" w:hAnsi="Times New Roman" w:eastAsia="宋体" w:cs="Times New Roman"/>
                      <w:sz w:val="24"/>
                      <w:szCs w:val="32"/>
                      <w:vertAlign w:val="baseline"/>
                      <w:lang w:val="en-US" w:eastAsia="zh-CN"/>
                    </w:rPr>
                  </w:rPrChange>
                </w:rPr>
                <w:t>目标</w:t>
              </w:r>
            </w:ins>
          </w:p>
        </w:tc>
        <w:tc>
          <w:tcPr>
            <w:tcW w:w="6830" w:type="dxa"/>
          </w:tcPr>
          <w:p>
            <w:pPr>
              <w:numPr>
                <w:ilvl w:val="0"/>
                <w:numId w:val="0"/>
              </w:numPr>
              <w:rPr>
                <w:ins w:id="6308" w:author="......" w:date="2024-05-07T14:39:19Z"/>
                <w:rFonts w:hint="default" w:ascii="Times New Roman" w:hAnsi="Times New Roman" w:eastAsia="宋体" w:cs="Times New Roman"/>
                <w:sz w:val="24"/>
                <w:szCs w:val="32"/>
                <w:vertAlign w:val="baseline"/>
                <w:lang w:val="en-US" w:eastAsia="zh-CN"/>
                <w:rPrChange w:id="6309" w:author="......" w:date="2024-05-07T14:48:58Z">
                  <w:rPr>
                    <w:ins w:id="6310" w:author="......" w:date="2024-05-07T14:39:19Z"/>
                    <w:rFonts w:hint="default" w:ascii="Times New Roman" w:hAnsi="Times New Roman" w:eastAsia="宋体" w:cs="Times New Roman"/>
                    <w:sz w:val="24"/>
                    <w:szCs w:val="32"/>
                    <w:vertAlign w:val="baseline"/>
                    <w:lang w:val="en-US" w:eastAsia="zh-CN"/>
                  </w:rPr>
                </w:rPrChange>
              </w:rPr>
            </w:pPr>
            <w:ins w:id="6311" w:author="......" w:date="2024-05-07T14:39:19Z">
              <w:r>
                <w:rPr>
                  <w:rFonts w:hint="default" w:ascii="Times New Roman" w:hAnsi="Times New Roman" w:eastAsia="宋体" w:cs="Times New Roman"/>
                  <w:sz w:val="24"/>
                  <w:szCs w:val="32"/>
                  <w:vertAlign w:val="baseline"/>
                  <w:lang w:val="en-US" w:eastAsia="zh-CN"/>
                  <w:rPrChange w:id="6312" w:author="......" w:date="2024-05-07T14:48:58Z">
                    <w:rPr>
                      <w:rFonts w:hint="eastAsia"/>
                      <w:sz w:val="24"/>
                      <w:szCs w:val="32"/>
                      <w:vertAlign w:val="baseline"/>
                      <w:lang w:val="en-US" w:eastAsia="zh-CN"/>
                    </w:rPr>
                  </w:rPrChange>
                </w:rPr>
                <w:t>将已创建的人员添加为项目团队成员</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6314" w:author="......" w:date="2024-05-07T14:39:19Z"/>
        </w:trPr>
        <w:tc>
          <w:tcPr>
            <w:tcW w:w="1692" w:type="dxa"/>
          </w:tcPr>
          <w:p>
            <w:pPr>
              <w:numPr>
                <w:ilvl w:val="0"/>
                <w:numId w:val="0"/>
              </w:numPr>
              <w:rPr>
                <w:ins w:id="6315" w:author="......" w:date="2024-05-07T14:39:19Z"/>
                <w:rFonts w:hint="default" w:ascii="Times New Roman" w:hAnsi="Times New Roman" w:eastAsia="宋体" w:cs="Times New Roman"/>
                <w:sz w:val="24"/>
                <w:szCs w:val="32"/>
                <w:vertAlign w:val="baseline"/>
                <w:lang w:val="en-US" w:eastAsia="zh-CN"/>
                <w:rPrChange w:id="6316" w:author="......" w:date="2024-05-07T14:48:58Z">
                  <w:rPr>
                    <w:ins w:id="6317" w:author="......" w:date="2024-05-07T14:39:19Z"/>
                    <w:rFonts w:hint="default" w:ascii="Times New Roman" w:hAnsi="Times New Roman" w:eastAsia="宋体" w:cs="Times New Roman"/>
                    <w:sz w:val="24"/>
                    <w:szCs w:val="32"/>
                    <w:vertAlign w:val="baseline"/>
                    <w:lang w:val="en-US" w:eastAsia="zh-CN"/>
                  </w:rPr>
                </w:rPrChange>
              </w:rPr>
            </w:pPr>
            <w:ins w:id="6318" w:author="......" w:date="2024-05-07T14:39:19Z">
              <w:r>
                <w:rPr>
                  <w:rFonts w:hint="default" w:ascii="Times New Roman" w:hAnsi="Times New Roman" w:eastAsia="宋体" w:cs="Times New Roman"/>
                  <w:sz w:val="24"/>
                  <w:szCs w:val="32"/>
                  <w:vertAlign w:val="baseline"/>
                  <w:lang w:val="en-US" w:eastAsia="zh-CN"/>
                  <w:rPrChange w:id="6319" w:author="......" w:date="2024-05-07T14:48:58Z">
                    <w:rPr>
                      <w:rFonts w:hint="default" w:ascii="Times New Roman" w:hAnsi="Times New Roman" w:eastAsia="宋体" w:cs="Times New Roman"/>
                      <w:sz w:val="24"/>
                      <w:szCs w:val="32"/>
                      <w:vertAlign w:val="baseline"/>
                      <w:lang w:val="en-US" w:eastAsia="zh-CN"/>
                    </w:rPr>
                  </w:rPrChange>
                </w:rPr>
                <w:t>前提条件</w:t>
              </w:r>
            </w:ins>
          </w:p>
        </w:tc>
        <w:tc>
          <w:tcPr>
            <w:tcW w:w="6830" w:type="dxa"/>
          </w:tcPr>
          <w:p>
            <w:pPr>
              <w:numPr>
                <w:ilvl w:val="0"/>
                <w:numId w:val="0"/>
              </w:numPr>
              <w:rPr>
                <w:ins w:id="6321" w:author="......" w:date="2024-05-07T14:39:19Z"/>
                <w:rFonts w:hint="default" w:ascii="Times New Roman" w:hAnsi="Times New Roman" w:eastAsia="宋体" w:cs="Times New Roman"/>
                <w:sz w:val="24"/>
                <w:szCs w:val="32"/>
                <w:vertAlign w:val="baseline"/>
                <w:lang w:val="en-US" w:eastAsia="zh-CN"/>
                <w:rPrChange w:id="6322" w:author="......" w:date="2024-05-07T14:48:58Z">
                  <w:rPr>
                    <w:ins w:id="6323" w:author="......" w:date="2024-05-07T14:39:19Z"/>
                    <w:rFonts w:hint="default" w:ascii="Times New Roman" w:hAnsi="Times New Roman" w:eastAsia="宋体" w:cs="Times New Roman"/>
                    <w:sz w:val="24"/>
                    <w:szCs w:val="32"/>
                    <w:vertAlign w:val="baseline"/>
                    <w:lang w:val="en-US" w:eastAsia="zh-CN"/>
                  </w:rPr>
                </w:rPrChange>
              </w:rPr>
            </w:pPr>
            <w:ins w:id="6324" w:author="......" w:date="2024-05-07T14:39:19Z">
              <w:r>
                <w:rPr>
                  <w:rFonts w:hint="default" w:ascii="Times New Roman" w:hAnsi="Times New Roman" w:eastAsia="宋体" w:cs="Times New Roman"/>
                  <w:sz w:val="24"/>
                  <w:szCs w:val="32"/>
                  <w:vertAlign w:val="baseline"/>
                  <w:lang w:val="en-US" w:eastAsia="zh-CN"/>
                  <w:rPrChange w:id="6325" w:author="......" w:date="2024-05-07T14:48:58Z">
                    <w:rPr>
                      <w:rFonts w:hint="eastAsia"/>
                      <w:sz w:val="24"/>
                      <w:szCs w:val="32"/>
                      <w:vertAlign w:val="baseline"/>
                      <w:lang w:val="en-US" w:eastAsia="zh-CN"/>
                    </w:rPr>
                  </w:rPrChange>
                </w:rPr>
                <w:t>目标人员已被添加至人员列表，目标项目存在于项目列表中</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ins w:id="6327" w:author="......" w:date="2024-05-07T14:39:19Z"/>
        </w:trPr>
        <w:tc>
          <w:tcPr>
            <w:tcW w:w="1692" w:type="dxa"/>
          </w:tcPr>
          <w:p>
            <w:pPr>
              <w:numPr>
                <w:ilvl w:val="0"/>
                <w:numId w:val="0"/>
              </w:numPr>
              <w:rPr>
                <w:ins w:id="6328" w:author="......" w:date="2024-05-07T14:39:19Z"/>
                <w:rFonts w:hint="default" w:ascii="Times New Roman" w:hAnsi="Times New Roman" w:eastAsia="宋体" w:cs="Times New Roman"/>
                <w:sz w:val="24"/>
                <w:szCs w:val="32"/>
                <w:vertAlign w:val="baseline"/>
                <w:lang w:val="en-US" w:eastAsia="zh-CN"/>
                <w:rPrChange w:id="6329" w:author="......" w:date="2024-05-07T14:48:58Z">
                  <w:rPr>
                    <w:ins w:id="6330" w:author="......" w:date="2024-05-07T14:39:19Z"/>
                    <w:rFonts w:hint="default" w:ascii="Times New Roman" w:hAnsi="Times New Roman" w:eastAsia="宋体" w:cs="Times New Roman"/>
                    <w:sz w:val="24"/>
                    <w:szCs w:val="32"/>
                    <w:vertAlign w:val="baseline"/>
                    <w:lang w:val="en-US" w:eastAsia="zh-CN"/>
                  </w:rPr>
                </w:rPrChange>
              </w:rPr>
            </w:pPr>
            <w:ins w:id="6331" w:author="......" w:date="2024-05-07T14:39:19Z">
              <w:r>
                <w:rPr>
                  <w:rFonts w:hint="default" w:ascii="Times New Roman" w:hAnsi="Times New Roman" w:eastAsia="宋体" w:cs="Times New Roman"/>
                  <w:sz w:val="24"/>
                  <w:szCs w:val="32"/>
                  <w:vertAlign w:val="baseline"/>
                  <w:lang w:val="en-US" w:eastAsia="zh-CN"/>
                  <w:rPrChange w:id="6332" w:author="......" w:date="2024-05-07T14:48:58Z">
                    <w:rPr>
                      <w:rFonts w:hint="default" w:ascii="Times New Roman" w:hAnsi="Times New Roman" w:eastAsia="宋体" w:cs="Times New Roman"/>
                      <w:sz w:val="24"/>
                      <w:szCs w:val="32"/>
                      <w:vertAlign w:val="baseline"/>
                      <w:lang w:val="en-US" w:eastAsia="zh-CN"/>
                    </w:rPr>
                  </w:rPrChange>
                </w:rPr>
                <w:t>触发事件</w:t>
              </w:r>
            </w:ins>
          </w:p>
        </w:tc>
        <w:tc>
          <w:tcPr>
            <w:tcW w:w="6830" w:type="dxa"/>
          </w:tcPr>
          <w:p>
            <w:pPr>
              <w:numPr>
                <w:ilvl w:val="0"/>
                <w:numId w:val="0"/>
              </w:numPr>
              <w:rPr>
                <w:ins w:id="6334" w:author="......" w:date="2024-05-07T14:39:19Z"/>
                <w:rFonts w:hint="default" w:ascii="Times New Roman" w:hAnsi="Times New Roman" w:eastAsia="宋体" w:cs="Times New Roman"/>
                <w:sz w:val="24"/>
                <w:szCs w:val="32"/>
                <w:vertAlign w:val="baseline"/>
                <w:lang w:val="en-US" w:eastAsia="zh-CN"/>
                <w:rPrChange w:id="6335" w:author="......" w:date="2024-05-07T14:48:58Z">
                  <w:rPr>
                    <w:ins w:id="6336" w:author="......" w:date="2024-05-07T14:39:19Z"/>
                    <w:rFonts w:hint="default" w:ascii="Times New Roman" w:hAnsi="Times New Roman" w:eastAsia="宋体" w:cs="Times New Roman"/>
                    <w:sz w:val="24"/>
                    <w:szCs w:val="32"/>
                    <w:vertAlign w:val="baseline"/>
                    <w:lang w:val="en-US" w:eastAsia="zh-CN"/>
                  </w:rPr>
                </w:rPrChange>
              </w:rPr>
            </w:pPr>
            <w:ins w:id="6337" w:author="......" w:date="2024-05-07T14:39:19Z">
              <w:r>
                <w:rPr>
                  <w:rFonts w:hint="default" w:ascii="Times New Roman" w:hAnsi="Times New Roman" w:eastAsia="宋体" w:cs="Times New Roman"/>
                  <w:sz w:val="24"/>
                  <w:szCs w:val="32"/>
                  <w:vertAlign w:val="baseline"/>
                  <w:lang w:val="en-US" w:eastAsia="zh-CN"/>
                  <w:rPrChange w:id="6338" w:author="......" w:date="2024-05-07T14:48:58Z">
                    <w:rPr>
                      <w:rFonts w:hint="eastAsia"/>
                      <w:sz w:val="24"/>
                      <w:szCs w:val="32"/>
                      <w:vertAlign w:val="baseline"/>
                      <w:lang w:val="en-US" w:eastAsia="zh-CN"/>
                    </w:rPr>
                  </w:rPrChange>
                </w:rPr>
                <w:t>用户在目标项目中点击“添加已有人员”</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6340" w:author="......" w:date="2024-05-07T14:39:19Z"/>
        </w:trPr>
        <w:tc>
          <w:tcPr>
            <w:tcW w:w="1692" w:type="dxa"/>
          </w:tcPr>
          <w:p>
            <w:pPr>
              <w:numPr>
                <w:ilvl w:val="0"/>
                <w:numId w:val="0"/>
              </w:numPr>
              <w:rPr>
                <w:ins w:id="6341" w:author="......" w:date="2024-05-07T14:39:19Z"/>
                <w:rFonts w:hint="default" w:ascii="Times New Roman" w:hAnsi="Times New Roman" w:eastAsia="宋体" w:cs="Times New Roman"/>
                <w:sz w:val="24"/>
                <w:szCs w:val="32"/>
                <w:vertAlign w:val="baseline"/>
                <w:lang w:val="en-US" w:eastAsia="zh-CN"/>
                <w:rPrChange w:id="6342" w:author="......" w:date="2024-05-07T14:48:58Z">
                  <w:rPr>
                    <w:ins w:id="6343" w:author="......" w:date="2024-05-07T14:39:19Z"/>
                    <w:rFonts w:hint="default" w:ascii="Times New Roman" w:hAnsi="Times New Roman" w:eastAsia="宋体" w:cs="Times New Roman"/>
                    <w:sz w:val="24"/>
                    <w:szCs w:val="32"/>
                    <w:vertAlign w:val="baseline"/>
                    <w:lang w:val="en-US" w:eastAsia="zh-CN"/>
                  </w:rPr>
                </w:rPrChange>
              </w:rPr>
            </w:pPr>
            <w:ins w:id="6344" w:author="......" w:date="2024-05-07T14:39:19Z">
              <w:r>
                <w:rPr>
                  <w:rFonts w:hint="default" w:ascii="Times New Roman" w:hAnsi="Times New Roman" w:eastAsia="宋体" w:cs="Times New Roman"/>
                  <w:sz w:val="24"/>
                  <w:szCs w:val="32"/>
                  <w:vertAlign w:val="baseline"/>
                  <w:lang w:val="en-US" w:eastAsia="zh-CN"/>
                  <w:rPrChange w:id="6345" w:author="......" w:date="2024-05-07T14:48:58Z">
                    <w:rPr>
                      <w:rFonts w:hint="default" w:ascii="Times New Roman" w:hAnsi="Times New Roman" w:eastAsia="宋体" w:cs="Times New Roman"/>
                      <w:sz w:val="24"/>
                      <w:szCs w:val="32"/>
                      <w:vertAlign w:val="baseline"/>
                      <w:lang w:val="en-US" w:eastAsia="zh-CN"/>
                    </w:rPr>
                  </w:rPrChange>
                </w:rPr>
                <w:t>基本事件流</w:t>
              </w:r>
            </w:ins>
          </w:p>
        </w:tc>
        <w:tc>
          <w:tcPr>
            <w:tcW w:w="6830" w:type="dxa"/>
          </w:tcPr>
          <w:p>
            <w:pPr>
              <w:numPr>
                <w:ilvl w:val="0"/>
                <w:numId w:val="0"/>
              </w:numPr>
              <w:rPr>
                <w:ins w:id="6347" w:author="......" w:date="2024-05-07T14:39:19Z"/>
                <w:rFonts w:hint="default" w:ascii="Times New Roman" w:hAnsi="Times New Roman" w:eastAsia="宋体" w:cs="Times New Roman"/>
                <w:sz w:val="24"/>
                <w:szCs w:val="32"/>
                <w:vertAlign w:val="baseline"/>
                <w:lang w:val="en-US" w:eastAsia="zh-CN"/>
                <w:rPrChange w:id="6348" w:author="......" w:date="2024-05-07T14:48:58Z">
                  <w:rPr>
                    <w:ins w:id="6349" w:author="......" w:date="2024-05-07T14:39:19Z"/>
                    <w:rFonts w:hint="eastAsia"/>
                    <w:sz w:val="24"/>
                    <w:szCs w:val="32"/>
                    <w:vertAlign w:val="baseline"/>
                    <w:lang w:val="en-US" w:eastAsia="zh-CN"/>
                  </w:rPr>
                </w:rPrChange>
              </w:rPr>
            </w:pPr>
            <w:ins w:id="6350" w:author="......" w:date="2024-05-07T14:39:19Z">
              <w:r>
                <w:rPr>
                  <w:rFonts w:hint="default" w:ascii="Times New Roman" w:hAnsi="Times New Roman" w:eastAsia="宋体" w:cs="Times New Roman"/>
                  <w:sz w:val="24"/>
                  <w:szCs w:val="32"/>
                  <w:vertAlign w:val="baseline"/>
                  <w:lang w:val="en-US" w:eastAsia="zh-CN"/>
                  <w:rPrChange w:id="6351" w:author="......" w:date="2024-05-07T14:48:58Z">
                    <w:rPr>
                      <w:rFonts w:hint="eastAsia"/>
                      <w:sz w:val="24"/>
                      <w:szCs w:val="32"/>
                      <w:vertAlign w:val="baseline"/>
                      <w:lang w:val="en-US" w:eastAsia="zh-CN"/>
                    </w:rPr>
                  </w:rPrChange>
                </w:rPr>
                <w:t>1、用户在顶部栏目中选择目标项目；</w:t>
              </w:r>
            </w:ins>
          </w:p>
          <w:p>
            <w:pPr>
              <w:numPr>
                <w:ilvl w:val="0"/>
                <w:numId w:val="0"/>
              </w:numPr>
              <w:rPr>
                <w:ins w:id="6353" w:author="......" w:date="2024-05-07T14:39:19Z"/>
                <w:rFonts w:hint="default" w:ascii="Times New Roman" w:hAnsi="Times New Roman" w:eastAsia="宋体" w:cs="Times New Roman"/>
                <w:sz w:val="24"/>
                <w:szCs w:val="32"/>
                <w:vertAlign w:val="baseline"/>
                <w:lang w:val="en-US" w:eastAsia="zh-CN"/>
                <w:rPrChange w:id="6354" w:author="......" w:date="2024-05-07T14:48:58Z">
                  <w:rPr>
                    <w:ins w:id="6355" w:author="......" w:date="2024-05-07T14:39:19Z"/>
                    <w:rFonts w:hint="default"/>
                    <w:sz w:val="24"/>
                    <w:szCs w:val="32"/>
                    <w:vertAlign w:val="baseline"/>
                    <w:lang w:val="en-US" w:eastAsia="zh-CN"/>
                  </w:rPr>
                </w:rPrChange>
              </w:rPr>
            </w:pPr>
            <w:ins w:id="6356" w:author="......" w:date="2024-05-07T14:39:19Z">
              <w:r>
                <w:rPr>
                  <w:rFonts w:hint="default" w:ascii="Times New Roman" w:hAnsi="Times New Roman" w:eastAsia="宋体" w:cs="Times New Roman"/>
                  <w:sz w:val="24"/>
                  <w:szCs w:val="32"/>
                  <w:vertAlign w:val="baseline"/>
                  <w:lang w:val="en-US" w:eastAsia="zh-CN"/>
                  <w:rPrChange w:id="6357" w:author="......" w:date="2024-05-07T14:48:58Z">
                    <w:rPr>
                      <w:rFonts w:hint="eastAsia"/>
                      <w:sz w:val="24"/>
                      <w:szCs w:val="32"/>
                      <w:vertAlign w:val="baseline"/>
                      <w:lang w:val="en-US" w:eastAsia="zh-CN"/>
                    </w:rPr>
                  </w:rPrChange>
                </w:rPr>
                <w:t>2、用户点击“添加已有人员”按键；</w:t>
              </w:r>
            </w:ins>
          </w:p>
          <w:p>
            <w:pPr>
              <w:numPr>
                <w:ilvl w:val="0"/>
                <w:numId w:val="0"/>
              </w:numPr>
              <w:rPr>
                <w:ins w:id="6359" w:author="......" w:date="2024-05-07T14:39:19Z"/>
                <w:rFonts w:hint="default" w:ascii="Times New Roman" w:hAnsi="Times New Roman" w:eastAsia="宋体" w:cs="Times New Roman"/>
                <w:sz w:val="24"/>
                <w:szCs w:val="32"/>
                <w:vertAlign w:val="baseline"/>
                <w:lang w:val="en-US" w:eastAsia="zh-CN"/>
                <w:rPrChange w:id="6360" w:author="......" w:date="2024-05-07T14:48:58Z">
                  <w:rPr>
                    <w:ins w:id="6361" w:author="......" w:date="2024-05-07T14:39:19Z"/>
                    <w:rFonts w:hint="default"/>
                    <w:sz w:val="24"/>
                    <w:szCs w:val="32"/>
                    <w:vertAlign w:val="baseline"/>
                    <w:lang w:val="en-US" w:eastAsia="zh-CN"/>
                  </w:rPr>
                </w:rPrChange>
              </w:rPr>
            </w:pPr>
            <w:ins w:id="6362" w:author="......" w:date="2024-05-07T14:39:19Z">
              <w:r>
                <w:rPr>
                  <w:rFonts w:hint="default" w:ascii="Times New Roman" w:hAnsi="Times New Roman" w:eastAsia="宋体" w:cs="Times New Roman"/>
                  <w:sz w:val="24"/>
                  <w:szCs w:val="32"/>
                  <w:vertAlign w:val="baseline"/>
                  <w:lang w:val="en-US" w:eastAsia="zh-CN"/>
                  <w:rPrChange w:id="6363" w:author="......" w:date="2024-05-07T14:48:58Z">
                    <w:rPr>
                      <w:rFonts w:hint="eastAsia"/>
                      <w:sz w:val="24"/>
                      <w:szCs w:val="32"/>
                      <w:vertAlign w:val="baseline"/>
                      <w:lang w:val="en-US" w:eastAsia="zh-CN"/>
                    </w:rPr>
                  </w:rPrChange>
                </w:rPr>
                <w:t>3、系统弹出所有已添加人员列表；</w:t>
              </w:r>
            </w:ins>
          </w:p>
          <w:p>
            <w:pPr>
              <w:numPr>
                <w:ilvl w:val="0"/>
                <w:numId w:val="0"/>
              </w:numPr>
              <w:rPr>
                <w:ins w:id="6365" w:author="......" w:date="2024-05-07T14:39:19Z"/>
                <w:rFonts w:hint="default" w:ascii="Times New Roman" w:hAnsi="Times New Roman" w:eastAsia="宋体" w:cs="Times New Roman"/>
                <w:sz w:val="24"/>
                <w:szCs w:val="32"/>
                <w:vertAlign w:val="baseline"/>
                <w:lang w:val="en-US" w:eastAsia="zh-CN"/>
                <w:rPrChange w:id="6366" w:author="......" w:date="2024-05-07T14:48:58Z">
                  <w:rPr>
                    <w:ins w:id="6367" w:author="......" w:date="2024-05-07T14:39:19Z"/>
                    <w:rFonts w:hint="default"/>
                    <w:sz w:val="24"/>
                    <w:szCs w:val="32"/>
                    <w:vertAlign w:val="baseline"/>
                    <w:lang w:val="en-US" w:eastAsia="zh-CN"/>
                  </w:rPr>
                </w:rPrChange>
              </w:rPr>
            </w:pPr>
            <w:ins w:id="6368" w:author="......" w:date="2024-05-07T14:39:19Z">
              <w:r>
                <w:rPr>
                  <w:rFonts w:hint="default" w:ascii="Times New Roman" w:hAnsi="Times New Roman" w:eastAsia="宋体" w:cs="Times New Roman"/>
                  <w:sz w:val="24"/>
                  <w:szCs w:val="32"/>
                  <w:vertAlign w:val="baseline"/>
                  <w:lang w:val="en-US" w:eastAsia="zh-CN"/>
                  <w:rPrChange w:id="6369" w:author="......" w:date="2024-05-07T14:48:58Z">
                    <w:rPr>
                      <w:rFonts w:hint="eastAsia"/>
                      <w:sz w:val="24"/>
                      <w:szCs w:val="32"/>
                      <w:vertAlign w:val="baseline"/>
                      <w:lang w:val="en-US" w:eastAsia="zh-CN"/>
                    </w:rPr>
                  </w:rPrChange>
                </w:rPr>
                <w:t>4、用户在人员列表中选择目标人员，点击“保存”按键；</w:t>
              </w:r>
            </w:ins>
          </w:p>
          <w:p>
            <w:pPr>
              <w:numPr>
                <w:ilvl w:val="0"/>
                <w:numId w:val="0"/>
              </w:numPr>
              <w:rPr>
                <w:ins w:id="6371" w:author="......" w:date="2024-05-07T14:39:19Z"/>
                <w:rFonts w:hint="default" w:ascii="Times New Roman" w:hAnsi="Times New Roman" w:eastAsia="宋体" w:cs="Times New Roman"/>
                <w:sz w:val="24"/>
                <w:szCs w:val="32"/>
                <w:vertAlign w:val="baseline"/>
                <w:lang w:val="en-US" w:eastAsia="zh-CN"/>
                <w:rPrChange w:id="6372" w:author="......" w:date="2024-05-07T14:48:58Z">
                  <w:rPr>
                    <w:ins w:id="6373" w:author="......" w:date="2024-05-07T14:39:19Z"/>
                    <w:rFonts w:hint="default" w:ascii="Times New Roman" w:hAnsi="Times New Roman" w:eastAsia="宋体" w:cs="Times New Roman"/>
                    <w:sz w:val="24"/>
                    <w:szCs w:val="32"/>
                    <w:vertAlign w:val="baseline"/>
                    <w:lang w:val="en-US" w:eastAsia="zh-CN"/>
                  </w:rPr>
                </w:rPrChange>
              </w:rPr>
            </w:pPr>
            <w:ins w:id="6374" w:author="......" w:date="2024-05-07T14:39:19Z">
              <w:r>
                <w:rPr>
                  <w:rFonts w:hint="default" w:ascii="Times New Roman" w:hAnsi="Times New Roman" w:eastAsia="宋体" w:cs="Times New Roman"/>
                  <w:sz w:val="24"/>
                  <w:szCs w:val="32"/>
                  <w:vertAlign w:val="baseline"/>
                  <w:lang w:val="en-US" w:eastAsia="zh-CN"/>
                  <w:rPrChange w:id="6375" w:author="......" w:date="2024-05-07T14:48:58Z">
                    <w:rPr>
                      <w:rFonts w:hint="eastAsia"/>
                      <w:sz w:val="24"/>
                      <w:szCs w:val="32"/>
                      <w:vertAlign w:val="baseline"/>
                      <w:lang w:val="en-US" w:eastAsia="zh-CN"/>
                    </w:rPr>
                  </w:rPrChange>
                </w:rPr>
                <w:t>5、目标人员信息存入项目团队数据库，并在项目团队人员列表中显示。</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6377" w:author="......" w:date="2024-05-07T14:39:19Z"/>
        </w:trPr>
        <w:tc>
          <w:tcPr>
            <w:tcW w:w="1692" w:type="dxa"/>
          </w:tcPr>
          <w:p>
            <w:pPr>
              <w:numPr>
                <w:ilvl w:val="0"/>
                <w:numId w:val="0"/>
              </w:numPr>
              <w:rPr>
                <w:ins w:id="6378" w:author="......" w:date="2024-05-07T14:39:19Z"/>
                <w:rFonts w:hint="default" w:ascii="Times New Roman" w:hAnsi="Times New Roman" w:eastAsia="宋体" w:cs="Times New Roman"/>
                <w:sz w:val="24"/>
                <w:szCs w:val="32"/>
                <w:vertAlign w:val="baseline"/>
                <w:lang w:val="en-US" w:eastAsia="zh-CN"/>
                <w:rPrChange w:id="6379" w:author="......" w:date="2024-05-07T14:48:58Z">
                  <w:rPr>
                    <w:ins w:id="6380" w:author="......" w:date="2024-05-07T14:39:19Z"/>
                    <w:rFonts w:hint="default" w:ascii="Times New Roman" w:hAnsi="Times New Roman" w:eastAsia="宋体" w:cs="Times New Roman"/>
                    <w:sz w:val="24"/>
                    <w:szCs w:val="32"/>
                    <w:vertAlign w:val="baseline"/>
                    <w:lang w:val="en-US" w:eastAsia="zh-CN"/>
                  </w:rPr>
                </w:rPrChange>
              </w:rPr>
            </w:pPr>
            <w:ins w:id="6381" w:author="......" w:date="2024-05-07T14:39:19Z">
              <w:r>
                <w:rPr>
                  <w:rFonts w:hint="default" w:ascii="Times New Roman" w:hAnsi="Times New Roman" w:eastAsia="宋体" w:cs="Times New Roman"/>
                  <w:sz w:val="24"/>
                  <w:szCs w:val="32"/>
                  <w:vertAlign w:val="baseline"/>
                  <w:lang w:val="en-US" w:eastAsia="zh-CN"/>
                  <w:rPrChange w:id="6382" w:author="......" w:date="2024-05-07T14:48:58Z">
                    <w:rPr>
                      <w:rFonts w:hint="default" w:ascii="Times New Roman" w:hAnsi="Times New Roman" w:eastAsia="宋体" w:cs="Times New Roman"/>
                      <w:sz w:val="24"/>
                      <w:szCs w:val="32"/>
                      <w:vertAlign w:val="baseline"/>
                      <w:lang w:val="en-US" w:eastAsia="zh-CN"/>
                    </w:rPr>
                  </w:rPrChange>
                </w:rPr>
                <w:t>异常事件流</w:t>
              </w:r>
            </w:ins>
          </w:p>
        </w:tc>
        <w:tc>
          <w:tcPr>
            <w:tcW w:w="6830" w:type="dxa"/>
          </w:tcPr>
          <w:p>
            <w:pPr>
              <w:numPr>
                <w:ilvl w:val="0"/>
                <w:numId w:val="32"/>
              </w:numPr>
              <w:rPr>
                <w:ins w:id="6384" w:author="......" w:date="2024-05-07T14:39:19Z"/>
                <w:rFonts w:hint="default" w:ascii="Times New Roman" w:hAnsi="Times New Roman" w:eastAsia="宋体" w:cs="Times New Roman"/>
                <w:sz w:val="24"/>
                <w:szCs w:val="32"/>
                <w:vertAlign w:val="baseline"/>
                <w:lang w:val="en-US" w:eastAsia="zh-CN"/>
                <w:rPrChange w:id="6385" w:author="......" w:date="2024-05-07T14:48:58Z">
                  <w:rPr>
                    <w:ins w:id="6386" w:author="......" w:date="2024-05-07T14:39:19Z"/>
                    <w:rFonts w:hint="eastAsia"/>
                    <w:sz w:val="24"/>
                    <w:szCs w:val="32"/>
                    <w:vertAlign w:val="baseline"/>
                    <w:lang w:val="en-US" w:eastAsia="zh-CN"/>
                  </w:rPr>
                </w:rPrChange>
              </w:rPr>
            </w:pPr>
            <w:ins w:id="6387" w:author="......" w:date="2024-05-07T14:39:19Z">
              <w:r>
                <w:rPr>
                  <w:rFonts w:hint="default" w:ascii="Times New Roman" w:hAnsi="Times New Roman" w:eastAsia="宋体" w:cs="Times New Roman"/>
                  <w:sz w:val="24"/>
                  <w:szCs w:val="32"/>
                  <w:vertAlign w:val="baseline"/>
                  <w:lang w:val="en-US" w:eastAsia="zh-CN"/>
                  <w:rPrChange w:id="6388" w:author="......" w:date="2024-05-07T14:48:58Z">
                    <w:rPr>
                      <w:rFonts w:hint="eastAsia"/>
                      <w:sz w:val="24"/>
                      <w:szCs w:val="32"/>
                      <w:vertAlign w:val="baseline"/>
                      <w:lang w:val="en-US" w:eastAsia="zh-CN"/>
                    </w:rPr>
                  </w:rPrChange>
                </w:rPr>
                <w:t>目标人员已存在于该项目团队中；</w:t>
              </w:r>
            </w:ins>
          </w:p>
          <w:p>
            <w:pPr>
              <w:numPr>
                <w:ilvl w:val="0"/>
                <w:numId w:val="0"/>
              </w:numPr>
              <w:rPr>
                <w:ins w:id="6390" w:author="......" w:date="2024-05-07T14:39:19Z"/>
                <w:rFonts w:hint="default" w:ascii="Times New Roman" w:hAnsi="Times New Roman" w:eastAsia="宋体" w:cs="Times New Roman"/>
                <w:sz w:val="24"/>
                <w:szCs w:val="32"/>
                <w:vertAlign w:val="baseline"/>
                <w:lang w:val="en-US" w:eastAsia="zh-CN"/>
                <w:rPrChange w:id="6391" w:author="......" w:date="2024-05-07T14:48:58Z">
                  <w:rPr>
                    <w:ins w:id="6392" w:author="......" w:date="2024-05-07T14:39:19Z"/>
                    <w:rFonts w:hint="default" w:ascii="Times New Roman" w:hAnsi="Times New Roman" w:eastAsia="宋体" w:cs="Times New Roman"/>
                    <w:sz w:val="24"/>
                    <w:szCs w:val="32"/>
                    <w:vertAlign w:val="baseline"/>
                    <w:lang w:val="en-US" w:eastAsia="zh-CN"/>
                  </w:rPr>
                </w:rPrChange>
              </w:rPr>
            </w:pPr>
            <w:ins w:id="6393" w:author="......" w:date="2024-05-07T14:39:19Z">
              <w:r>
                <w:rPr>
                  <w:rFonts w:hint="default" w:ascii="Times New Roman" w:hAnsi="Times New Roman" w:eastAsia="宋体" w:cs="Times New Roman"/>
                  <w:sz w:val="24"/>
                  <w:szCs w:val="32"/>
                  <w:vertAlign w:val="baseline"/>
                  <w:lang w:val="en-US" w:eastAsia="zh-CN"/>
                  <w:rPrChange w:id="6394" w:author="......" w:date="2024-05-07T14:48:58Z">
                    <w:rPr>
                      <w:rFonts w:hint="eastAsia"/>
                      <w:sz w:val="24"/>
                      <w:szCs w:val="32"/>
                      <w:vertAlign w:val="baseline"/>
                      <w:lang w:val="en-US" w:eastAsia="zh-CN"/>
                    </w:rPr>
                  </w:rPrChange>
                </w:rPr>
                <w:t>2、用户在点击“保存”前退出操作。</w:t>
              </w:r>
            </w:ins>
          </w:p>
        </w:tc>
      </w:tr>
    </w:tbl>
    <w:p>
      <w:pPr>
        <w:numPr>
          <w:ilvl w:val="-1"/>
          <w:numId w:val="0"/>
        </w:numPr>
        <w:ind w:left="0" w:firstLine="0"/>
        <w:rPr>
          <w:ins w:id="6397" w:author="......" w:date="2024-05-06T21:11:28Z"/>
          <w:rFonts w:hint="default" w:ascii="Times New Roman" w:hAnsi="Times New Roman" w:eastAsia="宋体" w:cs="Times New Roman"/>
          <w:szCs w:val="32"/>
          <w:rPrChange w:id="6398" w:author="......" w:date="2024-05-07T14:48:58Z">
            <w:rPr>
              <w:ins w:id="6399" w:author="......" w:date="2024-05-06T21:11:28Z"/>
              <w:rFonts w:hint="default" w:ascii="Times New Roman" w:hAnsi="Times New Roman" w:eastAsia="宋体" w:cs="Times New Roman"/>
              <w:szCs w:val="32"/>
            </w:rPr>
          </w:rPrChange>
        </w:rPr>
        <w:pPrChange w:id="6396" w:author="......" w:date="2024-05-06T21:11:33Z">
          <w:pPr/>
        </w:pPrChange>
      </w:pPr>
    </w:p>
    <w:p>
      <w:pPr>
        <w:numPr>
          <w:ilvl w:val="-1"/>
          <w:numId w:val="0"/>
        </w:numPr>
        <w:ind w:left="0" w:firstLine="419"/>
        <w:rPr>
          <w:ins w:id="6400" w:author="......" w:date="2024-05-06T21:11:30Z"/>
          <w:rFonts w:hint="default" w:ascii="Times New Roman" w:hAnsi="Times New Roman" w:eastAsia="宋体" w:cs="Times New Roman"/>
          <w:szCs w:val="32"/>
          <w:lang w:val="en-US" w:eastAsia="zh-CN"/>
          <w:rPrChange w:id="6401" w:author="......" w:date="2024-05-07T14:48:58Z">
            <w:rPr>
              <w:ins w:id="6402" w:author="......" w:date="2024-05-06T21:11:30Z"/>
              <w:rFonts w:hint="default" w:ascii="Times New Roman" w:hAnsi="Times New Roman" w:eastAsia="宋体" w:cs="Times New Roman"/>
              <w:szCs w:val="32"/>
              <w:lang w:val="en-US" w:eastAsia="zh-CN"/>
            </w:rPr>
          </w:rPrChange>
        </w:rPr>
      </w:pPr>
      <w:ins w:id="6403" w:author="......" w:date="2024-05-06T21:11:30Z">
        <w:r>
          <w:rPr>
            <w:rFonts w:hint="default" w:ascii="Times New Roman" w:hAnsi="Times New Roman" w:eastAsia="宋体" w:cs="Times New Roman"/>
            <w:szCs w:val="32"/>
            <w:lang w:val="en-US" w:eastAsia="zh-CN"/>
            <w:rPrChange w:id="6404" w:author="......" w:date="2024-05-07T14:48:58Z">
              <w:rPr>
                <w:rFonts w:hint="eastAsia" w:ascii="Times New Roman" w:hAnsi="Times New Roman" w:eastAsia="宋体" w:cs="Times New Roman"/>
                <w:szCs w:val="32"/>
                <w:lang w:val="en-US" w:eastAsia="zh-CN"/>
              </w:rPr>
            </w:rPrChange>
          </w:rPr>
          <w:t>各用例活动图如图3-</w:t>
        </w:r>
      </w:ins>
      <w:ins w:id="6406" w:author="......" w:date="2024-05-07T14:37:55Z">
        <w:r>
          <w:rPr>
            <w:rFonts w:hint="default" w:ascii="Times New Roman" w:hAnsi="Times New Roman" w:eastAsia="宋体" w:cs="Times New Roman"/>
            <w:szCs w:val="32"/>
            <w:lang w:val="en-US" w:eastAsia="zh-CN"/>
            <w:rPrChange w:id="6407" w:author="......" w:date="2024-05-07T14:48:58Z">
              <w:rPr>
                <w:rFonts w:hint="eastAsia" w:ascii="Times New Roman" w:hAnsi="Times New Roman" w:eastAsia="宋体" w:cs="Times New Roman"/>
                <w:szCs w:val="32"/>
                <w:lang w:val="en-US" w:eastAsia="zh-CN"/>
              </w:rPr>
            </w:rPrChange>
          </w:rPr>
          <w:t>2</w:t>
        </w:r>
      </w:ins>
      <w:ins w:id="6409" w:author="......" w:date="2024-05-06T21:11:30Z">
        <w:r>
          <w:rPr>
            <w:rFonts w:hint="default" w:ascii="Times New Roman" w:hAnsi="Times New Roman" w:eastAsia="宋体" w:cs="Times New Roman"/>
            <w:szCs w:val="32"/>
            <w:lang w:val="en-US" w:eastAsia="zh-CN"/>
            <w:rPrChange w:id="6410" w:author="......" w:date="2024-05-07T14:48:58Z">
              <w:rPr>
                <w:rFonts w:hint="eastAsia" w:ascii="Times New Roman" w:hAnsi="Times New Roman" w:eastAsia="宋体" w:cs="Times New Roman"/>
                <w:szCs w:val="32"/>
                <w:lang w:val="en-US" w:eastAsia="zh-CN"/>
              </w:rPr>
            </w:rPrChange>
          </w:rPr>
          <w:t>-</w:t>
        </w:r>
      </w:ins>
      <w:ins w:id="6412" w:author="......" w:date="2024-05-06T21:56:52Z">
        <w:r>
          <w:rPr>
            <w:rFonts w:hint="default" w:ascii="Times New Roman" w:hAnsi="Times New Roman" w:eastAsia="宋体" w:cs="Times New Roman"/>
            <w:szCs w:val="32"/>
            <w:lang w:val="en-US" w:eastAsia="zh-CN"/>
            <w:rPrChange w:id="6413" w:author="......" w:date="2024-05-07T14:48:58Z">
              <w:rPr>
                <w:rFonts w:hint="eastAsia" w:ascii="Times New Roman" w:hAnsi="Times New Roman" w:eastAsia="宋体" w:cs="Times New Roman"/>
                <w:szCs w:val="32"/>
                <w:lang w:val="en-US" w:eastAsia="zh-CN"/>
              </w:rPr>
            </w:rPrChange>
          </w:rPr>
          <w:t>2</w:t>
        </w:r>
      </w:ins>
      <w:ins w:id="6415" w:author="......" w:date="2024-05-06T21:11:30Z">
        <w:r>
          <w:rPr>
            <w:rFonts w:hint="default" w:ascii="Times New Roman" w:hAnsi="Times New Roman" w:eastAsia="宋体" w:cs="Times New Roman"/>
            <w:szCs w:val="32"/>
            <w:lang w:val="en-US" w:eastAsia="zh-CN"/>
            <w:rPrChange w:id="6416" w:author="......" w:date="2024-05-07T14:48:58Z">
              <w:rPr>
                <w:rFonts w:hint="eastAsia" w:ascii="Times New Roman" w:hAnsi="Times New Roman" w:eastAsia="宋体" w:cs="Times New Roman"/>
                <w:szCs w:val="32"/>
                <w:lang w:val="en-US" w:eastAsia="zh-CN"/>
              </w:rPr>
            </w:rPrChange>
          </w:rPr>
          <w:t>至图3-</w:t>
        </w:r>
      </w:ins>
      <w:ins w:id="6418" w:author="......" w:date="2024-05-07T14:37:58Z">
        <w:r>
          <w:rPr>
            <w:rFonts w:hint="default" w:ascii="Times New Roman" w:hAnsi="Times New Roman" w:eastAsia="宋体" w:cs="Times New Roman"/>
            <w:szCs w:val="32"/>
            <w:lang w:val="en-US" w:eastAsia="zh-CN"/>
            <w:rPrChange w:id="6419" w:author="......" w:date="2024-05-07T14:48:58Z">
              <w:rPr>
                <w:rFonts w:hint="eastAsia" w:ascii="Times New Roman" w:hAnsi="Times New Roman" w:eastAsia="宋体" w:cs="Times New Roman"/>
                <w:szCs w:val="32"/>
                <w:lang w:val="en-US" w:eastAsia="zh-CN"/>
              </w:rPr>
            </w:rPrChange>
          </w:rPr>
          <w:t>2</w:t>
        </w:r>
      </w:ins>
      <w:ins w:id="6421" w:author="......" w:date="2024-05-06T21:11:30Z">
        <w:r>
          <w:rPr>
            <w:rFonts w:hint="default" w:ascii="Times New Roman" w:hAnsi="Times New Roman" w:eastAsia="宋体" w:cs="Times New Roman"/>
            <w:szCs w:val="32"/>
            <w:lang w:val="en-US" w:eastAsia="zh-CN"/>
            <w:rPrChange w:id="6422" w:author="......" w:date="2024-05-07T14:48:58Z">
              <w:rPr>
                <w:rFonts w:hint="eastAsia" w:ascii="Times New Roman" w:hAnsi="Times New Roman" w:eastAsia="宋体" w:cs="Times New Roman"/>
                <w:szCs w:val="32"/>
                <w:lang w:val="en-US" w:eastAsia="zh-CN"/>
              </w:rPr>
            </w:rPrChange>
          </w:rPr>
          <w:t>-</w:t>
        </w:r>
      </w:ins>
      <w:ins w:id="6424" w:author="......" w:date="2024-05-07T14:37:52Z">
        <w:r>
          <w:rPr>
            <w:rFonts w:hint="default" w:ascii="Times New Roman" w:hAnsi="Times New Roman" w:eastAsia="宋体" w:cs="Times New Roman"/>
            <w:szCs w:val="32"/>
            <w:lang w:val="en-US" w:eastAsia="zh-CN"/>
            <w:rPrChange w:id="6425" w:author="......" w:date="2024-05-07T14:48:58Z">
              <w:rPr>
                <w:rFonts w:hint="eastAsia" w:ascii="Times New Roman" w:hAnsi="Times New Roman" w:eastAsia="宋体" w:cs="Times New Roman"/>
                <w:szCs w:val="32"/>
                <w:lang w:val="en-US" w:eastAsia="zh-CN"/>
              </w:rPr>
            </w:rPrChange>
          </w:rPr>
          <w:t>6</w:t>
        </w:r>
      </w:ins>
      <w:ins w:id="6427" w:author="......" w:date="2024-05-06T21:11:30Z">
        <w:r>
          <w:rPr>
            <w:rFonts w:hint="default" w:ascii="Times New Roman" w:hAnsi="Times New Roman" w:eastAsia="宋体" w:cs="Times New Roman"/>
            <w:szCs w:val="32"/>
            <w:lang w:val="en-US" w:eastAsia="zh-CN"/>
            <w:rPrChange w:id="6428" w:author="......" w:date="2024-05-07T14:48:58Z">
              <w:rPr>
                <w:rFonts w:hint="eastAsia" w:ascii="Times New Roman" w:hAnsi="Times New Roman" w:eastAsia="宋体" w:cs="Times New Roman"/>
                <w:szCs w:val="32"/>
                <w:lang w:val="en-US" w:eastAsia="zh-CN"/>
              </w:rPr>
            </w:rPrChange>
          </w:rPr>
          <w:t>所示：</w:t>
        </w:r>
      </w:ins>
    </w:p>
    <w:p>
      <w:pPr>
        <w:numPr>
          <w:ilvl w:val="-1"/>
          <w:numId w:val="0"/>
        </w:numPr>
        <w:ind w:left="0" w:firstLine="0"/>
        <w:rPr>
          <w:ins w:id="6431" w:author="......" w:date="2024-05-06T21:10:59Z"/>
          <w:rFonts w:hint="default" w:ascii="Times New Roman" w:hAnsi="Times New Roman" w:eastAsia="宋体" w:cs="Times New Roman"/>
          <w:szCs w:val="32"/>
          <w:rPrChange w:id="6432" w:author="......" w:date="2024-05-07T14:48:58Z">
            <w:rPr>
              <w:ins w:id="6433" w:author="......" w:date="2024-05-06T21:10:59Z"/>
              <w:rFonts w:hint="default" w:ascii="Times New Roman" w:hAnsi="Times New Roman" w:eastAsia="宋体" w:cs="Times New Roman"/>
              <w:szCs w:val="32"/>
            </w:rPr>
          </w:rPrChange>
        </w:rPr>
        <w:pPrChange w:id="6430" w:author="......" w:date="2024-05-06T21:11:29Z">
          <w:pPr/>
        </w:pPrChange>
      </w:pPr>
    </w:p>
    <w:p>
      <w:pPr>
        <w:numPr>
          <w:ilvl w:val="0"/>
          <w:numId w:val="0"/>
        </w:numPr>
        <w:rPr>
          <w:ins w:id="6434" w:author="......" w:date="2024-05-06T21:11:01Z"/>
          <w:rFonts w:hint="default" w:ascii="Times New Roman" w:hAnsi="Times New Roman" w:eastAsia="宋体" w:cs="Times New Roman"/>
          <w:lang w:eastAsia="zh-CN"/>
          <w:rPrChange w:id="6435" w:author="......" w:date="2024-05-07T14:48:58Z">
            <w:rPr>
              <w:ins w:id="6436" w:author="......" w:date="2024-05-06T21:11:01Z"/>
              <w:rFonts w:hint="default" w:eastAsiaTheme="minorEastAsia"/>
              <w:lang w:eastAsia="zh-CN"/>
            </w:rPr>
          </w:rPrChange>
        </w:rPr>
      </w:pPr>
      <w:ins w:id="6437" w:author="......" w:date="2024-05-07T14:36:25Z">
        <w:r>
          <w:rPr>
            <w:rFonts w:hint="default" w:ascii="Times New Roman" w:hAnsi="Times New Roman" w:eastAsia="宋体" w:cs="Times New Roman"/>
            <w:lang w:val="en-US" w:eastAsia="zh-CN"/>
            <w:rPrChange w:id="6441" w:author="......" w:date="2024-05-07T14:48:58Z">
              <w:rPr>
                <w:rFonts w:hint="default" w:ascii="Times New Roman" w:hAnsi="Times New Roman" w:eastAsia="宋体" w:cs="Times New Roman"/>
                <w:lang w:val="en-US" w:eastAsia="zh-CN"/>
              </w:rPr>
            </w:rPrChange>
          </w:rPr>
          <w:drawing>
            <wp:inline distT="0" distB="0" distL="114300" distR="114300">
              <wp:extent cx="2442210" cy="3442335"/>
              <wp:effectExtent l="0" t="0" r="8890" b="12065"/>
              <wp:docPr id="33" name="图片 33" descr="2b4be06f5688205213c602c0ec141aa6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2b4be06f5688205213c602c0ec141aa6_"/>
                      <pic:cNvPicPr>
                        <a:picLocks noChangeAspect="1"/>
                      </pic:cNvPicPr>
                    </pic:nvPicPr>
                    <pic:blipFill>
                      <a:blip r:embed="rId17"/>
                      <a:stretch>
                        <a:fillRect/>
                      </a:stretch>
                    </pic:blipFill>
                    <pic:spPr>
                      <a:xfrm>
                        <a:off x="0" y="0"/>
                        <a:ext cx="2442210" cy="3442335"/>
                      </a:xfrm>
                      <a:prstGeom prst="rect">
                        <a:avLst/>
                      </a:prstGeom>
                    </pic:spPr>
                  </pic:pic>
                </a:graphicData>
              </a:graphic>
            </wp:inline>
          </w:drawing>
        </w:r>
      </w:ins>
      <w:ins w:id="6443" w:author="......" w:date="2024-05-06T21:12:37Z">
        <w:r>
          <w:rPr>
            <w:rFonts w:hint="default" w:ascii="Times New Roman" w:hAnsi="Times New Roman" w:eastAsia="宋体" w:cs="Times New Roman"/>
            <w:lang w:val="en-US" w:eastAsia="zh-CN"/>
            <w:rPrChange w:id="6444" w:author="......" w:date="2024-05-07T14:48:58Z">
              <w:rPr>
                <w:rFonts w:hint="eastAsia"/>
                <w:lang w:val="en-US" w:eastAsia="zh-CN"/>
              </w:rPr>
            </w:rPrChange>
          </w:rPr>
          <w:t xml:space="preserve"> </w:t>
        </w:r>
      </w:ins>
      <w:ins w:id="6446" w:author="......" w:date="2024-05-06T21:12:48Z">
        <w:r>
          <w:rPr>
            <w:rFonts w:hint="default" w:ascii="Times New Roman" w:hAnsi="Times New Roman" w:eastAsia="宋体" w:cs="Times New Roman"/>
            <w:lang w:val="en-US" w:eastAsia="zh-CN"/>
            <w:rPrChange w:id="6447" w:author="......" w:date="2024-05-07T14:48:58Z">
              <w:rPr>
                <w:rFonts w:hint="eastAsia"/>
                <w:lang w:val="en-US" w:eastAsia="zh-CN"/>
              </w:rPr>
            </w:rPrChange>
          </w:rPr>
          <w:t xml:space="preserve"> </w:t>
        </w:r>
      </w:ins>
      <w:ins w:id="6449" w:author="......" w:date="2024-05-06T21:12:29Z">
        <w:r>
          <w:rPr>
            <w:rFonts w:hint="default" w:ascii="Times New Roman" w:hAnsi="Times New Roman" w:eastAsia="宋体" w:cs="Times New Roman"/>
            <w:lang w:eastAsia="zh-CN"/>
            <w:rPrChange w:id="6453" w:author="......" w:date="2024-05-07T14:48:58Z">
              <w:rPr>
                <w:rFonts w:hint="default" w:eastAsiaTheme="minorEastAsia"/>
                <w:lang w:eastAsia="zh-CN"/>
              </w:rPr>
            </w:rPrChange>
          </w:rPr>
          <w:drawing>
            <wp:inline distT="0" distB="0" distL="114300" distR="114300">
              <wp:extent cx="2562225" cy="3567430"/>
              <wp:effectExtent l="0" t="0" r="3175" b="1270"/>
              <wp:docPr id="3" name="图片 3" descr="Screenshot_20240506_163719_com.newskyer.dr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reenshot_20240506_163719_com.newskyer.draw"/>
                      <pic:cNvPicPr>
                        <a:picLocks noChangeAspect="1"/>
                      </pic:cNvPicPr>
                    </pic:nvPicPr>
                    <pic:blipFill>
                      <a:blip r:embed="rId18"/>
                      <a:stretch>
                        <a:fillRect/>
                      </a:stretch>
                    </pic:blipFill>
                    <pic:spPr>
                      <a:xfrm>
                        <a:off x="0" y="0"/>
                        <a:ext cx="2562225" cy="3567430"/>
                      </a:xfrm>
                      <a:prstGeom prst="rect">
                        <a:avLst/>
                      </a:prstGeom>
                    </pic:spPr>
                  </pic:pic>
                </a:graphicData>
              </a:graphic>
            </wp:inline>
          </w:drawing>
        </w:r>
      </w:ins>
    </w:p>
    <w:p>
      <w:pPr>
        <w:numPr>
          <w:ilvl w:val="0"/>
          <w:numId w:val="0"/>
        </w:numPr>
        <w:ind w:firstLine="420" w:firstLineChars="200"/>
        <w:rPr>
          <w:ins w:id="6455" w:author="......" w:date="2024-05-06T21:11:01Z"/>
          <w:rFonts w:hint="default" w:ascii="Times New Roman" w:hAnsi="Times New Roman" w:eastAsia="宋体" w:cs="Times New Roman"/>
          <w:sz w:val="21"/>
          <w:szCs w:val="21"/>
          <w:lang w:val="en-US" w:eastAsia="zh-CN"/>
          <w:rPrChange w:id="6456" w:author="......" w:date="2024-05-07T14:48:58Z">
            <w:rPr>
              <w:ins w:id="6457" w:author="......" w:date="2024-05-06T21:11:01Z"/>
              <w:rFonts w:hint="default" w:eastAsiaTheme="minorEastAsia"/>
              <w:sz w:val="21"/>
              <w:szCs w:val="21"/>
              <w:lang w:val="en-US" w:eastAsia="zh-CN"/>
            </w:rPr>
          </w:rPrChange>
        </w:rPr>
      </w:pPr>
      <w:ins w:id="6458" w:author="......" w:date="2024-05-06T21:11:01Z">
        <w:r>
          <w:rPr>
            <w:rFonts w:hint="default" w:ascii="Times New Roman" w:hAnsi="Times New Roman" w:eastAsia="宋体" w:cs="Times New Roman"/>
            <w:sz w:val="21"/>
            <w:szCs w:val="24"/>
            <w:vertAlign w:val="baseline"/>
            <w:lang w:val="en-US" w:eastAsia="zh-CN"/>
            <w:rPrChange w:id="6459" w:author="......" w:date="2024-05-07T14:48:58Z">
              <w:rPr>
                <w:rFonts w:hint="eastAsia"/>
                <w:sz w:val="21"/>
                <w:szCs w:val="24"/>
                <w:vertAlign w:val="baseline"/>
                <w:lang w:val="en-US" w:eastAsia="zh-CN"/>
              </w:rPr>
            </w:rPrChange>
          </w:rPr>
          <w:t xml:space="preserve">  </w:t>
        </w:r>
      </w:ins>
      <w:ins w:id="6461" w:author="......" w:date="2024-05-06T21:11:01Z">
        <w:r>
          <w:rPr>
            <w:rFonts w:hint="default" w:ascii="Times New Roman" w:hAnsi="Times New Roman" w:eastAsia="宋体" w:cs="Times New Roman"/>
            <w:sz w:val="21"/>
            <w:szCs w:val="21"/>
            <w:lang w:val="en-US" w:eastAsia="zh-CN"/>
            <w:rPrChange w:id="6462" w:author="......" w:date="2024-05-07T14:48:58Z">
              <w:rPr>
                <w:rFonts w:hint="eastAsia"/>
                <w:sz w:val="21"/>
                <w:szCs w:val="21"/>
                <w:lang w:val="en-US" w:eastAsia="zh-CN"/>
              </w:rPr>
            </w:rPrChange>
          </w:rPr>
          <w:t>图3-2-</w:t>
        </w:r>
      </w:ins>
      <w:ins w:id="6464" w:author="......" w:date="2024-05-06T21:58:46Z">
        <w:r>
          <w:rPr>
            <w:rFonts w:hint="default" w:ascii="Times New Roman" w:hAnsi="Times New Roman" w:eastAsia="宋体" w:cs="Times New Roman"/>
            <w:sz w:val="21"/>
            <w:szCs w:val="21"/>
            <w:lang w:val="en-US" w:eastAsia="zh-CN"/>
            <w:rPrChange w:id="6465" w:author="......" w:date="2024-05-07T14:48:58Z">
              <w:rPr>
                <w:rFonts w:hint="eastAsia" w:ascii="Times New Roman" w:hAnsi="Times New Roman" w:cs="Times New Roman"/>
                <w:sz w:val="21"/>
                <w:szCs w:val="21"/>
                <w:lang w:val="en-US" w:eastAsia="zh-CN"/>
              </w:rPr>
            </w:rPrChange>
          </w:rPr>
          <w:t>2</w:t>
        </w:r>
      </w:ins>
      <w:ins w:id="6467" w:author="......" w:date="2024-05-06T21:11:01Z">
        <w:r>
          <w:rPr>
            <w:rFonts w:hint="default" w:ascii="Times New Roman" w:hAnsi="Times New Roman" w:eastAsia="宋体" w:cs="Times New Roman"/>
            <w:sz w:val="21"/>
            <w:szCs w:val="21"/>
            <w:lang w:val="en-US" w:eastAsia="zh-CN"/>
            <w:rPrChange w:id="6468" w:author="......" w:date="2024-05-07T14:48:58Z">
              <w:rPr>
                <w:rFonts w:hint="eastAsia"/>
                <w:sz w:val="21"/>
                <w:szCs w:val="21"/>
                <w:lang w:val="en-US" w:eastAsia="zh-CN"/>
              </w:rPr>
            </w:rPrChange>
          </w:rPr>
          <w:t xml:space="preserve"> 添加人员</w:t>
        </w:r>
      </w:ins>
      <w:ins w:id="6470" w:author="......" w:date="2024-05-06T21:11:01Z">
        <w:r>
          <w:rPr>
            <w:rFonts w:hint="default" w:ascii="Times New Roman" w:hAnsi="Times New Roman" w:eastAsia="宋体" w:cs="Times New Roman"/>
            <w:sz w:val="21"/>
            <w:szCs w:val="24"/>
            <w:vertAlign w:val="baseline"/>
            <w:lang w:val="en-US" w:eastAsia="zh-CN"/>
            <w:rPrChange w:id="6471" w:author="......" w:date="2024-05-07T14:48:58Z">
              <w:rPr>
                <w:rFonts w:hint="eastAsia"/>
                <w:sz w:val="21"/>
                <w:szCs w:val="24"/>
                <w:vertAlign w:val="baseline"/>
                <w:lang w:val="en-US" w:eastAsia="zh-CN"/>
              </w:rPr>
            </w:rPrChange>
          </w:rPr>
          <w:t>活动图</w:t>
        </w:r>
      </w:ins>
      <w:ins w:id="6473" w:author="......" w:date="2024-05-06T21:12:53Z">
        <w:r>
          <w:rPr>
            <w:rFonts w:hint="default" w:ascii="Times New Roman" w:hAnsi="Times New Roman" w:eastAsia="宋体" w:cs="Times New Roman"/>
            <w:sz w:val="21"/>
            <w:szCs w:val="24"/>
            <w:vertAlign w:val="baseline"/>
            <w:lang w:val="en-US" w:eastAsia="zh-CN"/>
            <w:rPrChange w:id="6474" w:author="......" w:date="2024-05-07T14:48:58Z">
              <w:rPr>
                <w:rFonts w:hint="eastAsia"/>
                <w:sz w:val="21"/>
                <w:szCs w:val="24"/>
                <w:vertAlign w:val="baseline"/>
                <w:lang w:val="en-US" w:eastAsia="zh-CN"/>
              </w:rPr>
            </w:rPrChange>
          </w:rPr>
          <w:t xml:space="preserve">        </w:t>
        </w:r>
      </w:ins>
      <w:ins w:id="6476" w:author="......" w:date="2024-05-06T21:12:56Z">
        <w:r>
          <w:rPr>
            <w:rFonts w:hint="default" w:ascii="Times New Roman" w:hAnsi="Times New Roman" w:eastAsia="宋体" w:cs="Times New Roman"/>
            <w:sz w:val="21"/>
            <w:szCs w:val="24"/>
            <w:vertAlign w:val="baseline"/>
            <w:lang w:val="en-US" w:eastAsia="zh-CN"/>
            <w:rPrChange w:id="6477" w:author="......" w:date="2024-05-07T14:48:58Z">
              <w:rPr>
                <w:rFonts w:hint="eastAsia"/>
                <w:sz w:val="21"/>
                <w:szCs w:val="24"/>
                <w:vertAlign w:val="baseline"/>
                <w:lang w:val="en-US" w:eastAsia="zh-CN"/>
              </w:rPr>
            </w:rPrChange>
          </w:rPr>
          <w:t xml:space="preserve">  </w:t>
        </w:r>
      </w:ins>
      <w:ins w:id="6479" w:author="......" w:date="2024-05-06T21:12:57Z">
        <w:r>
          <w:rPr>
            <w:rFonts w:hint="default" w:ascii="Times New Roman" w:hAnsi="Times New Roman" w:eastAsia="宋体" w:cs="Times New Roman"/>
            <w:sz w:val="21"/>
            <w:szCs w:val="24"/>
            <w:vertAlign w:val="baseline"/>
            <w:lang w:val="en-US" w:eastAsia="zh-CN"/>
            <w:rPrChange w:id="6480" w:author="......" w:date="2024-05-07T14:48:58Z">
              <w:rPr>
                <w:rFonts w:hint="eastAsia"/>
                <w:sz w:val="21"/>
                <w:szCs w:val="24"/>
                <w:vertAlign w:val="baseline"/>
                <w:lang w:val="en-US" w:eastAsia="zh-CN"/>
              </w:rPr>
            </w:rPrChange>
          </w:rPr>
          <w:t xml:space="preserve">     </w:t>
        </w:r>
      </w:ins>
      <w:ins w:id="6482" w:author="......" w:date="2024-05-06T21:12:58Z">
        <w:r>
          <w:rPr>
            <w:rFonts w:hint="default" w:ascii="Times New Roman" w:hAnsi="Times New Roman" w:eastAsia="宋体" w:cs="Times New Roman"/>
            <w:sz w:val="21"/>
            <w:szCs w:val="24"/>
            <w:vertAlign w:val="baseline"/>
            <w:lang w:val="en-US" w:eastAsia="zh-CN"/>
            <w:rPrChange w:id="6483" w:author="......" w:date="2024-05-07T14:48:58Z">
              <w:rPr>
                <w:rFonts w:hint="eastAsia"/>
                <w:sz w:val="21"/>
                <w:szCs w:val="24"/>
                <w:vertAlign w:val="baseline"/>
                <w:lang w:val="en-US" w:eastAsia="zh-CN"/>
              </w:rPr>
            </w:rPrChange>
          </w:rPr>
          <w:t xml:space="preserve"> </w:t>
        </w:r>
      </w:ins>
      <w:ins w:id="6485" w:author="......" w:date="2024-05-06T21:12:54Z">
        <w:r>
          <w:rPr>
            <w:rFonts w:hint="default" w:ascii="Times New Roman" w:hAnsi="Times New Roman" w:eastAsia="宋体" w:cs="Times New Roman"/>
            <w:sz w:val="21"/>
            <w:szCs w:val="24"/>
            <w:vertAlign w:val="baseline"/>
            <w:lang w:val="en-US" w:eastAsia="zh-CN"/>
            <w:rPrChange w:id="6486" w:author="......" w:date="2024-05-07T14:48:58Z">
              <w:rPr>
                <w:rFonts w:hint="eastAsia"/>
                <w:sz w:val="21"/>
                <w:szCs w:val="24"/>
                <w:vertAlign w:val="baseline"/>
                <w:lang w:val="en-US" w:eastAsia="zh-CN"/>
              </w:rPr>
            </w:rPrChange>
          </w:rPr>
          <w:t xml:space="preserve"> </w:t>
        </w:r>
      </w:ins>
      <w:ins w:id="6488" w:author="......" w:date="2024-05-06T21:12:55Z">
        <w:r>
          <w:rPr>
            <w:rFonts w:hint="default" w:ascii="Times New Roman" w:hAnsi="Times New Roman" w:eastAsia="宋体" w:cs="Times New Roman"/>
            <w:sz w:val="21"/>
            <w:szCs w:val="21"/>
            <w:lang w:val="en-US" w:eastAsia="zh-CN"/>
            <w:rPrChange w:id="6489" w:author="......" w:date="2024-05-07T14:48:58Z">
              <w:rPr>
                <w:rFonts w:hint="eastAsia"/>
                <w:sz w:val="21"/>
                <w:szCs w:val="21"/>
                <w:lang w:val="en-US" w:eastAsia="zh-CN"/>
              </w:rPr>
            </w:rPrChange>
          </w:rPr>
          <w:t>图3-2-</w:t>
        </w:r>
      </w:ins>
      <w:ins w:id="6491" w:author="......" w:date="2024-05-06T21:58:48Z">
        <w:r>
          <w:rPr>
            <w:rFonts w:hint="default" w:ascii="Times New Roman" w:hAnsi="Times New Roman" w:eastAsia="宋体" w:cs="Times New Roman"/>
            <w:sz w:val="21"/>
            <w:szCs w:val="21"/>
            <w:lang w:val="en-US" w:eastAsia="zh-CN"/>
            <w:rPrChange w:id="6492" w:author="......" w:date="2024-05-07T14:48:58Z">
              <w:rPr>
                <w:rFonts w:hint="eastAsia" w:ascii="Times New Roman" w:hAnsi="Times New Roman" w:cs="Times New Roman"/>
                <w:sz w:val="21"/>
                <w:szCs w:val="21"/>
                <w:lang w:val="en-US" w:eastAsia="zh-CN"/>
              </w:rPr>
            </w:rPrChange>
          </w:rPr>
          <w:t>3</w:t>
        </w:r>
      </w:ins>
      <w:ins w:id="6494" w:author="......" w:date="2024-05-06T21:12:55Z">
        <w:r>
          <w:rPr>
            <w:rFonts w:hint="default" w:ascii="Times New Roman" w:hAnsi="Times New Roman" w:eastAsia="宋体" w:cs="Times New Roman"/>
            <w:sz w:val="21"/>
            <w:szCs w:val="21"/>
            <w:lang w:val="en-US" w:eastAsia="zh-CN"/>
            <w:rPrChange w:id="6495" w:author="......" w:date="2024-05-07T14:48:58Z">
              <w:rPr>
                <w:rFonts w:hint="eastAsia"/>
                <w:sz w:val="21"/>
                <w:szCs w:val="21"/>
                <w:lang w:val="en-US" w:eastAsia="zh-CN"/>
              </w:rPr>
            </w:rPrChange>
          </w:rPr>
          <w:t xml:space="preserve"> </w:t>
        </w:r>
      </w:ins>
      <w:ins w:id="6497" w:author="......" w:date="2024-05-06T21:13:14Z">
        <w:r>
          <w:rPr>
            <w:rFonts w:hint="default" w:ascii="Times New Roman" w:hAnsi="Times New Roman" w:eastAsia="宋体" w:cs="Times New Roman"/>
            <w:sz w:val="21"/>
            <w:szCs w:val="21"/>
            <w:lang w:val="en-US" w:eastAsia="zh-CN"/>
            <w:rPrChange w:id="6498" w:author="......" w:date="2024-05-07T14:48:58Z">
              <w:rPr>
                <w:rFonts w:hint="eastAsia"/>
                <w:sz w:val="21"/>
                <w:szCs w:val="21"/>
                <w:lang w:val="en-US" w:eastAsia="zh-CN"/>
              </w:rPr>
            </w:rPrChange>
          </w:rPr>
          <w:t>编辑</w:t>
        </w:r>
      </w:ins>
      <w:ins w:id="6500" w:author="......" w:date="2024-05-06T21:12:55Z">
        <w:r>
          <w:rPr>
            <w:rFonts w:hint="default" w:ascii="Times New Roman" w:hAnsi="Times New Roman" w:eastAsia="宋体" w:cs="Times New Roman"/>
            <w:sz w:val="21"/>
            <w:szCs w:val="21"/>
            <w:lang w:val="en-US" w:eastAsia="zh-CN"/>
            <w:rPrChange w:id="6501" w:author="......" w:date="2024-05-07T14:48:58Z">
              <w:rPr>
                <w:rFonts w:hint="eastAsia"/>
                <w:sz w:val="21"/>
                <w:szCs w:val="21"/>
                <w:lang w:val="en-US" w:eastAsia="zh-CN"/>
              </w:rPr>
            </w:rPrChange>
          </w:rPr>
          <w:t>人员</w:t>
        </w:r>
      </w:ins>
      <w:ins w:id="6503" w:author="......" w:date="2024-05-06T21:12:55Z">
        <w:r>
          <w:rPr>
            <w:rFonts w:hint="default" w:ascii="Times New Roman" w:hAnsi="Times New Roman" w:eastAsia="宋体" w:cs="Times New Roman"/>
            <w:sz w:val="21"/>
            <w:szCs w:val="24"/>
            <w:vertAlign w:val="baseline"/>
            <w:lang w:val="en-US" w:eastAsia="zh-CN"/>
            <w:rPrChange w:id="6504" w:author="......" w:date="2024-05-07T14:48:58Z">
              <w:rPr>
                <w:rFonts w:hint="eastAsia"/>
                <w:sz w:val="21"/>
                <w:szCs w:val="24"/>
                <w:vertAlign w:val="baseline"/>
                <w:lang w:val="en-US" w:eastAsia="zh-CN"/>
              </w:rPr>
            </w:rPrChange>
          </w:rPr>
          <w:t>活动图</w:t>
        </w:r>
      </w:ins>
    </w:p>
    <w:p>
      <w:pPr>
        <w:numPr>
          <w:ilvl w:val="0"/>
          <w:numId w:val="0"/>
        </w:numPr>
        <w:rPr>
          <w:ins w:id="6506" w:author="......" w:date="2024-05-06T21:13:45Z"/>
          <w:rFonts w:hint="default" w:ascii="Times New Roman" w:hAnsi="Times New Roman" w:eastAsia="宋体" w:cs="Times New Roman"/>
          <w:lang w:eastAsia="zh-CN"/>
          <w:rPrChange w:id="6507" w:author="......" w:date="2024-05-07T14:48:58Z">
            <w:rPr>
              <w:ins w:id="6508" w:author="......" w:date="2024-05-06T21:13:45Z"/>
              <w:rFonts w:hint="default" w:eastAsiaTheme="minorEastAsia"/>
              <w:lang w:eastAsia="zh-CN"/>
            </w:rPr>
          </w:rPrChange>
        </w:rPr>
      </w:pPr>
      <w:ins w:id="6509" w:author="......" w:date="2024-05-06T21:11:01Z">
        <w:r>
          <w:rPr>
            <w:rFonts w:hint="default" w:ascii="Times New Roman" w:hAnsi="Times New Roman" w:eastAsia="宋体" w:cs="Times New Roman"/>
            <w:lang w:eastAsia="zh-CN"/>
            <w:rPrChange w:id="6513" w:author="......" w:date="2024-05-07T14:48:58Z">
              <w:rPr>
                <w:rFonts w:hint="default" w:eastAsiaTheme="minorEastAsia"/>
                <w:lang w:eastAsia="zh-CN"/>
              </w:rPr>
            </w:rPrChange>
          </w:rPr>
          <w:drawing>
            <wp:inline distT="0" distB="0" distL="114300" distR="114300">
              <wp:extent cx="2181860" cy="3516630"/>
              <wp:effectExtent l="0" t="0" r="2540" b="1270"/>
              <wp:docPr id="2" name="图片 2" descr="Screenshot_20240506_163734_com.newskyer.dr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creenshot_20240506_163734_com.newskyer.draw"/>
                      <pic:cNvPicPr>
                        <a:picLocks noChangeAspect="1"/>
                      </pic:cNvPicPr>
                    </pic:nvPicPr>
                    <pic:blipFill>
                      <a:blip r:embed="rId19"/>
                      <a:stretch>
                        <a:fillRect/>
                      </a:stretch>
                    </pic:blipFill>
                    <pic:spPr>
                      <a:xfrm>
                        <a:off x="0" y="0"/>
                        <a:ext cx="2181860" cy="3516630"/>
                      </a:xfrm>
                      <a:prstGeom prst="rect">
                        <a:avLst/>
                      </a:prstGeom>
                    </pic:spPr>
                  </pic:pic>
                </a:graphicData>
              </a:graphic>
            </wp:inline>
          </w:drawing>
        </w:r>
      </w:ins>
      <w:ins w:id="6515" w:author="......" w:date="2024-05-06T21:13:36Z">
        <w:r>
          <w:rPr>
            <w:rFonts w:hint="default" w:ascii="Times New Roman" w:hAnsi="Times New Roman" w:eastAsia="宋体" w:cs="Times New Roman"/>
            <w:lang w:val="en-US" w:eastAsia="zh-CN"/>
            <w:rPrChange w:id="6516" w:author="......" w:date="2024-05-07T14:48:58Z">
              <w:rPr>
                <w:rFonts w:hint="eastAsia"/>
                <w:lang w:val="en-US" w:eastAsia="zh-CN"/>
              </w:rPr>
            </w:rPrChange>
          </w:rPr>
          <w:t xml:space="preserve"> </w:t>
        </w:r>
      </w:ins>
      <w:ins w:id="6518" w:author="......" w:date="2024-05-06T21:14:18Z">
        <w:r>
          <w:rPr>
            <w:rFonts w:hint="default" w:ascii="Times New Roman" w:hAnsi="Times New Roman" w:eastAsia="宋体" w:cs="Times New Roman"/>
            <w:lang w:val="en-US" w:eastAsia="zh-CN"/>
            <w:rPrChange w:id="6519" w:author="......" w:date="2024-05-07T14:48:58Z">
              <w:rPr>
                <w:rFonts w:hint="eastAsia"/>
                <w:lang w:val="en-US" w:eastAsia="zh-CN"/>
              </w:rPr>
            </w:rPrChange>
          </w:rPr>
          <w:t xml:space="preserve"> </w:t>
        </w:r>
      </w:ins>
      <w:ins w:id="6521" w:author="......" w:date="2024-05-06T21:13:36Z">
        <w:r>
          <w:rPr>
            <w:rFonts w:hint="default" w:ascii="Times New Roman" w:hAnsi="Times New Roman" w:eastAsia="宋体" w:cs="Times New Roman"/>
            <w:lang w:val="en-US" w:eastAsia="zh-CN"/>
            <w:rPrChange w:id="6522" w:author="......" w:date="2024-05-07T14:48:58Z">
              <w:rPr>
                <w:rFonts w:hint="eastAsia"/>
                <w:lang w:val="en-US" w:eastAsia="zh-CN"/>
              </w:rPr>
            </w:rPrChange>
          </w:rPr>
          <w:t xml:space="preserve"> </w:t>
        </w:r>
      </w:ins>
      <w:ins w:id="6524" w:author="......" w:date="2024-05-06T21:13:29Z">
        <w:r>
          <w:rPr>
            <w:rFonts w:hint="default" w:ascii="Times New Roman" w:hAnsi="Times New Roman" w:eastAsia="宋体" w:cs="Times New Roman"/>
            <w:lang w:eastAsia="zh-CN"/>
            <w:rPrChange w:id="6528" w:author="......" w:date="2024-05-07T14:48:58Z">
              <w:rPr>
                <w:rFonts w:hint="default" w:eastAsiaTheme="minorEastAsia"/>
                <w:lang w:eastAsia="zh-CN"/>
              </w:rPr>
            </w:rPrChange>
          </w:rPr>
          <w:drawing>
            <wp:inline distT="0" distB="0" distL="114300" distR="114300">
              <wp:extent cx="2318385" cy="3546475"/>
              <wp:effectExtent l="0" t="0" r="5715" b="9525"/>
              <wp:docPr id="12" name="图片 12" descr="Screenshot_20240506_163750_com.newskyer.dr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creenshot_20240506_163750_com.newskyer.draw"/>
                      <pic:cNvPicPr>
                        <a:picLocks noChangeAspect="1"/>
                      </pic:cNvPicPr>
                    </pic:nvPicPr>
                    <pic:blipFill>
                      <a:blip r:embed="rId20"/>
                      <a:stretch>
                        <a:fillRect/>
                      </a:stretch>
                    </pic:blipFill>
                    <pic:spPr>
                      <a:xfrm>
                        <a:off x="0" y="0"/>
                        <a:ext cx="2318385" cy="3546475"/>
                      </a:xfrm>
                      <a:prstGeom prst="rect">
                        <a:avLst/>
                      </a:prstGeom>
                    </pic:spPr>
                  </pic:pic>
                </a:graphicData>
              </a:graphic>
            </wp:inline>
          </w:drawing>
        </w:r>
      </w:ins>
    </w:p>
    <w:p>
      <w:pPr>
        <w:numPr>
          <w:ilvl w:val="0"/>
          <w:numId w:val="0"/>
        </w:numPr>
        <w:rPr>
          <w:ins w:id="6530" w:author="......" w:date="2024-05-07T14:37:06Z"/>
          <w:rFonts w:hint="default" w:ascii="Times New Roman" w:hAnsi="Times New Roman" w:eastAsia="宋体" w:cs="Times New Roman"/>
          <w:sz w:val="21"/>
          <w:szCs w:val="24"/>
          <w:vertAlign w:val="baseline"/>
          <w:lang w:val="en-US" w:eastAsia="zh-CN"/>
          <w:rPrChange w:id="6531" w:author="......" w:date="2024-05-07T14:48:58Z">
            <w:rPr>
              <w:ins w:id="6532" w:author="......" w:date="2024-05-07T14:37:06Z"/>
              <w:rFonts w:hint="default" w:ascii="Times New Roman" w:hAnsi="Times New Roman" w:eastAsia="宋体" w:cs="Times New Roman"/>
              <w:sz w:val="21"/>
              <w:szCs w:val="24"/>
              <w:vertAlign w:val="baseline"/>
              <w:lang w:val="en-US" w:eastAsia="zh-CN"/>
            </w:rPr>
          </w:rPrChange>
        </w:rPr>
      </w:pPr>
      <w:ins w:id="6533" w:author="......" w:date="2024-05-06T21:13:45Z">
        <w:r>
          <w:rPr>
            <w:rFonts w:hint="default" w:ascii="Times New Roman" w:hAnsi="Times New Roman" w:eastAsia="宋体" w:cs="Times New Roman"/>
            <w:sz w:val="21"/>
            <w:szCs w:val="24"/>
            <w:vertAlign w:val="baseline"/>
            <w:lang w:val="en-US" w:eastAsia="zh-CN"/>
            <w:rPrChange w:id="6534" w:author="......" w:date="2024-05-07T14:48:58Z">
              <w:rPr>
                <w:rFonts w:hint="eastAsia"/>
                <w:sz w:val="21"/>
                <w:szCs w:val="24"/>
                <w:vertAlign w:val="baseline"/>
                <w:lang w:val="en-US" w:eastAsia="zh-CN"/>
              </w:rPr>
            </w:rPrChange>
          </w:rPr>
          <w:t xml:space="preserve"> </w:t>
        </w:r>
      </w:ins>
      <w:ins w:id="6536" w:author="......" w:date="2024-05-07T14:49:37Z">
        <w:r>
          <w:rPr>
            <w:rFonts w:hint="eastAsia" w:ascii="Times New Roman" w:hAnsi="Times New Roman" w:eastAsia="宋体" w:cs="Times New Roman"/>
            <w:sz w:val="21"/>
            <w:szCs w:val="24"/>
            <w:vertAlign w:val="baseline"/>
            <w:lang w:val="en-US" w:eastAsia="zh-CN"/>
          </w:rPr>
          <w:t xml:space="preserve"> </w:t>
        </w:r>
      </w:ins>
      <w:ins w:id="6537" w:author="......" w:date="2024-05-07T14:49:38Z">
        <w:r>
          <w:rPr>
            <w:rFonts w:hint="eastAsia" w:ascii="Times New Roman" w:hAnsi="Times New Roman" w:eastAsia="宋体" w:cs="Times New Roman"/>
            <w:sz w:val="21"/>
            <w:szCs w:val="24"/>
            <w:vertAlign w:val="baseline"/>
            <w:lang w:val="en-US" w:eastAsia="zh-CN"/>
          </w:rPr>
          <w:t xml:space="preserve">  </w:t>
        </w:r>
      </w:ins>
      <w:ins w:id="6538" w:author="......" w:date="2024-05-07T14:49:39Z">
        <w:r>
          <w:rPr>
            <w:rFonts w:hint="eastAsia" w:ascii="Times New Roman" w:hAnsi="Times New Roman" w:eastAsia="宋体" w:cs="Times New Roman"/>
            <w:sz w:val="21"/>
            <w:szCs w:val="24"/>
            <w:vertAlign w:val="baseline"/>
            <w:lang w:val="en-US" w:eastAsia="zh-CN"/>
          </w:rPr>
          <w:t xml:space="preserve"> </w:t>
        </w:r>
      </w:ins>
      <w:ins w:id="6539" w:author="......" w:date="2024-05-06T21:13:45Z">
        <w:r>
          <w:rPr>
            <w:rFonts w:hint="default" w:ascii="Times New Roman" w:hAnsi="Times New Roman" w:eastAsia="宋体" w:cs="Times New Roman"/>
            <w:sz w:val="21"/>
            <w:szCs w:val="21"/>
            <w:lang w:val="en-US" w:eastAsia="zh-CN"/>
            <w:rPrChange w:id="6540" w:author="......" w:date="2024-05-07T14:48:58Z">
              <w:rPr>
                <w:rFonts w:hint="eastAsia"/>
                <w:sz w:val="21"/>
                <w:szCs w:val="21"/>
                <w:lang w:val="en-US" w:eastAsia="zh-CN"/>
              </w:rPr>
            </w:rPrChange>
          </w:rPr>
          <w:t>图3-2-</w:t>
        </w:r>
      </w:ins>
      <w:ins w:id="6542" w:author="......" w:date="2024-05-06T21:58:52Z">
        <w:r>
          <w:rPr>
            <w:rFonts w:hint="default" w:ascii="Times New Roman" w:hAnsi="Times New Roman" w:eastAsia="宋体" w:cs="Times New Roman"/>
            <w:sz w:val="21"/>
            <w:szCs w:val="21"/>
            <w:lang w:val="en-US" w:eastAsia="zh-CN"/>
            <w:rPrChange w:id="6543" w:author="......" w:date="2024-05-07T14:48:58Z">
              <w:rPr>
                <w:rFonts w:hint="eastAsia" w:ascii="Times New Roman" w:hAnsi="Times New Roman" w:cs="Times New Roman"/>
                <w:sz w:val="21"/>
                <w:szCs w:val="21"/>
                <w:lang w:val="en-US" w:eastAsia="zh-CN"/>
              </w:rPr>
            </w:rPrChange>
          </w:rPr>
          <w:t>4</w:t>
        </w:r>
      </w:ins>
      <w:ins w:id="6545" w:author="......" w:date="2024-05-06T21:13:45Z">
        <w:r>
          <w:rPr>
            <w:rFonts w:hint="default" w:ascii="Times New Roman" w:hAnsi="Times New Roman" w:eastAsia="宋体" w:cs="Times New Roman"/>
            <w:sz w:val="21"/>
            <w:szCs w:val="21"/>
            <w:lang w:val="en-US" w:eastAsia="zh-CN"/>
            <w:rPrChange w:id="6546" w:author="......" w:date="2024-05-07T14:48:58Z">
              <w:rPr>
                <w:rFonts w:hint="eastAsia"/>
                <w:sz w:val="21"/>
                <w:szCs w:val="21"/>
                <w:lang w:val="en-US" w:eastAsia="zh-CN"/>
              </w:rPr>
            </w:rPrChange>
          </w:rPr>
          <w:t xml:space="preserve"> </w:t>
        </w:r>
      </w:ins>
      <w:ins w:id="6548" w:author="......" w:date="2024-05-06T21:13:53Z">
        <w:r>
          <w:rPr>
            <w:rFonts w:hint="default" w:ascii="Times New Roman" w:hAnsi="Times New Roman" w:eastAsia="宋体" w:cs="Times New Roman"/>
            <w:sz w:val="21"/>
            <w:szCs w:val="21"/>
            <w:lang w:val="en-US" w:eastAsia="zh-CN"/>
            <w:rPrChange w:id="6549" w:author="......" w:date="2024-05-07T14:48:58Z">
              <w:rPr>
                <w:rFonts w:hint="eastAsia"/>
                <w:sz w:val="21"/>
                <w:szCs w:val="21"/>
                <w:lang w:val="en-US" w:eastAsia="zh-CN"/>
              </w:rPr>
            </w:rPrChange>
          </w:rPr>
          <w:t>删除</w:t>
        </w:r>
      </w:ins>
      <w:ins w:id="6551" w:author="......" w:date="2024-05-06T21:13:45Z">
        <w:r>
          <w:rPr>
            <w:rFonts w:hint="default" w:ascii="Times New Roman" w:hAnsi="Times New Roman" w:eastAsia="宋体" w:cs="Times New Roman"/>
            <w:sz w:val="21"/>
            <w:szCs w:val="21"/>
            <w:lang w:val="en-US" w:eastAsia="zh-CN"/>
            <w:rPrChange w:id="6552" w:author="......" w:date="2024-05-07T14:48:58Z">
              <w:rPr>
                <w:rFonts w:hint="eastAsia"/>
                <w:sz w:val="21"/>
                <w:szCs w:val="21"/>
                <w:lang w:val="en-US" w:eastAsia="zh-CN"/>
              </w:rPr>
            </w:rPrChange>
          </w:rPr>
          <w:t>人员</w:t>
        </w:r>
      </w:ins>
      <w:ins w:id="6554" w:author="......" w:date="2024-05-06T21:13:45Z">
        <w:r>
          <w:rPr>
            <w:rFonts w:hint="default" w:ascii="Times New Roman" w:hAnsi="Times New Roman" w:eastAsia="宋体" w:cs="Times New Roman"/>
            <w:sz w:val="21"/>
            <w:szCs w:val="24"/>
            <w:vertAlign w:val="baseline"/>
            <w:lang w:val="en-US" w:eastAsia="zh-CN"/>
            <w:rPrChange w:id="6555" w:author="......" w:date="2024-05-07T14:48:58Z">
              <w:rPr>
                <w:rFonts w:hint="eastAsia"/>
                <w:sz w:val="21"/>
                <w:szCs w:val="24"/>
                <w:vertAlign w:val="baseline"/>
                <w:lang w:val="en-US" w:eastAsia="zh-CN"/>
              </w:rPr>
            </w:rPrChange>
          </w:rPr>
          <w:t xml:space="preserve">活动图                 </w:t>
        </w:r>
      </w:ins>
      <w:ins w:id="6557" w:author="......" w:date="2024-05-06T21:13:45Z">
        <w:r>
          <w:rPr>
            <w:rFonts w:hint="default" w:ascii="Times New Roman" w:hAnsi="Times New Roman" w:eastAsia="宋体" w:cs="Times New Roman"/>
            <w:sz w:val="21"/>
            <w:szCs w:val="21"/>
            <w:lang w:val="en-US" w:eastAsia="zh-CN"/>
            <w:rPrChange w:id="6558" w:author="......" w:date="2024-05-07T14:48:58Z">
              <w:rPr>
                <w:rFonts w:hint="eastAsia"/>
                <w:sz w:val="21"/>
                <w:szCs w:val="21"/>
                <w:lang w:val="en-US" w:eastAsia="zh-CN"/>
              </w:rPr>
            </w:rPrChange>
          </w:rPr>
          <w:t>图3-2-</w:t>
        </w:r>
      </w:ins>
      <w:ins w:id="6560" w:author="......" w:date="2024-05-06T21:59:14Z">
        <w:r>
          <w:rPr>
            <w:rFonts w:hint="default" w:ascii="Times New Roman" w:hAnsi="Times New Roman" w:eastAsia="宋体" w:cs="Times New Roman"/>
            <w:sz w:val="21"/>
            <w:szCs w:val="21"/>
            <w:lang w:val="en-US" w:eastAsia="zh-CN"/>
            <w:rPrChange w:id="6561" w:author="......" w:date="2024-05-07T14:48:58Z">
              <w:rPr>
                <w:rFonts w:hint="eastAsia" w:ascii="Times New Roman" w:hAnsi="Times New Roman" w:cs="Times New Roman"/>
                <w:sz w:val="21"/>
                <w:szCs w:val="21"/>
                <w:lang w:val="en-US" w:eastAsia="zh-CN"/>
              </w:rPr>
            </w:rPrChange>
          </w:rPr>
          <w:t>5</w:t>
        </w:r>
      </w:ins>
      <w:ins w:id="6563" w:author="......" w:date="2024-05-06T21:13:45Z">
        <w:r>
          <w:rPr>
            <w:rFonts w:hint="default" w:ascii="Times New Roman" w:hAnsi="Times New Roman" w:eastAsia="宋体" w:cs="Times New Roman"/>
            <w:sz w:val="21"/>
            <w:szCs w:val="21"/>
            <w:lang w:val="en-US" w:eastAsia="zh-CN"/>
            <w:rPrChange w:id="6564" w:author="......" w:date="2024-05-07T14:48:58Z">
              <w:rPr>
                <w:rFonts w:hint="eastAsia"/>
                <w:sz w:val="21"/>
                <w:szCs w:val="21"/>
                <w:lang w:val="en-US" w:eastAsia="zh-CN"/>
              </w:rPr>
            </w:rPrChange>
          </w:rPr>
          <w:t xml:space="preserve"> </w:t>
        </w:r>
      </w:ins>
      <w:ins w:id="6566" w:author="......" w:date="2024-05-06T21:14:08Z">
        <w:r>
          <w:rPr>
            <w:rFonts w:hint="default" w:ascii="Times New Roman" w:hAnsi="Times New Roman" w:eastAsia="宋体" w:cs="Times New Roman"/>
            <w:sz w:val="21"/>
            <w:szCs w:val="21"/>
            <w:lang w:val="en-US" w:eastAsia="zh-CN"/>
            <w:rPrChange w:id="6567" w:author="......" w:date="2024-05-07T14:48:58Z">
              <w:rPr>
                <w:rFonts w:hint="eastAsia"/>
                <w:sz w:val="21"/>
                <w:szCs w:val="21"/>
                <w:lang w:val="en-US" w:eastAsia="zh-CN"/>
              </w:rPr>
            </w:rPrChange>
          </w:rPr>
          <w:t>搜索</w:t>
        </w:r>
      </w:ins>
      <w:ins w:id="6569" w:author="......" w:date="2024-05-06T21:13:45Z">
        <w:r>
          <w:rPr>
            <w:rFonts w:hint="default" w:ascii="Times New Roman" w:hAnsi="Times New Roman" w:eastAsia="宋体" w:cs="Times New Roman"/>
            <w:sz w:val="21"/>
            <w:szCs w:val="21"/>
            <w:lang w:val="en-US" w:eastAsia="zh-CN"/>
            <w:rPrChange w:id="6570" w:author="......" w:date="2024-05-07T14:48:58Z">
              <w:rPr>
                <w:rFonts w:hint="eastAsia"/>
                <w:sz w:val="21"/>
                <w:szCs w:val="21"/>
                <w:lang w:val="en-US" w:eastAsia="zh-CN"/>
              </w:rPr>
            </w:rPrChange>
          </w:rPr>
          <w:t>人员</w:t>
        </w:r>
      </w:ins>
      <w:ins w:id="6572" w:author="......" w:date="2024-05-06T21:13:45Z">
        <w:r>
          <w:rPr>
            <w:rFonts w:hint="default" w:ascii="Times New Roman" w:hAnsi="Times New Roman" w:eastAsia="宋体" w:cs="Times New Roman"/>
            <w:sz w:val="21"/>
            <w:szCs w:val="24"/>
            <w:vertAlign w:val="baseline"/>
            <w:lang w:val="en-US" w:eastAsia="zh-CN"/>
            <w:rPrChange w:id="6573" w:author="......" w:date="2024-05-07T14:48:58Z">
              <w:rPr>
                <w:rFonts w:hint="eastAsia"/>
                <w:sz w:val="21"/>
                <w:szCs w:val="24"/>
                <w:vertAlign w:val="baseline"/>
                <w:lang w:val="en-US" w:eastAsia="zh-CN"/>
              </w:rPr>
            </w:rPrChange>
          </w:rPr>
          <w:t>活动图</w:t>
        </w:r>
      </w:ins>
    </w:p>
    <w:p>
      <w:pPr>
        <w:numPr>
          <w:ilvl w:val="0"/>
          <w:numId w:val="0"/>
        </w:numPr>
        <w:rPr>
          <w:ins w:id="6575" w:author="......" w:date="2024-05-07T14:37:24Z"/>
          <w:rFonts w:hint="default" w:ascii="Times New Roman" w:hAnsi="Times New Roman" w:eastAsia="宋体" w:cs="Times New Roman"/>
          <w:sz w:val="21"/>
          <w:szCs w:val="24"/>
          <w:vertAlign w:val="baseline"/>
          <w:lang w:val="en-US" w:eastAsia="zh-CN"/>
          <w:rPrChange w:id="6576" w:author="......" w:date="2024-05-07T14:48:58Z">
            <w:rPr>
              <w:ins w:id="6577" w:author="......" w:date="2024-05-07T14:37:24Z"/>
              <w:rFonts w:hint="default" w:ascii="Times New Roman" w:hAnsi="Times New Roman" w:eastAsia="宋体" w:cs="Times New Roman"/>
              <w:sz w:val="21"/>
              <w:szCs w:val="24"/>
              <w:vertAlign w:val="baseline"/>
              <w:lang w:val="en-US" w:eastAsia="zh-CN"/>
            </w:rPr>
          </w:rPrChange>
        </w:rPr>
      </w:pPr>
      <w:ins w:id="6578" w:author="......" w:date="2024-05-07T14:50:29Z">
        <w:r>
          <w:rPr>
            <w:rFonts w:hint="default" w:ascii="Times New Roman" w:hAnsi="Times New Roman" w:eastAsia="宋体" w:cs="Times New Roman"/>
            <w:sz w:val="21"/>
            <w:lang w:eastAsia="zh-CN"/>
          </w:rPr>
          <w:drawing>
            <wp:inline distT="0" distB="0" distL="114300" distR="114300">
              <wp:extent cx="2369185" cy="4445000"/>
              <wp:effectExtent l="0" t="0" r="5715" b="0"/>
              <wp:docPr id="34" name="图片 34" descr="72f53456a407f631b43a975574d6dd43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72f53456a407f631b43a975574d6dd43_"/>
                      <pic:cNvPicPr>
                        <a:picLocks noChangeAspect="1"/>
                      </pic:cNvPicPr>
                    </pic:nvPicPr>
                    <pic:blipFill>
                      <a:blip r:embed="rId21"/>
                      <a:stretch>
                        <a:fillRect/>
                      </a:stretch>
                    </pic:blipFill>
                    <pic:spPr>
                      <a:xfrm>
                        <a:off x="0" y="0"/>
                        <a:ext cx="2369185" cy="4445000"/>
                      </a:xfrm>
                      <a:prstGeom prst="rect">
                        <a:avLst/>
                      </a:prstGeom>
                    </pic:spPr>
                  </pic:pic>
                </a:graphicData>
              </a:graphic>
            </wp:inline>
          </w:drawing>
        </w:r>
      </w:ins>
      <w:ins w:id="6580" w:author="......" w:date="2024-05-07T14:37:30Z">
        <w:r>
          <w:rPr>
            <w:rFonts w:hint="default" w:ascii="Times New Roman" w:hAnsi="Times New Roman" w:eastAsia="宋体" w:cs="Times New Roman"/>
            <w:sz w:val="21"/>
            <w:lang w:val="en-US" w:eastAsia="zh-CN"/>
            <w:rPrChange w:id="6581" w:author="......" w:date="2024-05-07T14:48:58Z">
              <w:rPr>
                <w:rFonts w:hint="eastAsia" w:ascii="Times New Roman" w:hAnsi="Times New Roman" w:eastAsia="宋体" w:cs="Times New Roman"/>
                <w:sz w:val="21"/>
                <w:lang w:val="en-US" w:eastAsia="zh-CN"/>
              </w:rPr>
            </w:rPrChange>
          </w:rPr>
          <w:t xml:space="preserve"> </w:t>
        </w:r>
      </w:ins>
      <w:ins w:id="6583" w:author="......" w:date="2024-05-07T14:37:24Z">
        <w:r>
          <w:rPr>
            <w:rFonts w:hint="default" w:ascii="Times New Roman" w:hAnsi="Times New Roman" w:eastAsia="宋体" w:cs="Times New Roman"/>
            <w:sz w:val="21"/>
            <w:szCs w:val="21"/>
            <w:lang w:val="en-US" w:eastAsia="zh-CN"/>
            <w:rPrChange w:id="6584" w:author="......" w:date="2024-05-07T14:48:58Z">
              <w:rPr>
                <w:rFonts w:hint="default" w:ascii="Times New Roman" w:hAnsi="Times New Roman" w:eastAsia="宋体" w:cs="Times New Roman"/>
                <w:sz w:val="21"/>
                <w:szCs w:val="21"/>
                <w:lang w:val="en-US" w:eastAsia="zh-CN"/>
              </w:rPr>
            </w:rPrChange>
          </w:rPr>
          <w:t>图3-2-</w:t>
        </w:r>
      </w:ins>
      <w:ins w:id="6586" w:author="......" w:date="2024-05-07T14:37:26Z">
        <w:r>
          <w:rPr>
            <w:rFonts w:hint="default" w:ascii="Times New Roman" w:hAnsi="Times New Roman" w:eastAsia="宋体" w:cs="Times New Roman"/>
            <w:sz w:val="21"/>
            <w:szCs w:val="21"/>
            <w:lang w:val="en-US" w:eastAsia="zh-CN"/>
            <w:rPrChange w:id="6587" w:author="......" w:date="2024-05-07T14:48:58Z">
              <w:rPr>
                <w:rFonts w:hint="eastAsia" w:ascii="Times New Roman" w:hAnsi="Times New Roman" w:eastAsia="宋体" w:cs="Times New Roman"/>
                <w:sz w:val="21"/>
                <w:szCs w:val="21"/>
                <w:lang w:val="en-US" w:eastAsia="zh-CN"/>
              </w:rPr>
            </w:rPrChange>
          </w:rPr>
          <w:t>6</w:t>
        </w:r>
      </w:ins>
      <w:ins w:id="6589" w:author="......" w:date="2024-05-07T14:37:24Z">
        <w:r>
          <w:rPr>
            <w:rFonts w:hint="default" w:ascii="Times New Roman" w:hAnsi="Times New Roman" w:eastAsia="宋体" w:cs="Times New Roman"/>
            <w:sz w:val="21"/>
            <w:szCs w:val="21"/>
            <w:lang w:val="en-US" w:eastAsia="zh-CN"/>
            <w:rPrChange w:id="6590" w:author="......" w:date="2024-05-07T14:48:58Z">
              <w:rPr>
                <w:rFonts w:hint="default" w:ascii="Times New Roman" w:hAnsi="Times New Roman" w:eastAsia="宋体" w:cs="Times New Roman"/>
                <w:sz w:val="21"/>
                <w:szCs w:val="21"/>
                <w:lang w:val="en-US" w:eastAsia="zh-CN"/>
              </w:rPr>
            </w:rPrChange>
          </w:rPr>
          <w:t xml:space="preserve"> </w:t>
        </w:r>
      </w:ins>
      <w:ins w:id="6592" w:author="......" w:date="2024-05-07T14:37:38Z">
        <w:r>
          <w:rPr>
            <w:rFonts w:hint="default" w:ascii="Times New Roman" w:hAnsi="Times New Roman" w:eastAsia="宋体" w:cs="Times New Roman"/>
            <w:sz w:val="21"/>
            <w:szCs w:val="21"/>
            <w:lang w:val="en-US" w:eastAsia="zh-CN"/>
            <w:rPrChange w:id="6593" w:author="......" w:date="2024-05-07T14:48:58Z">
              <w:rPr>
                <w:rFonts w:hint="eastAsia" w:ascii="Times New Roman" w:hAnsi="Times New Roman" w:eastAsia="宋体" w:cs="Times New Roman"/>
                <w:sz w:val="21"/>
                <w:szCs w:val="21"/>
                <w:lang w:val="en-US" w:eastAsia="zh-CN"/>
              </w:rPr>
            </w:rPrChange>
          </w:rPr>
          <w:t>添加</w:t>
        </w:r>
      </w:ins>
      <w:ins w:id="6595" w:author="......" w:date="2024-05-07T14:37:43Z">
        <w:r>
          <w:rPr>
            <w:rFonts w:hint="default" w:ascii="Times New Roman" w:hAnsi="Times New Roman" w:eastAsia="宋体" w:cs="Times New Roman"/>
            <w:sz w:val="21"/>
            <w:szCs w:val="21"/>
            <w:lang w:val="en-US" w:eastAsia="zh-CN"/>
            <w:rPrChange w:id="6596" w:author="......" w:date="2024-05-07T14:48:58Z">
              <w:rPr>
                <w:rFonts w:hint="eastAsia" w:ascii="Times New Roman" w:hAnsi="Times New Roman" w:eastAsia="宋体" w:cs="Times New Roman"/>
                <w:sz w:val="21"/>
                <w:szCs w:val="21"/>
                <w:lang w:val="en-US" w:eastAsia="zh-CN"/>
              </w:rPr>
            </w:rPrChange>
          </w:rPr>
          <w:t>项目团队</w:t>
        </w:r>
      </w:ins>
      <w:ins w:id="6598" w:author="......" w:date="2024-05-07T14:37:44Z">
        <w:r>
          <w:rPr>
            <w:rFonts w:hint="default" w:ascii="Times New Roman" w:hAnsi="Times New Roman" w:eastAsia="宋体" w:cs="Times New Roman"/>
            <w:sz w:val="21"/>
            <w:szCs w:val="21"/>
            <w:lang w:val="en-US" w:eastAsia="zh-CN"/>
            <w:rPrChange w:id="6599" w:author="......" w:date="2024-05-07T14:48:58Z">
              <w:rPr>
                <w:rFonts w:hint="eastAsia" w:ascii="Times New Roman" w:hAnsi="Times New Roman" w:eastAsia="宋体" w:cs="Times New Roman"/>
                <w:sz w:val="21"/>
                <w:szCs w:val="21"/>
                <w:lang w:val="en-US" w:eastAsia="zh-CN"/>
              </w:rPr>
            </w:rPrChange>
          </w:rPr>
          <w:t>成员</w:t>
        </w:r>
      </w:ins>
      <w:ins w:id="6601" w:author="......" w:date="2024-05-07T14:37:24Z">
        <w:r>
          <w:rPr>
            <w:rFonts w:hint="default" w:ascii="Times New Roman" w:hAnsi="Times New Roman" w:eastAsia="宋体" w:cs="Times New Roman"/>
            <w:sz w:val="21"/>
            <w:szCs w:val="24"/>
            <w:vertAlign w:val="baseline"/>
            <w:lang w:val="en-US" w:eastAsia="zh-CN"/>
            <w:rPrChange w:id="6602" w:author="......" w:date="2024-05-07T14:48:58Z">
              <w:rPr>
                <w:rFonts w:hint="default" w:ascii="Times New Roman" w:hAnsi="Times New Roman" w:eastAsia="宋体" w:cs="Times New Roman"/>
                <w:sz w:val="21"/>
                <w:szCs w:val="24"/>
                <w:vertAlign w:val="baseline"/>
                <w:lang w:val="en-US" w:eastAsia="zh-CN"/>
              </w:rPr>
            </w:rPrChange>
          </w:rPr>
          <w:t>活动图</w:t>
        </w:r>
      </w:ins>
    </w:p>
    <w:p>
      <w:pPr>
        <w:numPr>
          <w:ilvl w:val="-1"/>
          <w:numId w:val="0"/>
        </w:numPr>
        <w:ind w:left="0" w:firstLine="0"/>
        <w:rPr>
          <w:ins w:id="6605" w:author="......" w:date="2024-03-25T23:40:05Z"/>
          <w:rFonts w:hint="default" w:ascii="Times New Roman" w:hAnsi="Times New Roman" w:eastAsia="宋体" w:cs="Times New Roman"/>
          <w:szCs w:val="32"/>
          <w:rPrChange w:id="6606" w:author="......" w:date="2024-05-07T14:48:58Z">
            <w:rPr>
              <w:ins w:id="6607" w:author="......" w:date="2024-03-25T23:40:05Z"/>
              <w:rFonts w:hint="eastAsia"/>
            </w:rPr>
          </w:rPrChange>
        </w:rPr>
        <w:pPrChange w:id="6604" w:author="......" w:date="2024-05-06T21:11:00Z">
          <w:pPr/>
        </w:pPrChange>
      </w:pPr>
    </w:p>
    <w:p>
      <w:pPr>
        <w:numPr>
          <w:ilvl w:val="0"/>
          <w:numId w:val="27"/>
          <w:ins w:id="6609" w:author="......" w:date="2024-03-25T23:40:00Z"/>
        </w:numPr>
        <w:ind w:left="425" w:hanging="425"/>
        <w:rPr>
          <w:del w:id="6610" w:author="......" w:date="2024-03-25T23:41:23Z"/>
          <w:rFonts w:hint="default" w:ascii="Times New Roman" w:hAnsi="Times New Roman" w:eastAsia="宋体" w:cs="Times New Roman"/>
          <w:lang w:val="en-US"/>
          <w:rPrChange w:id="6611" w:author="......" w:date="2024-05-07T14:48:58Z">
            <w:rPr>
              <w:del w:id="6612" w:author="......" w:date="2024-03-25T23:41:23Z"/>
              <w:rFonts w:hint="default"/>
              <w:lang w:val="en-US"/>
            </w:rPr>
          </w:rPrChange>
        </w:rPr>
        <w:pPrChange w:id="6608" w:author="......" w:date="2024-03-25T23:40:00Z">
          <w:pPr/>
        </w:pPrChange>
      </w:pPr>
    </w:p>
    <w:p>
      <w:pPr>
        <w:pStyle w:val="4"/>
        <w:numPr>
          <w:ins w:id="6614" w:author="......" w:date="2024-03-26T00:26:10Z"/>
        </w:numPr>
        <w:bidi w:val="0"/>
        <w:rPr>
          <w:ins w:id="6615" w:author="......" w:date="2024-05-07T14:46:15Z"/>
          <w:rFonts w:hint="default" w:ascii="Times New Roman" w:hAnsi="Times New Roman" w:eastAsia="宋体" w:cs="Times New Roman"/>
          <w:sz w:val="24"/>
          <w:szCs w:val="24"/>
          <w:lang w:val="en-US" w:eastAsia="zh-CN"/>
          <w:rPrChange w:id="6616" w:author="......" w:date="2024-05-07T14:48:58Z">
            <w:rPr>
              <w:ins w:id="6617" w:author="......" w:date="2024-05-07T14:46:15Z"/>
              <w:rFonts w:hint="default" w:ascii="Times New Roman" w:hAnsi="Times New Roman" w:eastAsia="宋体" w:cs="Times New Roman"/>
              <w:sz w:val="24"/>
              <w:szCs w:val="24"/>
              <w:lang w:val="en-US" w:eastAsia="zh-CN"/>
            </w:rPr>
          </w:rPrChange>
        </w:rPr>
        <w:pPrChange w:id="6613" w:author="......" w:date="2024-03-26T00:26:10Z">
          <w:pPr>
            <w:pStyle w:val="5"/>
            <w:bidi w:val="0"/>
          </w:pPr>
        </w:pPrChange>
      </w:pPr>
      <w:bookmarkStart w:id="213" w:name="_Toc20751"/>
      <w:bookmarkStart w:id="214" w:name="_Toc10456"/>
      <w:r>
        <w:rPr>
          <w:rFonts w:hint="default" w:ascii="Times New Roman" w:hAnsi="Times New Roman" w:eastAsia="宋体" w:cs="Times New Roman"/>
          <w:sz w:val="24"/>
          <w:szCs w:val="24"/>
          <w:lang w:val="en-US" w:eastAsia="zh-CN"/>
          <w:rPrChange w:id="6618" w:author="......" w:date="2024-05-07T14:48:58Z">
            <w:rPr>
              <w:rFonts w:hint="default"/>
              <w:lang w:val="en-US" w:eastAsia="zh-CN"/>
            </w:rPr>
          </w:rPrChange>
        </w:rPr>
        <w:t>成本管理</w:t>
      </w:r>
      <w:bookmarkEnd w:id="213"/>
      <w:bookmarkEnd w:id="214"/>
    </w:p>
    <w:p>
      <w:pPr>
        <w:bidi w:val="0"/>
        <w:ind w:firstLine="419"/>
        <w:rPr>
          <w:ins w:id="6619" w:author="......" w:date="2024-05-07T14:46:28Z"/>
          <w:rFonts w:hint="default" w:ascii="Times New Roman" w:hAnsi="Times New Roman" w:eastAsia="宋体" w:cs="Times New Roman"/>
          <w:lang w:val="en-US" w:eastAsia="zh-CN"/>
          <w:rPrChange w:id="6620" w:author="......" w:date="2024-05-07T14:48:58Z">
            <w:rPr>
              <w:ins w:id="6621" w:author="......" w:date="2024-05-07T14:46:28Z"/>
              <w:rFonts w:hint="default" w:ascii="Times New Roman" w:hAnsi="Times New Roman" w:eastAsia="宋体" w:cs="Times New Roman"/>
              <w:lang w:val="en-US" w:eastAsia="zh-CN"/>
            </w:rPr>
          </w:rPrChange>
        </w:rPr>
      </w:pPr>
      <w:ins w:id="6622" w:author="......" w:date="2024-05-07T14:46:22Z">
        <w:r>
          <w:rPr>
            <w:rFonts w:hint="default" w:ascii="Times New Roman" w:hAnsi="Times New Roman" w:eastAsia="宋体" w:cs="Times New Roman"/>
            <w:lang w:val="en-US" w:eastAsia="zh-CN"/>
            <w:rPrChange w:id="6623" w:author="......" w:date="2024-05-07T14:48:58Z">
              <w:rPr>
                <w:rFonts w:hint="eastAsia" w:ascii="Times New Roman" w:hAnsi="Times New Roman" w:eastAsia="宋体" w:cs="Times New Roman"/>
                <w:lang w:val="en-US" w:eastAsia="zh-CN"/>
              </w:rPr>
            </w:rPrChange>
          </w:rPr>
          <w:t>成本</w:t>
        </w:r>
      </w:ins>
      <w:ins w:id="6625" w:author="......" w:date="2024-05-07T14:46:16Z">
        <w:r>
          <w:rPr>
            <w:rFonts w:hint="default" w:ascii="Times New Roman" w:hAnsi="Times New Roman" w:eastAsia="宋体" w:cs="Times New Roman"/>
            <w:lang w:val="en-US" w:eastAsia="zh-CN"/>
            <w:rPrChange w:id="6626" w:author="......" w:date="2024-05-07T14:48:58Z">
              <w:rPr>
                <w:rFonts w:hint="default" w:ascii="Times New Roman" w:hAnsi="Times New Roman" w:eastAsia="宋体" w:cs="Times New Roman"/>
                <w:lang w:val="en-US" w:eastAsia="zh-CN"/>
              </w:rPr>
            </w:rPrChange>
          </w:rPr>
          <w:t>管理模块用例图如图3-</w:t>
        </w:r>
      </w:ins>
      <w:ins w:id="6628" w:author="......" w:date="2024-05-07T14:46:25Z">
        <w:r>
          <w:rPr>
            <w:rFonts w:hint="default" w:ascii="Times New Roman" w:hAnsi="Times New Roman" w:eastAsia="宋体" w:cs="Times New Roman"/>
            <w:lang w:val="en-US" w:eastAsia="zh-CN"/>
            <w:rPrChange w:id="6629" w:author="......" w:date="2024-05-07T14:48:58Z">
              <w:rPr>
                <w:rFonts w:hint="eastAsia" w:ascii="Times New Roman" w:hAnsi="Times New Roman" w:eastAsia="宋体" w:cs="Times New Roman"/>
                <w:lang w:val="en-US" w:eastAsia="zh-CN"/>
              </w:rPr>
            </w:rPrChange>
          </w:rPr>
          <w:t>3</w:t>
        </w:r>
      </w:ins>
      <w:ins w:id="6631" w:author="......" w:date="2024-05-07T14:46:16Z">
        <w:r>
          <w:rPr>
            <w:rFonts w:hint="default" w:ascii="Times New Roman" w:hAnsi="Times New Roman" w:eastAsia="宋体" w:cs="Times New Roman"/>
            <w:lang w:val="en-US" w:eastAsia="zh-CN"/>
            <w:rPrChange w:id="6632" w:author="......" w:date="2024-05-07T14:48:58Z">
              <w:rPr>
                <w:rFonts w:hint="default" w:ascii="Times New Roman" w:hAnsi="Times New Roman" w:eastAsia="宋体" w:cs="Times New Roman"/>
                <w:lang w:val="en-US" w:eastAsia="zh-CN"/>
              </w:rPr>
            </w:rPrChange>
          </w:rPr>
          <w:t>-1所示：</w:t>
        </w:r>
      </w:ins>
    </w:p>
    <w:p>
      <w:pPr>
        <w:bidi w:val="0"/>
        <w:ind w:firstLine="419"/>
        <w:jc w:val="center"/>
        <w:rPr>
          <w:ins w:id="6635" w:author="......" w:date="2024-05-07T14:46:54Z"/>
          <w:rFonts w:hint="default" w:ascii="Times New Roman" w:hAnsi="Times New Roman" w:eastAsia="宋体" w:cs="Times New Roman"/>
          <w:lang w:eastAsia="zh-CN"/>
          <w:rPrChange w:id="6636" w:author="......" w:date="2024-05-07T14:48:58Z">
            <w:rPr>
              <w:ins w:id="6637" w:author="......" w:date="2024-05-07T14:46:54Z"/>
              <w:rFonts w:hint="eastAsia" w:eastAsia="宋体"/>
              <w:lang w:eastAsia="zh-CN"/>
            </w:rPr>
          </w:rPrChange>
        </w:rPr>
        <w:pPrChange w:id="6634" w:author="......" w:date="2024-05-07T14:46:38Z">
          <w:pPr>
            <w:bidi w:val="0"/>
            <w:ind w:firstLine="419"/>
          </w:pPr>
        </w:pPrChange>
      </w:pPr>
      <w:ins w:id="6638" w:author="......" w:date="2024-05-07T14:46:33Z">
        <w:r>
          <w:rPr>
            <w:rFonts w:hint="default" w:ascii="Times New Roman" w:hAnsi="Times New Roman" w:eastAsia="宋体" w:cs="Times New Roman"/>
            <w:lang w:eastAsia="zh-CN"/>
            <w:rPrChange w:id="6642" w:author="......" w:date="2024-05-07T14:48:58Z">
              <w:rPr>
                <w:rFonts w:hint="eastAsia" w:eastAsia="宋体"/>
                <w:lang w:eastAsia="zh-CN"/>
              </w:rPr>
            </w:rPrChange>
          </w:rPr>
          <w:drawing>
            <wp:inline distT="0" distB="0" distL="114300" distR="114300">
              <wp:extent cx="3385185" cy="1997710"/>
              <wp:effectExtent l="0" t="0" r="0" b="0"/>
              <wp:docPr id="37" name="图片 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descr="wps"/>
                      <pic:cNvPicPr>
                        <a:picLocks noChangeAspect="1"/>
                      </pic:cNvPicPr>
                    </pic:nvPicPr>
                    <pic:blipFill>
                      <a:blip r:embed="rId22"/>
                      <a:stretch>
                        <a:fillRect/>
                      </a:stretch>
                    </pic:blipFill>
                    <pic:spPr>
                      <a:xfrm>
                        <a:off x="0" y="0"/>
                        <a:ext cx="3385185" cy="1997710"/>
                      </a:xfrm>
                      <a:prstGeom prst="rect">
                        <a:avLst/>
                      </a:prstGeom>
                      <a:noFill/>
                      <a:ln>
                        <a:noFill/>
                      </a:ln>
                    </pic:spPr>
                  </pic:pic>
                </a:graphicData>
              </a:graphic>
            </wp:inline>
          </w:drawing>
        </w:r>
      </w:ins>
    </w:p>
    <w:p>
      <w:pPr>
        <w:bidi w:val="0"/>
        <w:ind w:firstLine="0"/>
        <w:jc w:val="center"/>
        <w:rPr>
          <w:ins w:id="6645" w:author="......" w:date="2024-05-07T14:46:16Z"/>
          <w:rFonts w:hint="default" w:ascii="Times New Roman" w:hAnsi="Times New Roman" w:eastAsia="宋体" w:cs="Times New Roman"/>
          <w:lang w:val="en-US" w:eastAsia="zh-CN"/>
          <w:rPrChange w:id="6646" w:author="......" w:date="2024-05-07T14:48:58Z">
            <w:rPr>
              <w:ins w:id="6647" w:author="......" w:date="2024-05-07T14:46:16Z"/>
              <w:rFonts w:hint="default" w:eastAsia="宋体"/>
              <w:lang w:val="en-US" w:eastAsia="zh-CN"/>
            </w:rPr>
          </w:rPrChange>
        </w:rPr>
        <w:pPrChange w:id="6644" w:author="......" w:date="2024-05-07T14:46:57Z">
          <w:pPr>
            <w:bidi w:val="0"/>
            <w:ind w:firstLine="419"/>
          </w:pPr>
        </w:pPrChange>
      </w:pPr>
      <w:ins w:id="6648" w:author="......" w:date="2024-05-07T14:46:55Z">
        <w:r>
          <w:rPr>
            <w:rFonts w:hint="default" w:ascii="Times New Roman" w:hAnsi="Times New Roman" w:eastAsia="宋体" w:cs="Times New Roman"/>
            <w:sz w:val="21"/>
            <w:szCs w:val="21"/>
            <w:lang w:val="en-US" w:eastAsia="zh-CN"/>
            <w:rPrChange w:id="6649" w:author="......" w:date="2024-05-07T14:48:58Z">
              <w:rPr>
                <w:rFonts w:hint="default" w:ascii="Times New Roman" w:hAnsi="Times New Roman" w:eastAsia="宋体" w:cs="Times New Roman"/>
                <w:sz w:val="21"/>
                <w:szCs w:val="21"/>
                <w:lang w:val="en-US" w:eastAsia="zh-CN"/>
              </w:rPr>
            </w:rPrChange>
          </w:rPr>
          <w:t>图3-</w:t>
        </w:r>
      </w:ins>
      <w:ins w:id="6651" w:author="......" w:date="2024-05-07T14:47:00Z">
        <w:r>
          <w:rPr>
            <w:rFonts w:hint="default" w:ascii="Times New Roman" w:hAnsi="Times New Roman" w:eastAsia="宋体" w:cs="Times New Roman"/>
            <w:sz w:val="21"/>
            <w:szCs w:val="21"/>
            <w:lang w:val="en-US" w:eastAsia="zh-CN"/>
            <w:rPrChange w:id="6652" w:author="......" w:date="2024-05-07T14:48:58Z">
              <w:rPr>
                <w:rFonts w:hint="eastAsia" w:ascii="Times New Roman" w:hAnsi="Times New Roman" w:eastAsia="宋体" w:cs="Times New Roman"/>
                <w:sz w:val="21"/>
                <w:szCs w:val="21"/>
                <w:lang w:val="en-US" w:eastAsia="zh-CN"/>
              </w:rPr>
            </w:rPrChange>
          </w:rPr>
          <w:t>3</w:t>
        </w:r>
      </w:ins>
      <w:ins w:id="6654" w:author="......" w:date="2024-05-07T14:46:55Z">
        <w:r>
          <w:rPr>
            <w:rFonts w:hint="default" w:ascii="Times New Roman" w:hAnsi="Times New Roman" w:eastAsia="宋体" w:cs="Times New Roman"/>
            <w:sz w:val="21"/>
            <w:szCs w:val="21"/>
            <w:lang w:val="en-US" w:eastAsia="zh-CN"/>
            <w:rPrChange w:id="6655" w:author="......" w:date="2024-05-07T14:48:58Z">
              <w:rPr>
                <w:rFonts w:hint="default" w:ascii="Times New Roman" w:hAnsi="Times New Roman" w:eastAsia="宋体" w:cs="Times New Roman"/>
                <w:sz w:val="21"/>
                <w:szCs w:val="21"/>
                <w:lang w:val="en-US" w:eastAsia="zh-CN"/>
              </w:rPr>
            </w:rPrChange>
          </w:rPr>
          <w:t>-1</w:t>
        </w:r>
      </w:ins>
    </w:p>
    <w:p>
      <w:pPr>
        <w:bidi w:val="0"/>
        <w:rPr>
          <w:rFonts w:hint="default" w:ascii="Times New Roman" w:hAnsi="Times New Roman" w:eastAsia="宋体" w:cs="Times New Roman"/>
          <w:lang w:val="en-US" w:eastAsia="zh-CN"/>
          <w:rPrChange w:id="6658" w:author="......" w:date="2024-05-07T14:48:58Z">
            <w:rPr>
              <w:rFonts w:hint="default"/>
              <w:lang w:val="en-US" w:eastAsia="zh-CN"/>
            </w:rPr>
          </w:rPrChange>
        </w:rPr>
        <w:pPrChange w:id="6657" w:author="......" w:date="2024-03-26T00:26:10Z">
          <w:pPr>
            <w:pStyle w:val="5"/>
            <w:bidi w:val="0"/>
          </w:pPr>
        </w:pPrChange>
      </w:pPr>
    </w:p>
    <w:p>
      <w:pPr>
        <w:numPr>
          <w:ilvl w:val="0"/>
          <w:numId w:val="34"/>
        </w:numPr>
        <w:bidi w:val="0"/>
        <w:ind w:left="425" w:leftChars="0" w:hanging="425" w:firstLineChars="0"/>
        <w:rPr>
          <w:ins w:id="6660" w:author="......" w:date="2024-05-06T23:01:03Z"/>
          <w:rFonts w:hint="default" w:ascii="Times New Roman" w:hAnsi="Times New Roman" w:eastAsia="宋体" w:cs="Times New Roman"/>
          <w:szCs w:val="32"/>
          <w:rPrChange w:id="6661" w:author="......" w:date="2024-05-07T14:48:58Z">
            <w:rPr>
              <w:ins w:id="6662" w:author="......" w:date="2024-05-06T23:01:03Z"/>
              <w:rFonts w:hint="default" w:ascii="Times New Roman" w:hAnsi="Times New Roman" w:eastAsia="宋体" w:cs="Times New Roman"/>
              <w:szCs w:val="32"/>
            </w:rPr>
          </w:rPrChange>
        </w:rPr>
        <w:pPrChange w:id="6659" w:author="......" w:date="2024-05-06T23:00:52Z">
          <w:pPr>
            <w:numPr>
              <w:ilvl w:val="0"/>
              <w:numId w:val="33"/>
            </w:numPr>
            <w:bidi w:val="0"/>
            <w:ind w:left="425" w:leftChars="0" w:hanging="425" w:firstLineChars="0"/>
          </w:pPr>
        </w:pPrChange>
      </w:pPr>
      <w:ins w:id="6663" w:author="......" w:date="2024-03-26T15:49:20Z">
        <w:r>
          <w:rPr>
            <w:rFonts w:hint="default" w:ascii="Times New Roman" w:hAnsi="Times New Roman" w:eastAsia="宋体" w:cs="Times New Roman"/>
            <w:szCs w:val="32"/>
            <w:rPrChange w:id="6664" w:author="......" w:date="2024-05-07T14:48:58Z">
              <w:rPr>
                <w:rFonts w:hint="default" w:ascii="Times New Roman" w:hAnsi="Times New Roman" w:eastAsia="宋体" w:cs="Times New Roman"/>
                <w:szCs w:val="32"/>
              </w:rPr>
            </w:rPrChange>
          </w:rPr>
          <w:t>预算管理：允许用户设置项目的预算，</w:t>
        </w:r>
      </w:ins>
      <w:ins w:id="6666" w:author="......" w:date="2024-05-06T22:59:38Z">
        <w:r>
          <w:rPr>
            <w:rFonts w:hint="default" w:ascii="Times New Roman" w:hAnsi="Times New Roman" w:eastAsia="宋体" w:cs="Times New Roman"/>
            <w:szCs w:val="32"/>
            <w:lang w:val="en-US" w:eastAsia="zh-CN"/>
            <w:rPrChange w:id="6667" w:author="......" w:date="2024-05-07T14:48:58Z">
              <w:rPr>
                <w:rFonts w:hint="eastAsia" w:ascii="Times New Roman" w:hAnsi="Times New Roman" w:eastAsia="宋体" w:cs="Times New Roman"/>
                <w:szCs w:val="32"/>
                <w:lang w:val="en-US" w:eastAsia="zh-CN"/>
              </w:rPr>
            </w:rPrChange>
          </w:rPr>
          <w:t>如表3-</w:t>
        </w:r>
      </w:ins>
      <w:ins w:id="6669" w:author="......" w:date="2024-05-06T22:59:45Z">
        <w:r>
          <w:rPr>
            <w:rFonts w:hint="default" w:ascii="Times New Roman" w:hAnsi="Times New Roman" w:eastAsia="宋体" w:cs="Times New Roman"/>
            <w:szCs w:val="32"/>
            <w:lang w:val="en-US" w:eastAsia="zh-CN"/>
            <w:rPrChange w:id="6670" w:author="......" w:date="2024-05-07T14:48:58Z">
              <w:rPr>
                <w:rFonts w:hint="eastAsia" w:ascii="Times New Roman" w:hAnsi="Times New Roman" w:eastAsia="宋体" w:cs="Times New Roman"/>
                <w:szCs w:val="32"/>
                <w:lang w:val="en-US" w:eastAsia="zh-CN"/>
              </w:rPr>
            </w:rPrChange>
          </w:rPr>
          <w:t>3</w:t>
        </w:r>
      </w:ins>
      <w:ins w:id="6672" w:author="......" w:date="2024-05-06T22:59:38Z">
        <w:r>
          <w:rPr>
            <w:rFonts w:hint="default" w:ascii="Times New Roman" w:hAnsi="Times New Roman" w:eastAsia="宋体" w:cs="Times New Roman"/>
            <w:szCs w:val="32"/>
            <w:lang w:val="en-US" w:eastAsia="zh-CN"/>
            <w:rPrChange w:id="6673" w:author="......" w:date="2024-05-07T14:48:58Z">
              <w:rPr>
                <w:rFonts w:hint="eastAsia" w:ascii="Times New Roman" w:hAnsi="Times New Roman" w:eastAsia="宋体" w:cs="Times New Roman"/>
                <w:szCs w:val="32"/>
                <w:lang w:val="en-US" w:eastAsia="zh-CN"/>
              </w:rPr>
            </w:rPrChange>
          </w:rPr>
          <w:t>-1所示：</w:t>
        </w:r>
      </w:ins>
    </w:p>
    <w:p>
      <w:pPr>
        <w:numPr>
          <w:ilvl w:val="-1"/>
          <w:numId w:val="0"/>
        </w:numPr>
        <w:bidi w:val="0"/>
        <w:ind w:left="0" w:leftChars="0" w:firstLine="0" w:firstLineChars="0"/>
        <w:jc w:val="right"/>
        <w:rPr>
          <w:ins w:id="6675" w:author="......" w:date="2024-05-06T23:01:08Z"/>
          <w:rFonts w:hint="default" w:ascii="Times New Roman" w:hAnsi="Times New Roman" w:eastAsia="宋体" w:cs="Times New Roman"/>
          <w:szCs w:val="32"/>
          <w:rPrChange w:id="6676" w:author="......" w:date="2024-05-07T14:48:58Z">
            <w:rPr>
              <w:ins w:id="6677" w:author="......" w:date="2024-05-06T23:01:08Z"/>
              <w:rFonts w:hint="default" w:ascii="Times New Roman" w:hAnsi="Times New Roman" w:eastAsia="宋体" w:cs="Times New Roman"/>
              <w:szCs w:val="32"/>
            </w:rPr>
          </w:rPrChange>
        </w:rPr>
      </w:pPr>
      <w:ins w:id="6678" w:author="......" w:date="2024-05-06T23:01:08Z">
        <w:r>
          <w:rPr>
            <w:rFonts w:hint="default" w:ascii="Times New Roman" w:hAnsi="Times New Roman" w:eastAsia="宋体" w:cs="Times New Roman"/>
            <w:sz w:val="21"/>
            <w:szCs w:val="24"/>
            <w:lang w:val="en-US" w:eastAsia="zh-CN"/>
            <w:rPrChange w:id="6679" w:author="......" w:date="2024-05-07T14:48:58Z">
              <w:rPr>
                <w:rFonts w:hint="eastAsia" w:ascii="Times New Roman" w:hAnsi="Times New Roman" w:eastAsia="宋体" w:cs="Times New Roman"/>
                <w:sz w:val="21"/>
                <w:szCs w:val="24"/>
                <w:lang w:val="en-US" w:eastAsia="zh-CN"/>
              </w:rPr>
            </w:rPrChange>
          </w:rPr>
          <w:t>表3-3-1</w:t>
        </w:r>
      </w:ins>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2"/>
        <w:gridCol w:w="6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ins w:id="6681" w:author="......" w:date="2024-05-06T23:01:08Z"/>
        </w:trPr>
        <w:tc>
          <w:tcPr>
            <w:tcW w:w="1692" w:type="dxa"/>
            <w:noWrap w:val="0"/>
            <w:vAlign w:val="top"/>
          </w:tcPr>
          <w:p>
            <w:pPr>
              <w:numPr>
                <w:ilvl w:val="0"/>
                <w:numId w:val="0"/>
              </w:numPr>
              <w:rPr>
                <w:ins w:id="6682" w:author="......" w:date="2024-05-06T23:01:08Z"/>
                <w:rFonts w:hint="default" w:ascii="Times New Roman" w:hAnsi="Times New Roman" w:eastAsia="宋体" w:cs="Times New Roman"/>
                <w:sz w:val="24"/>
                <w:szCs w:val="32"/>
                <w:vertAlign w:val="baseline"/>
                <w:lang w:val="en-US" w:eastAsia="zh-CN"/>
                <w:rPrChange w:id="6683" w:author="......" w:date="2024-05-07T14:48:58Z">
                  <w:rPr>
                    <w:ins w:id="6684" w:author="......" w:date="2024-05-06T23:01:08Z"/>
                    <w:rFonts w:hint="default"/>
                    <w:sz w:val="24"/>
                    <w:szCs w:val="32"/>
                    <w:vertAlign w:val="baseline"/>
                    <w:lang w:val="en-US" w:eastAsia="zh-CN"/>
                  </w:rPr>
                </w:rPrChange>
              </w:rPr>
            </w:pPr>
            <w:ins w:id="6685" w:author="......" w:date="2024-05-06T23:01:08Z">
              <w:r>
                <w:rPr>
                  <w:rFonts w:hint="default" w:ascii="Times New Roman" w:hAnsi="Times New Roman" w:eastAsia="宋体" w:cs="Times New Roman"/>
                  <w:sz w:val="24"/>
                  <w:szCs w:val="32"/>
                  <w:lang w:val="en-US" w:eastAsia="zh-CN"/>
                  <w:rPrChange w:id="6686" w:author="......" w:date="2024-05-07T14:48:58Z">
                    <w:rPr>
                      <w:rFonts w:hint="eastAsia"/>
                      <w:sz w:val="24"/>
                      <w:szCs w:val="32"/>
                      <w:lang w:val="en-US" w:eastAsia="zh-CN"/>
                    </w:rPr>
                  </w:rPrChange>
                </w:rPr>
                <w:t>用例</w:t>
              </w:r>
            </w:ins>
          </w:p>
        </w:tc>
        <w:tc>
          <w:tcPr>
            <w:tcW w:w="6830" w:type="dxa"/>
            <w:noWrap w:val="0"/>
            <w:vAlign w:val="top"/>
          </w:tcPr>
          <w:p>
            <w:pPr>
              <w:numPr>
                <w:ilvl w:val="0"/>
                <w:numId w:val="0"/>
              </w:numPr>
              <w:rPr>
                <w:ins w:id="6688" w:author="......" w:date="2024-05-06T23:01:08Z"/>
                <w:rFonts w:hint="default" w:ascii="Times New Roman" w:hAnsi="Times New Roman" w:eastAsia="宋体" w:cs="Times New Roman"/>
                <w:sz w:val="24"/>
                <w:szCs w:val="32"/>
                <w:vertAlign w:val="baseline"/>
                <w:lang w:val="en-US" w:eastAsia="zh-CN"/>
                <w:rPrChange w:id="6689" w:author="......" w:date="2024-05-07T14:48:58Z">
                  <w:rPr>
                    <w:ins w:id="6690" w:author="......" w:date="2024-05-06T23:01:08Z"/>
                    <w:rFonts w:hint="default"/>
                    <w:sz w:val="24"/>
                    <w:szCs w:val="32"/>
                    <w:vertAlign w:val="baseline"/>
                    <w:lang w:val="en-US" w:eastAsia="zh-CN"/>
                  </w:rPr>
                </w:rPrChange>
              </w:rPr>
            </w:pPr>
            <w:ins w:id="6691" w:author="......" w:date="2024-05-06T23:01:08Z">
              <w:r>
                <w:rPr>
                  <w:rFonts w:hint="default" w:ascii="Times New Roman" w:hAnsi="Times New Roman" w:eastAsia="宋体" w:cs="Times New Roman"/>
                  <w:sz w:val="24"/>
                  <w:szCs w:val="32"/>
                  <w:vertAlign w:val="baseline"/>
                  <w:lang w:val="en-US" w:eastAsia="zh-CN"/>
                  <w:rPrChange w:id="6692" w:author="......" w:date="2024-05-07T14:48:58Z">
                    <w:rPr>
                      <w:rFonts w:hint="eastAsia"/>
                      <w:sz w:val="24"/>
                      <w:szCs w:val="32"/>
                      <w:vertAlign w:val="baseline"/>
                      <w:lang w:val="en-US" w:eastAsia="zh-CN"/>
                    </w:rPr>
                  </w:rPrChange>
                </w:rPr>
                <w:t>上传项目预算与成本</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6694" w:author="......" w:date="2024-05-06T23:01:08Z"/>
        </w:trPr>
        <w:tc>
          <w:tcPr>
            <w:tcW w:w="1692" w:type="dxa"/>
            <w:noWrap w:val="0"/>
            <w:vAlign w:val="top"/>
          </w:tcPr>
          <w:p>
            <w:pPr>
              <w:numPr>
                <w:ilvl w:val="0"/>
                <w:numId w:val="0"/>
              </w:numPr>
              <w:ind w:left="0" w:leftChars="0" w:firstLine="0" w:firstLineChars="0"/>
              <w:rPr>
                <w:ins w:id="6695" w:author="......" w:date="2024-05-06T23:01:08Z"/>
                <w:rFonts w:hint="default" w:ascii="Times New Roman" w:hAnsi="Times New Roman" w:eastAsia="宋体" w:cs="Times New Roman"/>
                <w:kern w:val="2"/>
                <w:sz w:val="24"/>
                <w:szCs w:val="32"/>
                <w:vertAlign w:val="baseline"/>
                <w:lang w:val="en-US" w:eastAsia="zh-CN" w:bidi="ar-SA"/>
                <w:rPrChange w:id="6696" w:author="......" w:date="2024-05-07T14:48:58Z">
                  <w:rPr>
                    <w:ins w:id="6697" w:author="......" w:date="2024-05-06T23:01:08Z"/>
                    <w:rFonts w:hint="eastAsia" w:ascii="Times New Roman" w:hAnsi="Times New Roman" w:cs="Times New Roman" w:eastAsiaTheme="minorEastAsia"/>
                    <w:kern w:val="2"/>
                    <w:sz w:val="24"/>
                    <w:szCs w:val="32"/>
                    <w:vertAlign w:val="baseline"/>
                    <w:lang w:val="en-US" w:eastAsia="zh-CN" w:bidi="ar-SA"/>
                  </w:rPr>
                </w:rPrChange>
              </w:rPr>
            </w:pPr>
            <w:r>
              <w:rPr>
                <w:rFonts w:hint="default" w:ascii="Times New Roman" w:hAnsi="Times New Roman" w:eastAsia="宋体" w:cs="Times New Roman"/>
                <w:sz w:val="24"/>
                <w:szCs w:val="32"/>
                <w:vertAlign w:val="baseline"/>
                <w:lang w:val="en-US" w:eastAsia="zh-CN"/>
                <w:rPrChange w:id="6698" w:author="......" w:date="2024-05-07T14:48:58Z">
                  <w:rPr>
                    <w:rFonts w:hint="default" w:ascii="Times New Roman" w:hAnsi="Times New Roman" w:cs="Times New Roman"/>
                    <w:sz w:val="24"/>
                    <w:szCs w:val="32"/>
                    <w:vertAlign w:val="baseline"/>
                    <w:lang w:val="en-US" w:eastAsia="zh-CN"/>
                  </w:rPr>
                </w:rPrChange>
              </w:rPr>
              <w:t>用例编号</w:t>
            </w:r>
          </w:p>
        </w:tc>
        <w:tc>
          <w:tcPr>
            <w:tcW w:w="6830" w:type="dxa"/>
            <w:noWrap w:val="0"/>
            <w:vAlign w:val="top"/>
          </w:tcPr>
          <w:p>
            <w:pPr>
              <w:numPr>
                <w:ilvl w:val="0"/>
                <w:numId w:val="0"/>
              </w:numPr>
              <w:ind w:left="0" w:leftChars="0" w:firstLine="0" w:firstLineChars="0"/>
              <w:rPr>
                <w:ins w:id="6699" w:author="......" w:date="2024-05-06T23:01:08Z"/>
                <w:rFonts w:hint="default" w:ascii="Times New Roman" w:hAnsi="Times New Roman" w:eastAsia="宋体" w:cs="Times New Roman"/>
                <w:kern w:val="2"/>
                <w:sz w:val="24"/>
                <w:szCs w:val="32"/>
                <w:vertAlign w:val="baseline"/>
                <w:lang w:val="en-US" w:eastAsia="zh-CN" w:bidi="ar-SA"/>
                <w:rPrChange w:id="6700" w:author="......" w:date="2024-05-07T14:48:58Z">
                  <w:rPr>
                    <w:ins w:id="6701" w:author="......" w:date="2024-05-06T23:01:08Z"/>
                    <w:rFonts w:hint="eastAsia" w:ascii="Times New Roman" w:hAnsi="Times New Roman" w:cs="Times New Roman" w:eastAsiaTheme="minorEastAsia"/>
                    <w:kern w:val="2"/>
                    <w:sz w:val="24"/>
                    <w:szCs w:val="32"/>
                    <w:vertAlign w:val="baseline"/>
                    <w:lang w:val="en-US" w:eastAsia="zh-CN" w:bidi="ar-SA"/>
                  </w:rPr>
                </w:rPrChange>
              </w:rPr>
            </w:pPr>
            <w:r>
              <w:rPr>
                <w:rFonts w:hint="default" w:ascii="Times New Roman" w:hAnsi="Times New Roman" w:eastAsia="宋体" w:cs="Times New Roman"/>
                <w:sz w:val="24"/>
                <w:szCs w:val="32"/>
                <w:lang w:val="en-US" w:eastAsia="zh-CN"/>
                <w:rPrChange w:id="6702" w:author="......" w:date="2024-05-07T14:48:58Z">
                  <w:rPr>
                    <w:rFonts w:hint="default" w:ascii="Times New Roman" w:hAnsi="Times New Roman" w:cs="Times New Roman"/>
                    <w:sz w:val="24"/>
                    <w:szCs w:val="32"/>
                    <w:lang w:val="en-US" w:eastAsia="zh-CN"/>
                  </w:rPr>
                </w:rPrChange>
              </w:rPr>
              <w:t>SF0</w:t>
            </w:r>
            <w:ins w:id="6703" w:author="......" w:date="2024-05-06T23:06:26Z">
              <w:r>
                <w:rPr>
                  <w:rFonts w:hint="default" w:ascii="Times New Roman" w:hAnsi="Times New Roman" w:eastAsia="宋体" w:cs="Times New Roman"/>
                  <w:sz w:val="24"/>
                  <w:szCs w:val="32"/>
                  <w:lang w:val="en-US" w:eastAsia="zh-CN"/>
                  <w:rPrChange w:id="6704" w:author="......" w:date="2024-05-07T14:48:58Z">
                    <w:rPr>
                      <w:rFonts w:hint="eastAsia" w:ascii="Times New Roman" w:hAnsi="Times New Roman" w:cs="Times New Roman"/>
                      <w:sz w:val="24"/>
                      <w:szCs w:val="32"/>
                      <w:lang w:val="en-US" w:eastAsia="zh-CN"/>
                    </w:rPr>
                  </w:rPrChange>
                </w:rPr>
                <w:t>3</w:t>
              </w:r>
            </w:ins>
            <w:del w:id="6706" w:author="......" w:date="2024-05-06T23:06:26Z">
              <w:r>
                <w:rPr>
                  <w:rFonts w:hint="default" w:ascii="Times New Roman" w:hAnsi="Times New Roman" w:eastAsia="宋体" w:cs="Times New Roman"/>
                  <w:sz w:val="24"/>
                  <w:szCs w:val="32"/>
                  <w:lang w:val="en-US" w:eastAsia="zh-CN"/>
                  <w:rPrChange w:id="6707" w:author="......" w:date="2024-05-07T14:48:58Z">
                    <w:rPr>
                      <w:rFonts w:hint="default" w:ascii="Times New Roman" w:hAnsi="Times New Roman" w:cs="Times New Roman"/>
                      <w:sz w:val="24"/>
                      <w:szCs w:val="32"/>
                      <w:lang w:val="en-US" w:eastAsia="zh-CN"/>
                    </w:rPr>
                  </w:rPrChange>
                </w:rPr>
                <w:delText>2</w:delText>
              </w:r>
            </w:del>
            <w:r>
              <w:rPr>
                <w:rFonts w:hint="default" w:ascii="Times New Roman" w:hAnsi="Times New Roman" w:eastAsia="宋体" w:cs="Times New Roman"/>
                <w:sz w:val="24"/>
                <w:szCs w:val="32"/>
                <w:lang w:val="en-US" w:eastAsia="zh-CN"/>
                <w:rPrChange w:id="6709" w:author="......" w:date="2024-05-07T14:48:58Z">
                  <w:rPr>
                    <w:rFonts w:hint="default" w:ascii="Times New Roman" w:hAnsi="Times New Roman" w:cs="Times New Roman"/>
                    <w:sz w:val="24"/>
                    <w:szCs w:val="32"/>
                    <w:lang w:val="en-US" w:eastAsia="zh-CN"/>
                  </w:rPr>
                </w:rPrChange>
              </w:rPr>
              <w:t>00</w:t>
            </w:r>
            <w:ins w:id="6710" w:author="......" w:date="2024-05-06T23:06:28Z">
              <w:r>
                <w:rPr>
                  <w:rFonts w:hint="default" w:ascii="Times New Roman" w:hAnsi="Times New Roman" w:eastAsia="宋体" w:cs="Times New Roman"/>
                  <w:sz w:val="24"/>
                  <w:szCs w:val="32"/>
                  <w:lang w:val="en-US" w:eastAsia="zh-CN"/>
                  <w:rPrChange w:id="6711" w:author="......" w:date="2024-05-07T14:48:58Z">
                    <w:rPr>
                      <w:rFonts w:hint="eastAsia" w:ascii="Times New Roman" w:hAnsi="Times New Roman" w:cs="Times New Roman"/>
                      <w:sz w:val="24"/>
                      <w:szCs w:val="32"/>
                      <w:lang w:val="en-US" w:eastAsia="zh-CN"/>
                    </w:rPr>
                  </w:rPrChange>
                </w:rPr>
                <w:t>1</w:t>
              </w:r>
            </w:ins>
            <w:del w:id="6713" w:author="......" w:date="2024-05-06T23:06:28Z">
              <w:r>
                <w:rPr>
                  <w:rFonts w:hint="default" w:ascii="Times New Roman" w:hAnsi="Times New Roman" w:eastAsia="宋体" w:cs="Times New Roman"/>
                  <w:sz w:val="24"/>
                  <w:szCs w:val="32"/>
                  <w:lang w:val="en-US" w:eastAsia="zh-CN"/>
                  <w:rPrChange w:id="6714" w:author="......" w:date="2024-05-07T14:48:58Z">
                    <w:rPr>
                      <w:rFonts w:hint="eastAsia" w:ascii="Times New Roman" w:hAnsi="Times New Roman" w:cs="Times New Roman"/>
                      <w:sz w:val="24"/>
                      <w:szCs w:val="32"/>
                      <w:lang w:val="en-US" w:eastAsia="zh-CN"/>
                    </w:rPr>
                  </w:rPrChange>
                </w:rPr>
                <w:delText>4</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6716" w:author="......" w:date="2024-05-06T23:01:08Z"/>
        </w:trPr>
        <w:tc>
          <w:tcPr>
            <w:tcW w:w="1692" w:type="dxa"/>
            <w:noWrap w:val="0"/>
            <w:vAlign w:val="top"/>
          </w:tcPr>
          <w:p>
            <w:pPr>
              <w:numPr>
                <w:ilvl w:val="0"/>
                <w:numId w:val="0"/>
              </w:numPr>
              <w:rPr>
                <w:ins w:id="6717" w:author="......" w:date="2024-05-06T23:01:08Z"/>
                <w:rFonts w:hint="default" w:ascii="Times New Roman" w:hAnsi="Times New Roman" w:eastAsia="宋体" w:cs="Times New Roman"/>
                <w:sz w:val="24"/>
                <w:szCs w:val="32"/>
                <w:vertAlign w:val="baseline"/>
                <w:lang w:val="en-US" w:eastAsia="zh-CN"/>
                <w:rPrChange w:id="6718" w:author="......" w:date="2024-05-07T14:48:58Z">
                  <w:rPr>
                    <w:ins w:id="6719" w:author="......" w:date="2024-05-06T23:01:08Z"/>
                    <w:rFonts w:hint="default"/>
                    <w:sz w:val="24"/>
                    <w:szCs w:val="32"/>
                    <w:vertAlign w:val="baseline"/>
                    <w:lang w:val="en-US" w:eastAsia="zh-CN"/>
                  </w:rPr>
                </w:rPrChange>
              </w:rPr>
            </w:pPr>
            <w:ins w:id="6720" w:author="......" w:date="2024-05-06T23:01:08Z">
              <w:r>
                <w:rPr>
                  <w:rFonts w:hint="default" w:ascii="Times New Roman" w:hAnsi="Times New Roman" w:eastAsia="宋体" w:cs="Times New Roman"/>
                  <w:sz w:val="24"/>
                  <w:szCs w:val="32"/>
                  <w:vertAlign w:val="baseline"/>
                  <w:lang w:val="en-US" w:eastAsia="zh-CN"/>
                  <w:rPrChange w:id="6721" w:author="......" w:date="2024-05-07T14:48:58Z">
                    <w:rPr>
                      <w:rFonts w:hint="eastAsia"/>
                      <w:sz w:val="24"/>
                      <w:szCs w:val="32"/>
                      <w:vertAlign w:val="baseline"/>
                      <w:lang w:val="en-US" w:eastAsia="zh-CN"/>
                    </w:rPr>
                  </w:rPrChange>
                </w:rPr>
                <w:t>主执行者</w:t>
              </w:r>
            </w:ins>
          </w:p>
        </w:tc>
        <w:tc>
          <w:tcPr>
            <w:tcW w:w="6830" w:type="dxa"/>
            <w:noWrap w:val="0"/>
            <w:vAlign w:val="top"/>
          </w:tcPr>
          <w:p>
            <w:pPr>
              <w:numPr>
                <w:ilvl w:val="0"/>
                <w:numId w:val="0"/>
              </w:numPr>
              <w:rPr>
                <w:ins w:id="6723" w:author="......" w:date="2024-05-06T23:01:08Z"/>
                <w:rFonts w:hint="default" w:ascii="Times New Roman" w:hAnsi="Times New Roman" w:eastAsia="宋体" w:cs="Times New Roman"/>
                <w:sz w:val="24"/>
                <w:szCs w:val="32"/>
                <w:vertAlign w:val="baseline"/>
                <w:lang w:val="en-US" w:eastAsia="zh-CN"/>
                <w:rPrChange w:id="6724" w:author="......" w:date="2024-05-07T14:48:58Z">
                  <w:rPr>
                    <w:ins w:id="6725" w:author="......" w:date="2024-05-06T23:01:08Z"/>
                    <w:rFonts w:hint="default"/>
                    <w:sz w:val="24"/>
                    <w:szCs w:val="32"/>
                    <w:vertAlign w:val="baseline"/>
                    <w:lang w:val="en-US" w:eastAsia="zh-CN"/>
                  </w:rPr>
                </w:rPrChange>
              </w:rPr>
            </w:pPr>
            <w:ins w:id="6726" w:author="......" w:date="2024-05-06T23:01:08Z">
              <w:r>
                <w:rPr>
                  <w:rFonts w:hint="default" w:ascii="Times New Roman" w:hAnsi="Times New Roman" w:eastAsia="宋体" w:cs="Times New Roman"/>
                  <w:sz w:val="24"/>
                  <w:szCs w:val="32"/>
                  <w:vertAlign w:val="baseline"/>
                  <w:lang w:val="en-US" w:eastAsia="zh-CN"/>
                  <w:rPrChange w:id="6727" w:author="......" w:date="2024-05-07T14:48:58Z">
                    <w:rPr>
                      <w:rFonts w:hint="eastAsia"/>
                      <w:sz w:val="24"/>
                      <w:szCs w:val="32"/>
                      <w:vertAlign w:val="baseline"/>
                      <w:lang w:val="en-US" w:eastAsia="zh-CN"/>
                    </w:rPr>
                  </w:rPrChange>
                </w:rPr>
                <w:t>财务负责人</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6729" w:author="......" w:date="2024-05-06T23:01:08Z"/>
        </w:trPr>
        <w:tc>
          <w:tcPr>
            <w:tcW w:w="1692" w:type="dxa"/>
            <w:noWrap w:val="0"/>
            <w:vAlign w:val="top"/>
          </w:tcPr>
          <w:p>
            <w:pPr>
              <w:numPr>
                <w:ilvl w:val="0"/>
                <w:numId w:val="0"/>
              </w:numPr>
              <w:ind w:left="0" w:leftChars="0" w:firstLine="0" w:firstLineChars="0"/>
              <w:rPr>
                <w:ins w:id="6730" w:author="......" w:date="2024-05-06T23:01:08Z"/>
                <w:rFonts w:hint="default" w:ascii="Times New Roman" w:hAnsi="Times New Roman" w:eastAsia="宋体" w:cs="Times New Roman"/>
                <w:sz w:val="24"/>
                <w:szCs w:val="32"/>
                <w:vertAlign w:val="baseline"/>
                <w:lang w:val="en-US" w:eastAsia="zh-CN"/>
                <w:rPrChange w:id="6731" w:author="......" w:date="2024-05-07T14:48:58Z">
                  <w:rPr>
                    <w:ins w:id="6732" w:author="......" w:date="2024-05-06T23:01:08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6733" w:author="......" w:date="2024-05-07T14:48:58Z">
                  <w:rPr>
                    <w:rFonts w:hint="eastAsia"/>
                    <w:sz w:val="24"/>
                    <w:szCs w:val="32"/>
                    <w:vertAlign w:val="baseline"/>
                    <w:lang w:val="en-US" w:eastAsia="zh-CN"/>
                  </w:rPr>
                </w:rPrChange>
              </w:rPr>
              <w:t>目标</w:t>
            </w:r>
          </w:p>
        </w:tc>
        <w:tc>
          <w:tcPr>
            <w:tcW w:w="6830" w:type="dxa"/>
            <w:noWrap w:val="0"/>
            <w:vAlign w:val="top"/>
          </w:tcPr>
          <w:p>
            <w:pPr>
              <w:numPr>
                <w:ilvl w:val="0"/>
                <w:numId w:val="0"/>
              </w:numPr>
              <w:ind w:left="0" w:leftChars="0" w:firstLine="0" w:firstLineChars="0"/>
              <w:rPr>
                <w:ins w:id="6734" w:author="......" w:date="2024-05-06T23:01:08Z"/>
                <w:rFonts w:hint="default" w:ascii="Times New Roman" w:hAnsi="Times New Roman" w:eastAsia="宋体" w:cs="Times New Roman"/>
                <w:sz w:val="24"/>
                <w:szCs w:val="32"/>
                <w:vertAlign w:val="baseline"/>
                <w:lang w:val="en-US" w:eastAsia="zh-CN"/>
                <w:rPrChange w:id="6735" w:author="......" w:date="2024-05-07T14:48:58Z">
                  <w:rPr>
                    <w:ins w:id="6736" w:author="......" w:date="2024-05-06T23:01:08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6737" w:author="......" w:date="2024-05-07T14:48:58Z">
                  <w:rPr>
                    <w:rFonts w:hint="eastAsia"/>
                    <w:sz w:val="24"/>
                    <w:szCs w:val="32"/>
                    <w:vertAlign w:val="baseline"/>
                    <w:lang w:val="en-US" w:eastAsia="zh-CN"/>
                  </w:rPr>
                </w:rPrChange>
              </w:rPr>
              <w:t>允许用户查看项目成本，与预算比较，及时调整以避免超支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6738" w:author="......" w:date="2024-05-06T23:01:08Z"/>
        </w:trPr>
        <w:tc>
          <w:tcPr>
            <w:tcW w:w="1692" w:type="dxa"/>
            <w:noWrap w:val="0"/>
            <w:vAlign w:val="top"/>
          </w:tcPr>
          <w:p>
            <w:pPr>
              <w:numPr>
                <w:ilvl w:val="0"/>
                <w:numId w:val="0"/>
              </w:numPr>
              <w:ind w:left="0" w:leftChars="0" w:firstLine="0" w:firstLineChars="0"/>
              <w:rPr>
                <w:ins w:id="6739" w:author="......" w:date="2024-05-06T23:01:08Z"/>
                <w:rFonts w:hint="default" w:ascii="Times New Roman" w:hAnsi="Times New Roman" w:eastAsia="宋体" w:cs="Times New Roman"/>
                <w:sz w:val="24"/>
                <w:szCs w:val="32"/>
                <w:vertAlign w:val="baseline"/>
                <w:lang w:val="en-US" w:eastAsia="zh-CN"/>
                <w:rPrChange w:id="6740" w:author="......" w:date="2024-05-07T14:48:58Z">
                  <w:rPr>
                    <w:ins w:id="6741" w:author="......" w:date="2024-05-06T23:01:08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6742" w:author="......" w:date="2024-05-07T14:48:58Z">
                  <w:rPr>
                    <w:rFonts w:hint="eastAsia"/>
                    <w:sz w:val="24"/>
                    <w:szCs w:val="32"/>
                    <w:vertAlign w:val="baseline"/>
                    <w:lang w:val="en-US" w:eastAsia="zh-CN"/>
                  </w:rPr>
                </w:rPrChange>
              </w:rPr>
              <w:t>前提条件</w:t>
            </w:r>
          </w:p>
        </w:tc>
        <w:tc>
          <w:tcPr>
            <w:tcW w:w="6830" w:type="dxa"/>
            <w:noWrap w:val="0"/>
            <w:vAlign w:val="top"/>
          </w:tcPr>
          <w:p>
            <w:pPr>
              <w:numPr>
                <w:ilvl w:val="0"/>
                <w:numId w:val="0"/>
              </w:numPr>
              <w:ind w:left="0" w:leftChars="0" w:firstLine="0" w:firstLineChars="0"/>
              <w:rPr>
                <w:ins w:id="6743" w:author="......" w:date="2024-05-06T23:01:08Z"/>
                <w:rFonts w:hint="default" w:ascii="Times New Roman" w:hAnsi="Times New Roman" w:eastAsia="宋体" w:cs="Times New Roman"/>
                <w:sz w:val="24"/>
                <w:szCs w:val="32"/>
                <w:vertAlign w:val="baseline"/>
                <w:lang w:val="en-US" w:eastAsia="zh-CN"/>
                <w:rPrChange w:id="6744" w:author="......" w:date="2024-05-07T14:48:58Z">
                  <w:rPr>
                    <w:ins w:id="6745" w:author="......" w:date="2024-05-06T23:01:08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6746" w:author="......" w:date="2024-05-07T14:48:58Z">
                  <w:rPr>
                    <w:rFonts w:hint="eastAsia"/>
                    <w:sz w:val="24"/>
                    <w:szCs w:val="32"/>
                    <w:vertAlign w:val="baseline"/>
                    <w:lang w:val="en-US" w:eastAsia="zh-CN"/>
                  </w:rPr>
                </w:rPrChange>
              </w:rPr>
              <w:t>执行者已登录并且账号身份为财务负责人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6747" w:author="......" w:date="2024-05-06T23:01:08Z"/>
        </w:trPr>
        <w:tc>
          <w:tcPr>
            <w:tcW w:w="1692" w:type="dxa"/>
            <w:noWrap w:val="0"/>
            <w:vAlign w:val="top"/>
          </w:tcPr>
          <w:p>
            <w:pPr>
              <w:numPr>
                <w:ilvl w:val="0"/>
                <w:numId w:val="0"/>
              </w:numPr>
              <w:ind w:left="0" w:leftChars="0" w:firstLine="0" w:firstLineChars="0"/>
              <w:rPr>
                <w:ins w:id="6748" w:author="......" w:date="2024-05-06T23:01:08Z"/>
                <w:rFonts w:hint="default" w:ascii="Times New Roman" w:hAnsi="Times New Roman" w:eastAsia="宋体" w:cs="Times New Roman"/>
                <w:sz w:val="24"/>
                <w:szCs w:val="32"/>
                <w:vertAlign w:val="baseline"/>
                <w:lang w:val="en-US" w:eastAsia="zh-CN"/>
                <w:rPrChange w:id="6749" w:author="......" w:date="2024-05-07T14:48:58Z">
                  <w:rPr>
                    <w:ins w:id="6750" w:author="......" w:date="2024-05-06T23:01:08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6751" w:author="......" w:date="2024-05-07T14:48:58Z">
                  <w:rPr>
                    <w:rFonts w:hint="eastAsia"/>
                    <w:sz w:val="24"/>
                    <w:szCs w:val="32"/>
                    <w:vertAlign w:val="baseline"/>
                    <w:lang w:val="en-US" w:eastAsia="zh-CN"/>
                  </w:rPr>
                </w:rPrChange>
              </w:rPr>
              <w:t>触发事件</w:t>
            </w:r>
          </w:p>
        </w:tc>
        <w:tc>
          <w:tcPr>
            <w:tcW w:w="6830" w:type="dxa"/>
            <w:noWrap w:val="0"/>
            <w:vAlign w:val="top"/>
          </w:tcPr>
          <w:p>
            <w:pPr>
              <w:numPr>
                <w:ilvl w:val="0"/>
                <w:numId w:val="0"/>
              </w:numPr>
              <w:ind w:left="0" w:leftChars="0" w:firstLine="0" w:firstLineChars="0"/>
              <w:rPr>
                <w:ins w:id="6752" w:author="......" w:date="2024-05-06T23:01:08Z"/>
                <w:rFonts w:hint="default" w:ascii="Times New Roman" w:hAnsi="Times New Roman" w:eastAsia="宋体" w:cs="Times New Roman"/>
                <w:sz w:val="24"/>
                <w:szCs w:val="32"/>
                <w:vertAlign w:val="baseline"/>
                <w:lang w:val="en-US" w:eastAsia="zh-CN"/>
                <w:rPrChange w:id="6753" w:author="......" w:date="2024-05-07T14:48:58Z">
                  <w:rPr>
                    <w:ins w:id="6754" w:author="......" w:date="2024-05-06T23:01:08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6755" w:author="......" w:date="2024-05-07T14:48:58Z">
                  <w:rPr>
                    <w:rFonts w:hint="eastAsia"/>
                    <w:sz w:val="24"/>
                    <w:szCs w:val="32"/>
                    <w:vertAlign w:val="baseline"/>
                    <w:lang w:val="en-US" w:eastAsia="zh-CN"/>
                  </w:rPr>
                </w:rPrChange>
              </w:rPr>
              <w:t>在成本管理列表，用户点击“上传成本”按键，并在界面中输入项目成本相关信息，最后点击“保存”按键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6756" w:author="......" w:date="2024-05-06T23:01:08Z"/>
        </w:trPr>
        <w:tc>
          <w:tcPr>
            <w:tcW w:w="1692" w:type="dxa"/>
            <w:noWrap w:val="0"/>
            <w:vAlign w:val="top"/>
          </w:tcPr>
          <w:p>
            <w:pPr>
              <w:numPr>
                <w:ilvl w:val="0"/>
                <w:numId w:val="0"/>
              </w:numPr>
              <w:ind w:left="0" w:leftChars="0" w:firstLine="0" w:firstLineChars="0"/>
              <w:rPr>
                <w:ins w:id="6757" w:author="......" w:date="2024-05-06T23:01:08Z"/>
                <w:rFonts w:hint="default" w:ascii="Times New Roman" w:hAnsi="Times New Roman" w:eastAsia="宋体" w:cs="Times New Roman"/>
                <w:sz w:val="24"/>
                <w:szCs w:val="32"/>
                <w:vertAlign w:val="baseline"/>
                <w:lang w:val="en-US" w:eastAsia="zh-CN"/>
                <w:rPrChange w:id="6758" w:author="......" w:date="2024-05-07T14:48:58Z">
                  <w:rPr>
                    <w:ins w:id="6759" w:author="......" w:date="2024-05-06T23:01:08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6760" w:author="......" w:date="2024-05-07T14:48:58Z">
                  <w:rPr>
                    <w:rFonts w:hint="eastAsia"/>
                    <w:sz w:val="24"/>
                    <w:szCs w:val="32"/>
                    <w:vertAlign w:val="baseline"/>
                    <w:lang w:val="en-US" w:eastAsia="zh-CN"/>
                  </w:rPr>
                </w:rPrChange>
              </w:rPr>
              <w:t>基本事件流</w:t>
            </w:r>
          </w:p>
        </w:tc>
        <w:tc>
          <w:tcPr>
            <w:tcW w:w="6830" w:type="dxa"/>
            <w:noWrap w:val="0"/>
            <w:vAlign w:val="top"/>
          </w:tcPr>
          <w:p>
            <w:pPr>
              <w:numPr>
                <w:ilvl w:val="0"/>
                <w:numId w:val="35"/>
              </w:numPr>
              <w:rPr>
                <w:rFonts w:hint="default" w:ascii="Times New Roman" w:hAnsi="Times New Roman" w:eastAsia="宋体" w:cs="Times New Roman"/>
                <w:sz w:val="24"/>
                <w:szCs w:val="32"/>
                <w:vertAlign w:val="baseline"/>
                <w:lang w:val="en-US" w:eastAsia="zh-CN"/>
                <w:rPrChange w:id="6762" w:author="......" w:date="2024-05-07T14:48:58Z">
                  <w:rPr>
                    <w:rFonts w:hint="eastAsia"/>
                    <w:sz w:val="24"/>
                    <w:szCs w:val="32"/>
                    <w:vertAlign w:val="baseline"/>
                    <w:lang w:val="en-US" w:eastAsia="zh-CN"/>
                  </w:rPr>
                </w:rPrChange>
              </w:rPr>
              <w:pPrChange w:id="6761" w:author="......" w:date="2024-05-07T14:40:19Z">
                <w:pPr>
                  <w:numPr>
                    <w:ilvl w:val="0"/>
                    <w:numId w:val="19"/>
                  </w:numPr>
                </w:pPr>
              </w:pPrChange>
            </w:pPr>
            <w:r>
              <w:rPr>
                <w:rFonts w:hint="default" w:ascii="Times New Roman" w:hAnsi="Times New Roman" w:eastAsia="宋体" w:cs="Times New Roman"/>
                <w:sz w:val="24"/>
                <w:szCs w:val="32"/>
                <w:vertAlign w:val="baseline"/>
                <w:lang w:val="en-US" w:eastAsia="zh-CN"/>
                <w:rPrChange w:id="6763" w:author="......" w:date="2024-05-07T14:48:58Z">
                  <w:rPr>
                    <w:rFonts w:hint="eastAsia"/>
                    <w:sz w:val="24"/>
                    <w:szCs w:val="32"/>
                    <w:vertAlign w:val="baseline"/>
                    <w:lang w:val="en-US" w:eastAsia="zh-CN"/>
                  </w:rPr>
                </w:rPrChange>
              </w:rPr>
              <w:t>用户点击“上传成本”按键；</w:t>
            </w:r>
          </w:p>
          <w:p>
            <w:pPr>
              <w:numPr>
                <w:ilvl w:val="0"/>
                <w:numId w:val="35"/>
              </w:numPr>
              <w:rPr>
                <w:rFonts w:hint="default" w:ascii="Times New Roman" w:hAnsi="Times New Roman" w:eastAsia="宋体" w:cs="Times New Roman"/>
                <w:sz w:val="24"/>
                <w:szCs w:val="32"/>
                <w:vertAlign w:val="baseline"/>
                <w:lang w:val="en-US" w:eastAsia="zh-CN"/>
                <w:rPrChange w:id="6765" w:author="......" w:date="2024-05-07T14:48:58Z">
                  <w:rPr>
                    <w:rFonts w:hint="eastAsia"/>
                    <w:sz w:val="24"/>
                    <w:szCs w:val="32"/>
                    <w:vertAlign w:val="baseline"/>
                    <w:lang w:val="en-US" w:eastAsia="zh-CN"/>
                  </w:rPr>
                </w:rPrChange>
              </w:rPr>
              <w:pPrChange w:id="6764" w:author="......" w:date="2024-05-07T14:40:19Z">
                <w:pPr>
                  <w:numPr>
                    <w:ilvl w:val="0"/>
                    <w:numId w:val="19"/>
                  </w:numPr>
                </w:pPr>
              </w:pPrChange>
            </w:pPr>
            <w:r>
              <w:rPr>
                <w:rFonts w:hint="default" w:ascii="Times New Roman" w:hAnsi="Times New Roman" w:eastAsia="宋体" w:cs="Times New Roman"/>
                <w:sz w:val="24"/>
                <w:szCs w:val="32"/>
                <w:vertAlign w:val="baseline"/>
                <w:lang w:val="en-US" w:eastAsia="zh-CN"/>
                <w:rPrChange w:id="6766" w:author="......" w:date="2024-05-07T14:48:58Z">
                  <w:rPr>
                    <w:rFonts w:hint="eastAsia"/>
                    <w:sz w:val="24"/>
                    <w:szCs w:val="32"/>
                    <w:vertAlign w:val="baseline"/>
                    <w:lang w:val="en-US" w:eastAsia="zh-CN"/>
                  </w:rPr>
                </w:rPrChange>
              </w:rPr>
              <w:t>系统弹出项目列表和创建项目按键；</w:t>
            </w:r>
          </w:p>
          <w:p>
            <w:pPr>
              <w:numPr>
                <w:ilvl w:val="0"/>
                <w:numId w:val="35"/>
              </w:numPr>
              <w:rPr>
                <w:rFonts w:hint="default" w:ascii="Times New Roman" w:hAnsi="Times New Roman" w:eastAsia="宋体" w:cs="Times New Roman"/>
                <w:sz w:val="24"/>
                <w:szCs w:val="32"/>
                <w:vertAlign w:val="baseline"/>
                <w:lang w:val="en-US" w:eastAsia="zh-CN"/>
                <w:rPrChange w:id="6768" w:author="......" w:date="2024-05-07T14:48:58Z">
                  <w:rPr>
                    <w:rFonts w:hint="eastAsia"/>
                    <w:sz w:val="24"/>
                    <w:szCs w:val="32"/>
                    <w:vertAlign w:val="baseline"/>
                    <w:lang w:val="en-US" w:eastAsia="zh-CN"/>
                  </w:rPr>
                </w:rPrChange>
              </w:rPr>
              <w:pPrChange w:id="6767" w:author="......" w:date="2024-05-07T14:40:19Z">
                <w:pPr>
                  <w:numPr>
                    <w:ilvl w:val="0"/>
                    <w:numId w:val="19"/>
                  </w:numPr>
                </w:pPr>
              </w:pPrChange>
            </w:pPr>
            <w:r>
              <w:rPr>
                <w:rFonts w:hint="default" w:ascii="Times New Roman" w:hAnsi="Times New Roman" w:eastAsia="宋体" w:cs="Times New Roman"/>
                <w:sz w:val="24"/>
                <w:szCs w:val="32"/>
                <w:vertAlign w:val="baseline"/>
                <w:lang w:val="en-US" w:eastAsia="zh-CN"/>
                <w:rPrChange w:id="6769" w:author="......" w:date="2024-05-07T14:48:58Z">
                  <w:rPr>
                    <w:rFonts w:hint="eastAsia"/>
                    <w:sz w:val="24"/>
                    <w:szCs w:val="32"/>
                    <w:vertAlign w:val="baseline"/>
                    <w:lang w:val="en-US" w:eastAsia="zh-CN"/>
                  </w:rPr>
                </w:rPrChange>
              </w:rPr>
              <w:t>用户在界面点击要上传的项目进行上传成本信息，若项目未创建，可以点击“新建项目并上传”按键新建项目并且上传成本信息，新建的项目存入数据库并显示在项目列表中；</w:t>
            </w:r>
          </w:p>
          <w:p>
            <w:pPr>
              <w:numPr>
                <w:ilvl w:val="0"/>
                <w:numId w:val="35"/>
              </w:numPr>
              <w:rPr>
                <w:rFonts w:hint="default" w:ascii="Times New Roman" w:hAnsi="Times New Roman" w:eastAsia="宋体" w:cs="Times New Roman"/>
                <w:sz w:val="24"/>
                <w:szCs w:val="32"/>
                <w:vertAlign w:val="baseline"/>
                <w:lang w:val="en-US" w:eastAsia="zh-CN"/>
                <w:rPrChange w:id="6771" w:author="......" w:date="2024-05-07T14:48:58Z">
                  <w:rPr>
                    <w:rFonts w:hint="eastAsia"/>
                    <w:sz w:val="24"/>
                    <w:szCs w:val="32"/>
                    <w:vertAlign w:val="baseline"/>
                    <w:lang w:val="en-US" w:eastAsia="zh-CN"/>
                  </w:rPr>
                </w:rPrChange>
              </w:rPr>
              <w:pPrChange w:id="6770" w:author="......" w:date="2024-05-07T14:40:19Z">
                <w:pPr>
                  <w:numPr>
                    <w:ilvl w:val="0"/>
                    <w:numId w:val="19"/>
                  </w:numPr>
                </w:pPr>
              </w:pPrChange>
            </w:pPr>
            <w:r>
              <w:rPr>
                <w:rFonts w:hint="default" w:ascii="Times New Roman" w:hAnsi="Times New Roman" w:eastAsia="宋体" w:cs="Times New Roman"/>
                <w:sz w:val="24"/>
                <w:szCs w:val="32"/>
                <w:vertAlign w:val="baseline"/>
                <w:lang w:val="en-US" w:eastAsia="zh-CN"/>
                <w:rPrChange w:id="6772" w:author="......" w:date="2024-05-07T14:48:58Z">
                  <w:rPr>
                    <w:rFonts w:hint="eastAsia"/>
                    <w:sz w:val="24"/>
                    <w:szCs w:val="32"/>
                    <w:vertAlign w:val="baseline"/>
                    <w:lang w:val="en-US" w:eastAsia="zh-CN"/>
                  </w:rPr>
                </w:rPrChange>
              </w:rPr>
              <w:t>系统弹出项目成本编辑界面；</w:t>
            </w:r>
          </w:p>
          <w:p>
            <w:pPr>
              <w:numPr>
                <w:ilvl w:val="0"/>
                <w:numId w:val="35"/>
              </w:numPr>
              <w:rPr>
                <w:rFonts w:hint="default" w:ascii="Times New Roman" w:hAnsi="Times New Roman" w:eastAsia="宋体" w:cs="Times New Roman"/>
                <w:sz w:val="24"/>
                <w:szCs w:val="32"/>
                <w:vertAlign w:val="baseline"/>
                <w:lang w:val="en-US" w:eastAsia="zh-CN"/>
                <w:rPrChange w:id="6774" w:author="......" w:date="2024-05-07T14:48:58Z">
                  <w:rPr>
                    <w:rFonts w:hint="default"/>
                    <w:sz w:val="24"/>
                    <w:szCs w:val="32"/>
                    <w:vertAlign w:val="baseline"/>
                    <w:lang w:val="en-US" w:eastAsia="zh-CN"/>
                  </w:rPr>
                </w:rPrChange>
              </w:rPr>
              <w:pPrChange w:id="6773" w:author="......" w:date="2024-05-07T14:40:19Z">
                <w:pPr>
                  <w:numPr>
                    <w:ilvl w:val="0"/>
                    <w:numId w:val="19"/>
                  </w:numPr>
                </w:pPr>
              </w:pPrChange>
            </w:pPr>
            <w:r>
              <w:rPr>
                <w:rFonts w:hint="default" w:ascii="Times New Roman" w:hAnsi="Times New Roman" w:eastAsia="宋体" w:cs="Times New Roman"/>
                <w:sz w:val="24"/>
                <w:szCs w:val="32"/>
                <w:vertAlign w:val="baseline"/>
                <w:lang w:val="en-US" w:eastAsia="zh-CN"/>
                <w:rPrChange w:id="6775" w:author="......" w:date="2024-05-07T14:48:58Z">
                  <w:rPr>
                    <w:rFonts w:hint="eastAsia"/>
                    <w:sz w:val="24"/>
                    <w:szCs w:val="32"/>
                    <w:vertAlign w:val="baseline"/>
                    <w:lang w:val="en-US" w:eastAsia="zh-CN"/>
                  </w:rPr>
                </w:rPrChange>
              </w:rPr>
              <w:t>用户在界面中输入项目</w:t>
            </w:r>
            <w:r>
              <w:rPr>
                <w:rFonts w:hint="default" w:ascii="Times New Roman" w:hAnsi="Times New Roman" w:eastAsia="宋体" w:cs="Times New Roman"/>
                <w:sz w:val="24"/>
                <w:szCs w:val="32"/>
                <w:lang w:val="en-US" w:eastAsia="zh-CN"/>
                <w:rPrChange w:id="6776" w:author="......" w:date="2024-05-07T14:48:58Z">
                  <w:rPr>
                    <w:rFonts w:hint="eastAsia"/>
                    <w:sz w:val="24"/>
                    <w:szCs w:val="32"/>
                    <w:lang w:val="en-US" w:eastAsia="zh-CN"/>
                  </w:rPr>
                </w:rPrChange>
              </w:rPr>
              <w:t>的名称、上报时间、上报地点、上报人员、项目预算以及人工、材料、设备租赁等已完成成本的详细描述</w:t>
            </w:r>
            <w:r>
              <w:rPr>
                <w:rFonts w:hint="default" w:ascii="Times New Roman" w:hAnsi="Times New Roman" w:eastAsia="宋体" w:cs="Times New Roman"/>
                <w:sz w:val="24"/>
                <w:szCs w:val="32"/>
                <w:vertAlign w:val="baseline"/>
                <w:lang w:val="en-US" w:eastAsia="zh-CN"/>
                <w:rPrChange w:id="6777" w:author="......" w:date="2024-05-07T14:48:58Z">
                  <w:rPr>
                    <w:rFonts w:hint="eastAsia"/>
                    <w:sz w:val="24"/>
                    <w:szCs w:val="32"/>
                    <w:vertAlign w:val="baseline"/>
                    <w:lang w:val="en-US" w:eastAsia="zh-CN"/>
                  </w:rPr>
                </w:rPrChange>
              </w:rPr>
              <w:t>等信息，也可以附上图片等附件；</w:t>
            </w:r>
          </w:p>
          <w:p>
            <w:pPr>
              <w:numPr>
                <w:ilvl w:val="0"/>
                <w:numId w:val="35"/>
              </w:numPr>
              <w:rPr>
                <w:rFonts w:hint="default" w:ascii="Times New Roman" w:hAnsi="Times New Roman" w:eastAsia="宋体" w:cs="Times New Roman"/>
                <w:sz w:val="24"/>
                <w:szCs w:val="32"/>
                <w:vertAlign w:val="baseline"/>
                <w:lang w:val="en-US" w:eastAsia="zh-CN"/>
                <w:rPrChange w:id="6779" w:author="......" w:date="2024-05-07T14:48:58Z">
                  <w:rPr>
                    <w:rFonts w:hint="default"/>
                    <w:sz w:val="24"/>
                    <w:szCs w:val="32"/>
                    <w:vertAlign w:val="baseline"/>
                    <w:lang w:val="en-US" w:eastAsia="zh-CN"/>
                  </w:rPr>
                </w:rPrChange>
              </w:rPr>
              <w:pPrChange w:id="6778" w:author="......" w:date="2024-05-07T14:40:19Z">
                <w:pPr>
                  <w:numPr>
                    <w:ilvl w:val="0"/>
                    <w:numId w:val="19"/>
                  </w:numPr>
                </w:pPr>
              </w:pPrChange>
            </w:pPr>
            <w:r>
              <w:rPr>
                <w:rFonts w:hint="default" w:ascii="Times New Roman" w:hAnsi="Times New Roman" w:eastAsia="宋体" w:cs="Times New Roman"/>
                <w:sz w:val="24"/>
                <w:szCs w:val="32"/>
                <w:vertAlign w:val="baseline"/>
                <w:lang w:val="en-US" w:eastAsia="zh-CN"/>
                <w:rPrChange w:id="6780" w:author="......" w:date="2024-05-07T14:48:58Z">
                  <w:rPr>
                    <w:rFonts w:hint="eastAsia"/>
                    <w:sz w:val="24"/>
                    <w:szCs w:val="32"/>
                    <w:vertAlign w:val="baseline"/>
                    <w:lang w:val="en-US" w:eastAsia="zh-CN"/>
                  </w:rPr>
                </w:rPrChange>
              </w:rPr>
              <w:t>用户点击“保存”按键；</w:t>
            </w:r>
          </w:p>
          <w:p>
            <w:pPr>
              <w:numPr>
                <w:ilvl w:val="0"/>
                <w:numId w:val="35"/>
              </w:numPr>
              <w:rPr>
                <w:ins w:id="6782" w:author="......" w:date="2024-05-06T23:01:08Z"/>
                <w:rFonts w:hint="default" w:ascii="Times New Roman" w:hAnsi="Times New Roman" w:eastAsia="宋体" w:cs="Times New Roman"/>
                <w:sz w:val="24"/>
                <w:szCs w:val="32"/>
                <w:vertAlign w:val="baseline"/>
                <w:lang w:val="en-US" w:eastAsia="zh-CN"/>
                <w:rPrChange w:id="6783" w:author="......" w:date="2024-05-07T14:48:58Z">
                  <w:rPr>
                    <w:ins w:id="6784" w:author="......" w:date="2024-05-06T23:01:08Z"/>
                    <w:rFonts w:hint="default"/>
                    <w:sz w:val="24"/>
                    <w:szCs w:val="32"/>
                    <w:vertAlign w:val="baseline"/>
                    <w:lang w:val="en-US" w:eastAsia="zh-CN"/>
                  </w:rPr>
                </w:rPrChange>
              </w:rPr>
              <w:pPrChange w:id="6781" w:author="......" w:date="2024-05-07T14:40:19Z">
                <w:pPr>
                  <w:numPr>
                    <w:ilvl w:val="0"/>
                    <w:numId w:val="19"/>
                  </w:numPr>
                </w:pPr>
              </w:pPrChange>
            </w:pPr>
            <w:r>
              <w:rPr>
                <w:rFonts w:hint="default" w:ascii="Times New Roman" w:hAnsi="Times New Roman" w:eastAsia="宋体" w:cs="Times New Roman"/>
                <w:sz w:val="24"/>
                <w:szCs w:val="32"/>
                <w:vertAlign w:val="baseline"/>
                <w:lang w:val="en-US" w:eastAsia="zh-CN"/>
                <w:rPrChange w:id="6785" w:author="......" w:date="2024-05-07T14:48:58Z">
                  <w:rPr>
                    <w:rFonts w:hint="eastAsia"/>
                    <w:sz w:val="24"/>
                    <w:szCs w:val="32"/>
                    <w:vertAlign w:val="baseline"/>
                    <w:lang w:val="en-US" w:eastAsia="zh-CN"/>
                  </w:rPr>
                </w:rPrChange>
              </w:rPr>
              <w:t>填写的信息存入数据库，显示在成本管理列表中。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6786" w:author="......" w:date="2024-05-06T23:01:08Z"/>
        </w:trPr>
        <w:tc>
          <w:tcPr>
            <w:tcW w:w="1692" w:type="dxa"/>
            <w:noWrap w:val="0"/>
            <w:vAlign w:val="top"/>
          </w:tcPr>
          <w:p>
            <w:pPr>
              <w:numPr>
                <w:ilvl w:val="0"/>
                <w:numId w:val="0"/>
              </w:numPr>
              <w:ind w:left="0" w:leftChars="0" w:firstLine="0" w:firstLineChars="0"/>
              <w:rPr>
                <w:ins w:id="6787" w:author="......" w:date="2024-05-06T23:01:08Z"/>
                <w:rFonts w:hint="default" w:ascii="Times New Roman" w:hAnsi="Times New Roman" w:eastAsia="宋体" w:cs="Times New Roman"/>
                <w:sz w:val="24"/>
                <w:szCs w:val="32"/>
                <w:vertAlign w:val="baseline"/>
                <w:lang w:val="en-US" w:eastAsia="zh-CN"/>
                <w:rPrChange w:id="6788" w:author="......" w:date="2024-05-07T14:48:58Z">
                  <w:rPr>
                    <w:ins w:id="6789" w:author="......" w:date="2024-05-06T23:01:08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6790" w:author="......" w:date="2024-05-07T14:48:58Z">
                  <w:rPr>
                    <w:rFonts w:hint="eastAsia"/>
                    <w:sz w:val="24"/>
                    <w:szCs w:val="32"/>
                    <w:vertAlign w:val="baseline"/>
                    <w:lang w:val="en-US" w:eastAsia="zh-CN"/>
                  </w:rPr>
                </w:rPrChange>
              </w:rPr>
              <w:t>异常事件流</w:t>
            </w:r>
          </w:p>
        </w:tc>
        <w:tc>
          <w:tcPr>
            <w:tcW w:w="6830" w:type="dxa"/>
            <w:noWrap w:val="0"/>
            <w:vAlign w:val="top"/>
          </w:tcPr>
          <w:p>
            <w:pPr>
              <w:numPr>
                <w:ilvl w:val="0"/>
                <w:numId w:val="20"/>
              </w:numPr>
              <w:rPr>
                <w:rFonts w:hint="default" w:ascii="Times New Roman" w:hAnsi="Times New Roman" w:eastAsia="宋体" w:cs="Times New Roman"/>
                <w:sz w:val="24"/>
                <w:szCs w:val="32"/>
                <w:vertAlign w:val="baseline"/>
                <w:lang w:val="en-US" w:eastAsia="zh-CN"/>
                <w:rPrChange w:id="6791" w:author="......" w:date="2024-05-07T14:48:58Z">
                  <w:rPr>
                    <w:rFonts w:hint="eastAsia"/>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6792" w:author="......" w:date="2024-05-07T14:48:58Z">
                  <w:rPr>
                    <w:rFonts w:hint="eastAsia"/>
                    <w:sz w:val="24"/>
                    <w:szCs w:val="32"/>
                    <w:vertAlign w:val="baseline"/>
                    <w:lang w:val="en-US" w:eastAsia="zh-CN"/>
                  </w:rPr>
                </w:rPrChange>
              </w:rPr>
              <w:t>用户在点击“保存”前取消操作，信息未成功添加；</w:t>
            </w:r>
          </w:p>
          <w:p>
            <w:pPr>
              <w:numPr>
                <w:ilvl w:val="0"/>
                <w:numId w:val="20"/>
              </w:numPr>
              <w:rPr>
                <w:rFonts w:hint="default" w:ascii="Times New Roman" w:hAnsi="Times New Roman" w:eastAsia="宋体" w:cs="Times New Roman"/>
                <w:sz w:val="24"/>
                <w:szCs w:val="32"/>
                <w:vertAlign w:val="baseline"/>
                <w:lang w:val="en-US" w:eastAsia="zh-CN"/>
                <w:rPrChange w:id="6793" w:author="......" w:date="2024-05-07T14:48:58Z">
                  <w:rPr>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6794" w:author="......" w:date="2024-05-07T14:48:58Z">
                  <w:rPr>
                    <w:rFonts w:hint="eastAsia"/>
                    <w:sz w:val="24"/>
                    <w:szCs w:val="32"/>
                    <w:vertAlign w:val="baseline"/>
                    <w:lang w:val="en-US" w:eastAsia="zh-CN"/>
                  </w:rPr>
                </w:rPrChange>
              </w:rPr>
              <w:t>用户输入字符长度大于规定长度；</w:t>
            </w:r>
          </w:p>
          <w:p>
            <w:pPr>
              <w:numPr>
                <w:ilvl w:val="0"/>
                <w:numId w:val="20"/>
              </w:numPr>
              <w:rPr>
                <w:ins w:id="6795" w:author="......" w:date="2024-05-06T23:01:08Z"/>
                <w:rFonts w:hint="default" w:ascii="Times New Roman" w:hAnsi="Times New Roman" w:eastAsia="宋体" w:cs="Times New Roman"/>
                <w:sz w:val="24"/>
                <w:szCs w:val="32"/>
                <w:vertAlign w:val="baseline"/>
                <w:lang w:val="en-US" w:eastAsia="zh-CN"/>
                <w:rPrChange w:id="6796" w:author="......" w:date="2024-05-07T14:48:58Z">
                  <w:rPr>
                    <w:ins w:id="6797" w:author="......" w:date="2024-05-06T23:01:08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6798" w:author="......" w:date="2024-05-07T14:48:58Z">
                  <w:rPr>
                    <w:rFonts w:hint="eastAsia"/>
                    <w:sz w:val="24"/>
                    <w:szCs w:val="32"/>
                    <w:vertAlign w:val="baseline"/>
                    <w:lang w:val="en-US" w:eastAsia="zh-CN"/>
                  </w:rPr>
                </w:rPrChange>
              </w:rPr>
              <w:t>项目名称属性的输入值为空。</w:t>
            </w:r>
          </w:p>
        </w:tc>
      </w:tr>
    </w:tbl>
    <w:p>
      <w:pPr>
        <w:numPr>
          <w:ilvl w:val="-1"/>
          <w:numId w:val="0"/>
        </w:numPr>
        <w:bidi w:val="0"/>
        <w:ind w:left="0" w:leftChars="0" w:firstLine="0" w:firstLineChars="0"/>
        <w:rPr>
          <w:ins w:id="6800" w:author="......" w:date="2024-05-06T23:00:53Z"/>
          <w:rFonts w:hint="default" w:ascii="Times New Roman" w:hAnsi="Times New Roman" w:eastAsia="宋体" w:cs="Times New Roman"/>
          <w:szCs w:val="32"/>
          <w:rPrChange w:id="6801" w:author="......" w:date="2024-05-07T14:48:58Z">
            <w:rPr>
              <w:ins w:id="6802" w:author="......" w:date="2024-05-06T23:00:53Z"/>
              <w:rFonts w:hint="default" w:ascii="Times New Roman" w:hAnsi="Times New Roman" w:eastAsia="宋体" w:cs="Times New Roman"/>
              <w:szCs w:val="32"/>
            </w:rPr>
          </w:rPrChange>
        </w:rPr>
        <w:pPrChange w:id="6799" w:author="......" w:date="2024-05-06T23:01:07Z">
          <w:pPr>
            <w:numPr>
              <w:ilvl w:val="0"/>
              <w:numId w:val="33"/>
            </w:numPr>
            <w:bidi w:val="0"/>
            <w:ind w:left="425" w:leftChars="0" w:hanging="425" w:firstLineChars="0"/>
          </w:pPr>
        </w:pPrChange>
      </w:pPr>
    </w:p>
    <w:p>
      <w:pPr>
        <w:numPr>
          <w:ilvl w:val="0"/>
          <w:numId w:val="34"/>
        </w:numPr>
        <w:bidi w:val="0"/>
        <w:ind w:left="425" w:leftChars="0" w:hanging="425" w:firstLineChars="0"/>
        <w:rPr>
          <w:ins w:id="6803" w:author="......" w:date="2024-05-06T23:07:02Z"/>
          <w:rFonts w:hint="default" w:ascii="Times New Roman" w:hAnsi="Times New Roman" w:eastAsia="宋体" w:cs="Times New Roman"/>
          <w:szCs w:val="32"/>
          <w:rPrChange w:id="6804" w:author="......" w:date="2024-05-07T14:48:58Z">
            <w:rPr>
              <w:ins w:id="6805" w:author="......" w:date="2024-05-06T23:07:02Z"/>
              <w:rFonts w:hint="default" w:ascii="Times New Roman" w:hAnsi="Times New Roman" w:eastAsia="宋体" w:cs="Times New Roman"/>
              <w:szCs w:val="32"/>
            </w:rPr>
          </w:rPrChange>
        </w:rPr>
      </w:pPr>
      <w:ins w:id="6806" w:author="......" w:date="2024-05-06T23:00:49Z">
        <w:r>
          <w:rPr>
            <w:rFonts w:hint="default" w:ascii="Times New Roman" w:hAnsi="Times New Roman" w:eastAsia="宋体" w:cs="Times New Roman"/>
            <w:szCs w:val="32"/>
            <w:rPrChange w:id="6807" w:author="......" w:date="2024-05-07T14:48:58Z">
              <w:rPr>
                <w:rFonts w:hint="default" w:ascii="Times New Roman" w:hAnsi="Times New Roman" w:eastAsia="宋体" w:cs="Times New Roman"/>
                <w:szCs w:val="32"/>
              </w:rPr>
            </w:rPrChange>
          </w:rPr>
          <w:t>成本跟踪：用户能够记录和跟踪项目各个方面的成本，包括人力、材料、设备租赁等</w:t>
        </w:r>
      </w:ins>
      <w:ins w:id="6809" w:author="......" w:date="2024-05-06T23:06:55Z">
        <w:r>
          <w:rPr>
            <w:rFonts w:hint="default" w:ascii="Times New Roman" w:hAnsi="Times New Roman" w:eastAsia="宋体" w:cs="Times New Roman"/>
            <w:szCs w:val="32"/>
            <w:lang w:eastAsia="zh-CN"/>
            <w:rPrChange w:id="6810" w:author="......" w:date="2024-05-07T14:48:58Z">
              <w:rPr>
                <w:rFonts w:hint="eastAsia" w:ascii="Times New Roman" w:hAnsi="Times New Roman" w:eastAsia="宋体" w:cs="Times New Roman"/>
                <w:szCs w:val="32"/>
                <w:lang w:eastAsia="zh-CN"/>
              </w:rPr>
            </w:rPrChange>
          </w:rPr>
          <w:t>，</w:t>
        </w:r>
      </w:ins>
      <w:ins w:id="6812" w:author="......" w:date="2024-05-06T23:07:02Z">
        <w:r>
          <w:rPr>
            <w:rFonts w:hint="default" w:ascii="Times New Roman" w:hAnsi="Times New Roman" w:eastAsia="宋体" w:cs="Times New Roman"/>
            <w:szCs w:val="32"/>
            <w:lang w:val="en-US" w:eastAsia="zh-CN"/>
            <w:rPrChange w:id="6813" w:author="......" w:date="2024-05-07T14:48:58Z">
              <w:rPr>
                <w:rFonts w:hint="eastAsia" w:ascii="Times New Roman" w:hAnsi="Times New Roman" w:eastAsia="宋体" w:cs="Times New Roman"/>
                <w:szCs w:val="32"/>
                <w:lang w:val="en-US" w:eastAsia="zh-CN"/>
              </w:rPr>
            </w:rPrChange>
          </w:rPr>
          <w:t>如表3-3-</w:t>
        </w:r>
      </w:ins>
      <w:ins w:id="6815" w:author="......" w:date="2024-05-06T23:07:08Z">
        <w:r>
          <w:rPr>
            <w:rFonts w:hint="default" w:ascii="Times New Roman" w:hAnsi="Times New Roman" w:eastAsia="宋体" w:cs="Times New Roman"/>
            <w:szCs w:val="32"/>
            <w:lang w:val="en-US" w:eastAsia="zh-CN"/>
            <w:rPrChange w:id="6816" w:author="......" w:date="2024-05-07T14:48:58Z">
              <w:rPr>
                <w:rFonts w:hint="eastAsia" w:ascii="Times New Roman" w:hAnsi="Times New Roman" w:eastAsia="宋体" w:cs="Times New Roman"/>
                <w:szCs w:val="32"/>
                <w:lang w:val="en-US" w:eastAsia="zh-CN"/>
              </w:rPr>
            </w:rPrChange>
          </w:rPr>
          <w:t>2</w:t>
        </w:r>
      </w:ins>
      <w:ins w:id="6818" w:author="......" w:date="2024-05-06T23:07:02Z">
        <w:r>
          <w:rPr>
            <w:rFonts w:hint="default" w:ascii="Times New Roman" w:hAnsi="Times New Roman" w:eastAsia="宋体" w:cs="Times New Roman"/>
            <w:szCs w:val="32"/>
            <w:lang w:val="en-US" w:eastAsia="zh-CN"/>
            <w:rPrChange w:id="6819" w:author="......" w:date="2024-05-07T14:48:58Z">
              <w:rPr>
                <w:rFonts w:hint="eastAsia" w:ascii="Times New Roman" w:hAnsi="Times New Roman" w:eastAsia="宋体" w:cs="Times New Roman"/>
                <w:szCs w:val="32"/>
                <w:lang w:val="en-US" w:eastAsia="zh-CN"/>
              </w:rPr>
            </w:rPrChange>
          </w:rPr>
          <w:t>所示：</w:t>
        </w:r>
      </w:ins>
    </w:p>
    <w:p>
      <w:pPr>
        <w:numPr>
          <w:ilvl w:val="-1"/>
          <w:numId w:val="0"/>
        </w:numPr>
        <w:bidi w:val="0"/>
        <w:ind w:left="0" w:leftChars="0" w:firstLine="0" w:firstLineChars="0"/>
        <w:jc w:val="right"/>
        <w:rPr>
          <w:ins w:id="6821" w:author="......" w:date="2024-05-06T23:07:02Z"/>
          <w:rFonts w:hint="default" w:ascii="Times New Roman" w:hAnsi="Times New Roman" w:eastAsia="宋体" w:cs="Times New Roman"/>
          <w:szCs w:val="32"/>
          <w:lang w:val="en-US"/>
          <w:rPrChange w:id="6822" w:author="......" w:date="2024-05-07T14:48:58Z">
            <w:rPr>
              <w:ins w:id="6823" w:author="......" w:date="2024-05-06T23:07:02Z"/>
              <w:rFonts w:hint="default" w:ascii="Times New Roman" w:hAnsi="Times New Roman" w:eastAsia="宋体" w:cs="Times New Roman"/>
              <w:szCs w:val="32"/>
              <w:lang w:val="en-US"/>
            </w:rPr>
          </w:rPrChange>
        </w:rPr>
      </w:pPr>
      <w:ins w:id="6824" w:author="......" w:date="2024-05-06T23:07:02Z">
        <w:r>
          <w:rPr>
            <w:rFonts w:hint="default" w:ascii="Times New Roman" w:hAnsi="Times New Roman" w:eastAsia="宋体" w:cs="Times New Roman"/>
            <w:sz w:val="21"/>
            <w:szCs w:val="24"/>
            <w:lang w:val="en-US" w:eastAsia="zh-CN"/>
            <w:rPrChange w:id="6825" w:author="......" w:date="2024-05-07T14:48:58Z">
              <w:rPr>
                <w:rFonts w:hint="eastAsia" w:ascii="Times New Roman" w:hAnsi="Times New Roman" w:eastAsia="宋体" w:cs="Times New Roman"/>
                <w:sz w:val="21"/>
                <w:szCs w:val="24"/>
                <w:lang w:val="en-US" w:eastAsia="zh-CN"/>
              </w:rPr>
            </w:rPrChange>
          </w:rPr>
          <w:t>表3-3-</w:t>
        </w:r>
      </w:ins>
      <w:ins w:id="6827" w:author="......" w:date="2024-05-06T23:07:19Z">
        <w:r>
          <w:rPr>
            <w:rFonts w:hint="default" w:ascii="Times New Roman" w:hAnsi="Times New Roman" w:eastAsia="宋体" w:cs="Times New Roman"/>
            <w:sz w:val="21"/>
            <w:szCs w:val="24"/>
            <w:lang w:val="en-US" w:eastAsia="zh-CN"/>
            <w:rPrChange w:id="6828" w:author="......" w:date="2024-05-07T14:48:58Z">
              <w:rPr>
                <w:rFonts w:hint="eastAsia" w:ascii="Times New Roman" w:hAnsi="Times New Roman" w:eastAsia="宋体" w:cs="Times New Roman"/>
                <w:sz w:val="21"/>
                <w:szCs w:val="24"/>
                <w:lang w:val="en-US" w:eastAsia="zh-CN"/>
              </w:rPr>
            </w:rPrChange>
          </w:rPr>
          <w:t>2</w:t>
        </w:r>
      </w:ins>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2"/>
        <w:gridCol w:w="6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ins w:id="6830" w:author="......" w:date="2024-05-06T23:09:35Z"/>
        </w:trPr>
        <w:tc>
          <w:tcPr>
            <w:tcW w:w="1692" w:type="dxa"/>
            <w:noWrap w:val="0"/>
            <w:vAlign w:val="top"/>
          </w:tcPr>
          <w:p>
            <w:pPr>
              <w:numPr>
                <w:ilvl w:val="0"/>
                <w:numId w:val="0"/>
              </w:numPr>
              <w:rPr>
                <w:ins w:id="6831" w:author="......" w:date="2024-05-06T23:09:35Z"/>
                <w:rFonts w:hint="default" w:ascii="Times New Roman" w:hAnsi="Times New Roman" w:eastAsia="宋体" w:cs="Times New Roman"/>
                <w:sz w:val="24"/>
                <w:szCs w:val="32"/>
                <w:vertAlign w:val="baseline"/>
                <w:lang w:val="en-US" w:eastAsia="zh-CN"/>
                <w:rPrChange w:id="6832" w:author="......" w:date="2024-05-07T14:48:58Z">
                  <w:rPr>
                    <w:ins w:id="6833" w:author="......" w:date="2024-05-06T23:09:35Z"/>
                    <w:rFonts w:hint="default"/>
                    <w:sz w:val="24"/>
                    <w:szCs w:val="32"/>
                    <w:vertAlign w:val="baseline"/>
                    <w:lang w:val="en-US" w:eastAsia="zh-CN"/>
                  </w:rPr>
                </w:rPrChange>
              </w:rPr>
            </w:pPr>
            <w:ins w:id="6834" w:author="......" w:date="2024-05-06T23:09:35Z">
              <w:r>
                <w:rPr>
                  <w:rFonts w:hint="default" w:ascii="Times New Roman" w:hAnsi="Times New Roman" w:eastAsia="宋体" w:cs="Times New Roman"/>
                  <w:sz w:val="24"/>
                  <w:szCs w:val="32"/>
                  <w:lang w:val="en-US" w:eastAsia="zh-CN"/>
                  <w:rPrChange w:id="6835" w:author="......" w:date="2024-05-07T14:48:58Z">
                    <w:rPr>
                      <w:rFonts w:hint="eastAsia"/>
                      <w:sz w:val="24"/>
                      <w:szCs w:val="32"/>
                      <w:lang w:val="en-US" w:eastAsia="zh-CN"/>
                    </w:rPr>
                  </w:rPrChange>
                </w:rPr>
                <w:t>用例</w:t>
              </w:r>
            </w:ins>
          </w:p>
        </w:tc>
        <w:tc>
          <w:tcPr>
            <w:tcW w:w="6830" w:type="dxa"/>
            <w:noWrap w:val="0"/>
            <w:vAlign w:val="top"/>
          </w:tcPr>
          <w:p>
            <w:pPr>
              <w:numPr>
                <w:ilvl w:val="0"/>
                <w:numId w:val="0"/>
              </w:numPr>
              <w:rPr>
                <w:ins w:id="6837" w:author="......" w:date="2024-05-06T23:09:35Z"/>
                <w:rFonts w:hint="default" w:ascii="Times New Roman" w:hAnsi="Times New Roman" w:eastAsia="宋体" w:cs="Times New Roman"/>
                <w:sz w:val="24"/>
                <w:szCs w:val="32"/>
                <w:vertAlign w:val="baseline"/>
                <w:lang w:val="en-US" w:eastAsia="zh-CN"/>
                <w:rPrChange w:id="6838" w:author="......" w:date="2024-05-07T14:48:58Z">
                  <w:rPr>
                    <w:ins w:id="6839" w:author="......" w:date="2024-05-06T23:09:35Z"/>
                    <w:rFonts w:hint="default"/>
                    <w:sz w:val="24"/>
                    <w:szCs w:val="32"/>
                    <w:vertAlign w:val="baseline"/>
                    <w:lang w:val="en-US" w:eastAsia="zh-CN"/>
                  </w:rPr>
                </w:rPrChange>
              </w:rPr>
            </w:pPr>
            <w:ins w:id="6840" w:author="......" w:date="2024-05-06T23:09:35Z">
              <w:r>
                <w:rPr>
                  <w:rFonts w:hint="default" w:ascii="Times New Roman" w:hAnsi="Times New Roman" w:eastAsia="宋体" w:cs="Times New Roman"/>
                  <w:sz w:val="24"/>
                  <w:szCs w:val="32"/>
                  <w:vertAlign w:val="baseline"/>
                  <w:lang w:val="en-US" w:eastAsia="zh-CN"/>
                  <w:rPrChange w:id="6841" w:author="......" w:date="2024-05-07T14:48:58Z">
                    <w:rPr>
                      <w:rFonts w:hint="eastAsia"/>
                      <w:sz w:val="24"/>
                      <w:szCs w:val="32"/>
                      <w:vertAlign w:val="baseline"/>
                      <w:lang w:val="en-US" w:eastAsia="zh-CN"/>
                    </w:rPr>
                  </w:rPrChange>
                </w:rPr>
                <w:t>成本数据更新</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ins w:id="6843" w:author="......" w:date="2024-05-06T23:09:49Z"/>
        </w:trPr>
        <w:tc>
          <w:tcPr>
            <w:tcW w:w="1692" w:type="dxa"/>
            <w:noWrap w:val="0"/>
            <w:vAlign w:val="top"/>
          </w:tcPr>
          <w:p>
            <w:pPr>
              <w:numPr>
                <w:ilvl w:val="0"/>
                <w:numId w:val="0"/>
              </w:numPr>
              <w:ind w:left="0" w:leftChars="0" w:firstLine="0" w:firstLineChars="0"/>
              <w:rPr>
                <w:ins w:id="6844" w:author="......" w:date="2024-05-06T23:09:49Z"/>
                <w:rFonts w:hint="default" w:ascii="Times New Roman" w:hAnsi="Times New Roman" w:eastAsia="宋体" w:cs="Times New Roman"/>
                <w:kern w:val="2"/>
                <w:sz w:val="24"/>
                <w:szCs w:val="32"/>
                <w:vertAlign w:val="baseline"/>
                <w:lang w:val="en-US" w:eastAsia="zh-CN" w:bidi="ar-SA"/>
                <w:rPrChange w:id="6845" w:author="......" w:date="2024-05-07T14:48:58Z">
                  <w:rPr>
                    <w:ins w:id="6846" w:author="......" w:date="2024-05-06T23:09:49Z"/>
                    <w:rFonts w:hint="eastAsia" w:ascii="Times New Roman" w:hAnsi="Times New Roman" w:cs="Times New Roman" w:eastAsiaTheme="minorEastAsia"/>
                    <w:kern w:val="2"/>
                    <w:sz w:val="24"/>
                    <w:szCs w:val="32"/>
                    <w:vertAlign w:val="baseline"/>
                    <w:lang w:val="en-US" w:eastAsia="zh-CN" w:bidi="ar-SA"/>
                  </w:rPr>
                </w:rPrChange>
              </w:rPr>
            </w:pPr>
            <w:r>
              <w:rPr>
                <w:rFonts w:hint="default" w:ascii="Times New Roman" w:hAnsi="Times New Roman" w:eastAsia="宋体" w:cs="Times New Roman"/>
                <w:sz w:val="24"/>
                <w:szCs w:val="32"/>
                <w:vertAlign w:val="baseline"/>
                <w:lang w:val="en-US" w:eastAsia="zh-CN"/>
                <w:rPrChange w:id="6847" w:author="......" w:date="2024-05-07T14:48:58Z">
                  <w:rPr>
                    <w:rFonts w:hint="default" w:ascii="Times New Roman" w:hAnsi="Times New Roman" w:cs="Times New Roman"/>
                    <w:sz w:val="24"/>
                    <w:szCs w:val="32"/>
                    <w:vertAlign w:val="baseline"/>
                    <w:lang w:val="en-US" w:eastAsia="zh-CN"/>
                  </w:rPr>
                </w:rPrChange>
              </w:rPr>
              <w:t>用例编号</w:t>
            </w:r>
          </w:p>
        </w:tc>
        <w:tc>
          <w:tcPr>
            <w:tcW w:w="6830" w:type="dxa"/>
            <w:noWrap w:val="0"/>
            <w:vAlign w:val="top"/>
          </w:tcPr>
          <w:p>
            <w:pPr>
              <w:numPr>
                <w:ilvl w:val="0"/>
                <w:numId w:val="0"/>
              </w:numPr>
              <w:ind w:left="0" w:leftChars="0" w:firstLine="0" w:firstLineChars="0"/>
              <w:rPr>
                <w:ins w:id="6848" w:author="......" w:date="2024-05-06T23:09:49Z"/>
                <w:rFonts w:hint="default" w:ascii="Times New Roman" w:hAnsi="Times New Roman" w:eastAsia="宋体" w:cs="Times New Roman"/>
                <w:kern w:val="2"/>
                <w:sz w:val="24"/>
                <w:szCs w:val="32"/>
                <w:vertAlign w:val="baseline"/>
                <w:lang w:val="en-US" w:eastAsia="zh-CN" w:bidi="ar-SA"/>
                <w:rPrChange w:id="6849" w:author="......" w:date="2024-05-07T14:48:58Z">
                  <w:rPr>
                    <w:ins w:id="6850" w:author="......" w:date="2024-05-06T23:09:49Z"/>
                    <w:rFonts w:hint="eastAsia" w:ascii="Times New Roman" w:hAnsi="Times New Roman" w:cs="Times New Roman" w:eastAsiaTheme="minorEastAsia"/>
                    <w:kern w:val="2"/>
                    <w:sz w:val="24"/>
                    <w:szCs w:val="32"/>
                    <w:vertAlign w:val="baseline"/>
                    <w:lang w:val="en-US" w:eastAsia="zh-CN" w:bidi="ar-SA"/>
                  </w:rPr>
                </w:rPrChange>
              </w:rPr>
            </w:pPr>
            <w:r>
              <w:rPr>
                <w:rFonts w:hint="default" w:ascii="Times New Roman" w:hAnsi="Times New Roman" w:eastAsia="宋体" w:cs="Times New Roman"/>
                <w:sz w:val="24"/>
                <w:szCs w:val="32"/>
                <w:lang w:val="en-US" w:eastAsia="zh-CN"/>
                <w:rPrChange w:id="6851" w:author="......" w:date="2024-05-07T14:48:58Z">
                  <w:rPr>
                    <w:rFonts w:hint="default" w:ascii="Times New Roman" w:hAnsi="Times New Roman" w:cs="Times New Roman"/>
                    <w:sz w:val="24"/>
                    <w:szCs w:val="32"/>
                    <w:lang w:val="en-US" w:eastAsia="zh-CN"/>
                  </w:rPr>
                </w:rPrChange>
              </w:rPr>
              <w:t>SF0</w:t>
            </w:r>
            <w:r>
              <w:rPr>
                <w:rFonts w:hint="default" w:ascii="Times New Roman" w:hAnsi="Times New Roman" w:eastAsia="宋体" w:cs="Times New Roman"/>
                <w:sz w:val="24"/>
                <w:szCs w:val="32"/>
                <w:lang w:val="en-US" w:eastAsia="zh-CN"/>
                <w:rPrChange w:id="6852" w:author="......" w:date="2024-05-07T14:48:58Z">
                  <w:rPr>
                    <w:rFonts w:hint="eastAsia" w:ascii="Times New Roman" w:hAnsi="Times New Roman" w:cs="Times New Roman"/>
                    <w:sz w:val="24"/>
                    <w:szCs w:val="32"/>
                    <w:lang w:val="en-US" w:eastAsia="zh-CN"/>
                  </w:rPr>
                </w:rPrChange>
              </w:rPr>
              <w:t>3</w:t>
            </w:r>
            <w:r>
              <w:rPr>
                <w:rFonts w:hint="default" w:ascii="Times New Roman" w:hAnsi="Times New Roman" w:eastAsia="宋体" w:cs="Times New Roman"/>
                <w:sz w:val="24"/>
                <w:szCs w:val="32"/>
                <w:lang w:val="en-US" w:eastAsia="zh-CN"/>
                <w:rPrChange w:id="6853" w:author="......" w:date="2024-05-07T14:48:58Z">
                  <w:rPr>
                    <w:rFonts w:hint="default" w:ascii="Times New Roman" w:hAnsi="Times New Roman" w:cs="Times New Roman"/>
                    <w:sz w:val="24"/>
                    <w:szCs w:val="32"/>
                    <w:lang w:val="en-US" w:eastAsia="zh-CN"/>
                  </w:rPr>
                </w:rPrChange>
              </w:rPr>
              <w:t>00</w:t>
            </w:r>
            <w:ins w:id="6854" w:author="......" w:date="2024-05-06T23:09:58Z">
              <w:r>
                <w:rPr>
                  <w:rFonts w:hint="default" w:ascii="Times New Roman" w:hAnsi="Times New Roman" w:eastAsia="宋体" w:cs="Times New Roman"/>
                  <w:sz w:val="24"/>
                  <w:szCs w:val="32"/>
                  <w:lang w:val="en-US" w:eastAsia="zh-CN"/>
                  <w:rPrChange w:id="6855" w:author="......" w:date="2024-05-07T14:48:58Z">
                    <w:rPr>
                      <w:rFonts w:hint="eastAsia" w:ascii="Times New Roman" w:hAnsi="Times New Roman" w:cs="Times New Roman"/>
                      <w:sz w:val="24"/>
                      <w:szCs w:val="32"/>
                      <w:lang w:val="en-US" w:eastAsia="zh-CN"/>
                    </w:rPr>
                  </w:rPrChange>
                </w:rPr>
                <w:t>2</w:t>
              </w:r>
            </w:ins>
            <w:del w:id="6857" w:author="......" w:date="2024-05-06T23:09:58Z">
              <w:r>
                <w:rPr>
                  <w:rFonts w:hint="default" w:ascii="Times New Roman" w:hAnsi="Times New Roman" w:eastAsia="宋体" w:cs="Times New Roman"/>
                  <w:sz w:val="24"/>
                  <w:szCs w:val="32"/>
                  <w:lang w:val="en-US" w:eastAsia="zh-CN"/>
                  <w:rPrChange w:id="6858" w:author="......" w:date="2024-05-07T14:48:58Z">
                    <w:rPr>
                      <w:rFonts w:hint="eastAsia" w:ascii="Times New Roman" w:hAnsi="Times New Roman" w:cs="Times New Roman"/>
                      <w:sz w:val="24"/>
                      <w:szCs w:val="32"/>
                      <w:lang w:val="en-US" w:eastAsia="zh-CN"/>
                    </w:rPr>
                  </w:rPrChange>
                </w:rPr>
                <w:delText>1</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ins w:id="6860" w:author="......" w:date="2024-05-06T23:09:35Z"/>
        </w:trPr>
        <w:tc>
          <w:tcPr>
            <w:tcW w:w="1692" w:type="dxa"/>
            <w:noWrap w:val="0"/>
            <w:vAlign w:val="top"/>
          </w:tcPr>
          <w:p>
            <w:pPr>
              <w:numPr>
                <w:ilvl w:val="0"/>
                <w:numId w:val="0"/>
              </w:numPr>
              <w:rPr>
                <w:ins w:id="6861" w:author="......" w:date="2024-05-06T23:09:35Z"/>
                <w:rFonts w:hint="default" w:ascii="Times New Roman" w:hAnsi="Times New Roman" w:eastAsia="宋体" w:cs="Times New Roman"/>
                <w:sz w:val="24"/>
                <w:szCs w:val="32"/>
                <w:vertAlign w:val="baseline"/>
                <w:lang w:val="en-US" w:eastAsia="zh-CN"/>
                <w:rPrChange w:id="6862" w:author="......" w:date="2024-05-07T14:48:58Z">
                  <w:rPr>
                    <w:ins w:id="6863" w:author="......" w:date="2024-05-06T23:09:35Z"/>
                    <w:rFonts w:hint="default"/>
                    <w:sz w:val="24"/>
                    <w:szCs w:val="32"/>
                    <w:vertAlign w:val="baseline"/>
                    <w:lang w:val="en-US" w:eastAsia="zh-CN"/>
                  </w:rPr>
                </w:rPrChange>
              </w:rPr>
            </w:pPr>
            <w:ins w:id="6864" w:author="......" w:date="2024-05-06T23:09:35Z">
              <w:r>
                <w:rPr>
                  <w:rFonts w:hint="default" w:ascii="Times New Roman" w:hAnsi="Times New Roman" w:eastAsia="宋体" w:cs="Times New Roman"/>
                  <w:sz w:val="24"/>
                  <w:szCs w:val="32"/>
                  <w:vertAlign w:val="baseline"/>
                  <w:lang w:val="en-US" w:eastAsia="zh-CN"/>
                  <w:rPrChange w:id="6865" w:author="......" w:date="2024-05-07T14:48:58Z">
                    <w:rPr>
                      <w:rFonts w:hint="eastAsia"/>
                      <w:sz w:val="24"/>
                      <w:szCs w:val="32"/>
                      <w:vertAlign w:val="baseline"/>
                      <w:lang w:val="en-US" w:eastAsia="zh-CN"/>
                    </w:rPr>
                  </w:rPrChange>
                </w:rPr>
                <w:t>主执行者</w:t>
              </w:r>
            </w:ins>
          </w:p>
        </w:tc>
        <w:tc>
          <w:tcPr>
            <w:tcW w:w="6830" w:type="dxa"/>
            <w:noWrap w:val="0"/>
            <w:vAlign w:val="top"/>
          </w:tcPr>
          <w:p>
            <w:pPr>
              <w:numPr>
                <w:ilvl w:val="0"/>
                <w:numId w:val="0"/>
              </w:numPr>
              <w:rPr>
                <w:ins w:id="6867" w:author="......" w:date="2024-05-06T23:09:35Z"/>
                <w:rFonts w:hint="default" w:ascii="Times New Roman" w:hAnsi="Times New Roman" w:eastAsia="宋体" w:cs="Times New Roman"/>
                <w:sz w:val="24"/>
                <w:szCs w:val="32"/>
                <w:vertAlign w:val="baseline"/>
                <w:lang w:val="en-US" w:eastAsia="zh-CN"/>
                <w:rPrChange w:id="6868" w:author="......" w:date="2024-05-07T14:48:58Z">
                  <w:rPr>
                    <w:ins w:id="6869" w:author="......" w:date="2024-05-06T23:09:35Z"/>
                    <w:rFonts w:hint="default"/>
                    <w:sz w:val="24"/>
                    <w:szCs w:val="32"/>
                    <w:vertAlign w:val="baseline"/>
                    <w:lang w:val="en-US" w:eastAsia="zh-CN"/>
                  </w:rPr>
                </w:rPrChange>
              </w:rPr>
            </w:pPr>
            <w:ins w:id="6870" w:author="......" w:date="2024-05-06T23:09:35Z">
              <w:r>
                <w:rPr>
                  <w:rFonts w:hint="default" w:ascii="Times New Roman" w:hAnsi="Times New Roman" w:eastAsia="宋体" w:cs="Times New Roman"/>
                  <w:sz w:val="24"/>
                  <w:szCs w:val="32"/>
                  <w:vertAlign w:val="baseline"/>
                  <w:lang w:val="en-US" w:eastAsia="zh-CN"/>
                  <w:rPrChange w:id="6871" w:author="......" w:date="2024-05-07T14:48:58Z">
                    <w:rPr>
                      <w:rFonts w:hint="eastAsia"/>
                      <w:sz w:val="24"/>
                      <w:szCs w:val="32"/>
                      <w:vertAlign w:val="baseline"/>
                      <w:lang w:val="en-US" w:eastAsia="zh-CN"/>
                    </w:rPr>
                  </w:rPrChange>
                </w:rPr>
                <w:t>财务负责人</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6873" w:author="......" w:date="2024-05-06T23:09:35Z"/>
        </w:trPr>
        <w:tc>
          <w:tcPr>
            <w:tcW w:w="1692" w:type="dxa"/>
            <w:noWrap w:val="0"/>
            <w:vAlign w:val="top"/>
          </w:tcPr>
          <w:p>
            <w:pPr>
              <w:numPr>
                <w:ilvl w:val="0"/>
                <w:numId w:val="0"/>
              </w:numPr>
              <w:rPr>
                <w:ins w:id="6874" w:author="......" w:date="2024-05-06T23:09:35Z"/>
                <w:rFonts w:hint="default" w:ascii="Times New Roman" w:hAnsi="Times New Roman" w:eastAsia="宋体" w:cs="Times New Roman"/>
                <w:sz w:val="24"/>
                <w:szCs w:val="32"/>
                <w:vertAlign w:val="baseline"/>
                <w:lang w:val="en-US" w:eastAsia="zh-CN"/>
                <w:rPrChange w:id="6875" w:author="......" w:date="2024-05-07T14:48:58Z">
                  <w:rPr>
                    <w:ins w:id="6876" w:author="......" w:date="2024-05-06T23:09:35Z"/>
                    <w:rFonts w:hint="default"/>
                    <w:sz w:val="24"/>
                    <w:szCs w:val="32"/>
                    <w:vertAlign w:val="baseline"/>
                    <w:lang w:val="en-US" w:eastAsia="zh-CN"/>
                  </w:rPr>
                </w:rPrChange>
              </w:rPr>
            </w:pPr>
            <w:ins w:id="6877" w:author="......" w:date="2024-05-06T23:09:35Z">
              <w:r>
                <w:rPr>
                  <w:rFonts w:hint="default" w:ascii="Times New Roman" w:hAnsi="Times New Roman" w:eastAsia="宋体" w:cs="Times New Roman"/>
                  <w:sz w:val="24"/>
                  <w:szCs w:val="32"/>
                  <w:vertAlign w:val="baseline"/>
                  <w:lang w:val="en-US" w:eastAsia="zh-CN"/>
                  <w:rPrChange w:id="6878" w:author="......" w:date="2024-05-07T14:48:58Z">
                    <w:rPr>
                      <w:rFonts w:hint="eastAsia"/>
                      <w:sz w:val="24"/>
                      <w:szCs w:val="32"/>
                      <w:vertAlign w:val="baseline"/>
                      <w:lang w:val="en-US" w:eastAsia="zh-CN"/>
                    </w:rPr>
                  </w:rPrChange>
                </w:rPr>
                <w:t>目标</w:t>
              </w:r>
            </w:ins>
          </w:p>
        </w:tc>
        <w:tc>
          <w:tcPr>
            <w:tcW w:w="6830" w:type="dxa"/>
            <w:noWrap w:val="0"/>
            <w:vAlign w:val="top"/>
          </w:tcPr>
          <w:p>
            <w:pPr>
              <w:numPr>
                <w:ilvl w:val="0"/>
                <w:numId w:val="0"/>
              </w:numPr>
              <w:rPr>
                <w:ins w:id="6880" w:author="......" w:date="2024-05-06T23:09:35Z"/>
                <w:rFonts w:hint="default" w:ascii="Times New Roman" w:hAnsi="Times New Roman" w:eastAsia="宋体" w:cs="Times New Roman"/>
                <w:sz w:val="24"/>
                <w:szCs w:val="32"/>
                <w:vertAlign w:val="baseline"/>
                <w:lang w:val="en-US" w:eastAsia="zh-CN"/>
                <w:rPrChange w:id="6881" w:author="......" w:date="2024-05-07T14:48:58Z">
                  <w:rPr>
                    <w:ins w:id="6882" w:author="......" w:date="2024-05-06T23:09:35Z"/>
                    <w:rFonts w:hint="default"/>
                    <w:sz w:val="24"/>
                    <w:szCs w:val="32"/>
                    <w:vertAlign w:val="baseline"/>
                    <w:lang w:val="en-US" w:eastAsia="zh-CN"/>
                  </w:rPr>
                </w:rPrChange>
              </w:rPr>
            </w:pPr>
            <w:ins w:id="6883" w:author="......" w:date="2024-05-06T23:09:35Z">
              <w:r>
                <w:rPr>
                  <w:rFonts w:hint="default" w:ascii="Times New Roman" w:hAnsi="Times New Roman" w:eastAsia="宋体" w:cs="Times New Roman"/>
                  <w:sz w:val="24"/>
                  <w:szCs w:val="32"/>
                  <w:vertAlign w:val="baseline"/>
                  <w:lang w:val="en-US" w:eastAsia="zh-CN"/>
                  <w:rPrChange w:id="6884" w:author="......" w:date="2024-05-07T14:48:58Z">
                    <w:rPr>
                      <w:rFonts w:hint="eastAsia"/>
                      <w:sz w:val="24"/>
                      <w:szCs w:val="32"/>
                      <w:vertAlign w:val="baseline"/>
                      <w:lang w:val="en-US" w:eastAsia="zh-CN"/>
                    </w:rPr>
                  </w:rPrChange>
                </w:rPr>
                <w:t>更新已添加项目的成本数据</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6886" w:author="......" w:date="2024-05-06T23:09:35Z"/>
        </w:trPr>
        <w:tc>
          <w:tcPr>
            <w:tcW w:w="1692" w:type="dxa"/>
            <w:noWrap w:val="0"/>
            <w:vAlign w:val="top"/>
          </w:tcPr>
          <w:p>
            <w:pPr>
              <w:numPr>
                <w:ilvl w:val="0"/>
                <w:numId w:val="0"/>
              </w:numPr>
              <w:ind w:left="0" w:leftChars="0" w:firstLine="0" w:firstLineChars="0"/>
              <w:rPr>
                <w:ins w:id="6887" w:author="......" w:date="2024-05-06T23:09:35Z"/>
                <w:rFonts w:hint="default" w:ascii="Times New Roman" w:hAnsi="Times New Roman" w:eastAsia="宋体" w:cs="Times New Roman"/>
                <w:sz w:val="24"/>
                <w:szCs w:val="32"/>
                <w:vertAlign w:val="baseline"/>
                <w:lang w:val="en-US" w:eastAsia="zh-CN"/>
                <w:rPrChange w:id="6888" w:author="......" w:date="2024-05-07T14:48:58Z">
                  <w:rPr>
                    <w:ins w:id="6889" w:author="......" w:date="2024-05-06T23:09:35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6890" w:author="......" w:date="2024-05-07T14:48:58Z">
                  <w:rPr>
                    <w:rFonts w:hint="eastAsia"/>
                    <w:sz w:val="24"/>
                    <w:szCs w:val="32"/>
                    <w:vertAlign w:val="baseline"/>
                    <w:lang w:val="en-US" w:eastAsia="zh-CN"/>
                  </w:rPr>
                </w:rPrChange>
              </w:rPr>
              <w:t>前提条件</w:t>
            </w:r>
          </w:p>
        </w:tc>
        <w:tc>
          <w:tcPr>
            <w:tcW w:w="6830" w:type="dxa"/>
            <w:noWrap w:val="0"/>
            <w:vAlign w:val="top"/>
          </w:tcPr>
          <w:p>
            <w:pPr>
              <w:numPr>
                <w:ilvl w:val="0"/>
                <w:numId w:val="36"/>
              </w:numPr>
              <w:rPr>
                <w:rFonts w:hint="default" w:ascii="Times New Roman" w:hAnsi="Times New Roman" w:eastAsia="宋体" w:cs="Times New Roman"/>
                <w:sz w:val="24"/>
                <w:szCs w:val="32"/>
                <w:vertAlign w:val="baseline"/>
                <w:lang w:val="en-US" w:eastAsia="zh-CN"/>
                <w:rPrChange w:id="6891" w:author="......" w:date="2024-05-07T14:48:58Z">
                  <w:rPr>
                    <w:rFonts w:hint="eastAsia"/>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6892" w:author="......" w:date="2024-05-07T14:48:58Z">
                  <w:rPr>
                    <w:rFonts w:hint="eastAsia"/>
                    <w:sz w:val="24"/>
                    <w:szCs w:val="32"/>
                    <w:vertAlign w:val="baseline"/>
                    <w:lang w:val="en-US" w:eastAsia="zh-CN"/>
                  </w:rPr>
                </w:rPrChange>
              </w:rPr>
              <w:t>执行者已登录并且账号身份为财务负责人</w:t>
            </w:r>
          </w:p>
          <w:p>
            <w:pPr>
              <w:numPr>
                <w:ilvl w:val="0"/>
                <w:numId w:val="36"/>
              </w:numPr>
              <w:rPr>
                <w:ins w:id="6893" w:author="......" w:date="2024-05-06T23:09:35Z"/>
                <w:rFonts w:hint="default" w:ascii="Times New Roman" w:hAnsi="Times New Roman" w:eastAsia="宋体" w:cs="Times New Roman"/>
                <w:sz w:val="24"/>
                <w:szCs w:val="32"/>
                <w:vertAlign w:val="baseline"/>
                <w:lang w:val="en-US" w:eastAsia="zh-CN"/>
                <w:rPrChange w:id="6894" w:author="......" w:date="2024-05-07T14:48:58Z">
                  <w:rPr>
                    <w:ins w:id="6895" w:author="......" w:date="2024-05-06T23:09:35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6896" w:author="......" w:date="2024-05-07T14:48:58Z">
                  <w:rPr>
                    <w:rFonts w:hint="eastAsia"/>
                    <w:sz w:val="24"/>
                    <w:szCs w:val="32"/>
                    <w:vertAlign w:val="baseline"/>
                    <w:lang w:val="en-US" w:eastAsia="zh-CN"/>
                  </w:rPr>
                </w:rPrChange>
              </w:rPr>
              <w:t>已经有已添加的项目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6897" w:author="......" w:date="2024-05-06T23:09:35Z"/>
        </w:trPr>
        <w:tc>
          <w:tcPr>
            <w:tcW w:w="1692" w:type="dxa"/>
            <w:noWrap w:val="0"/>
            <w:vAlign w:val="top"/>
          </w:tcPr>
          <w:p>
            <w:pPr>
              <w:numPr>
                <w:ilvl w:val="0"/>
                <w:numId w:val="0"/>
              </w:numPr>
              <w:ind w:left="0" w:leftChars="0" w:firstLine="0" w:firstLineChars="0"/>
              <w:rPr>
                <w:ins w:id="6898" w:author="......" w:date="2024-05-06T23:09:35Z"/>
                <w:rFonts w:hint="default" w:ascii="Times New Roman" w:hAnsi="Times New Roman" w:eastAsia="宋体" w:cs="Times New Roman"/>
                <w:sz w:val="24"/>
                <w:szCs w:val="32"/>
                <w:vertAlign w:val="baseline"/>
                <w:lang w:val="en-US" w:eastAsia="zh-CN"/>
                <w:rPrChange w:id="6899" w:author="......" w:date="2024-05-07T14:48:58Z">
                  <w:rPr>
                    <w:ins w:id="6900" w:author="......" w:date="2024-05-06T23:09:35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6901" w:author="......" w:date="2024-05-07T14:48:58Z">
                  <w:rPr>
                    <w:rFonts w:hint="eastAsia"/>
                    <w:sz w:val="24"/>
                    <w:szCs w:val="32"/>
                    <w:vertAlign w:val="baseline"/>
                    <w:lang w:val="en-US" w:eastAsia="zh-CN"/>
                  </w:rPr>
                </w:rPrChange>
              </w:rPr>
              <w:t>触发事件</w:t>
            </w:r>
          </w:p>
        </w:tc>
        <w:tc>
          <w:tcPr>
            <w:tcW w:w="6830" w:type="dxa"/>
            <w:noWrap w:val="0"/>
            <w:vAlign w:val="top"/>
          </w:tcPr>
          <w:p>
            <w:pPr>
              <w:numPr>
                <w:ilvl w:val="0"/>
                <w:numId w:val="0"/>
              </w:numPr>
              <w:ind w:left="0" w:leftChars="0" w:firstLine="0" w:firstLineChars="0"/>
              <w:rPr>
                <w:ins w:id="6902" w:author="......" w:date="2024-05-06T23:09:35Z"/>
                <w:rFonts w:hint="default" w:ascii="Times New Roman" w:hAnsi="Times New Roman" w:eastAsia="宋体" w:cs="Times New Roman"/>
                <w:sz w:val="24"/>
                <w:szCs w:val="32"/>
                <w:vertAlign w:val="baseline"/>
                <w:lang w:val="en-US" w:eastAsia="zh-CN"/>
                <w:rPrChange w:id="6903" w:author="......" w:date="2024-05-07T14:48:58Z">
                  <w:rPr>
                    <w:ins w:id="6904" w:author="......" w:date="2024-05-06T23:09:35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6905" w:author="......" w:date="2024-05-07T14:48:58Z">
                  <w:rPr>
                    <w:rFonts w:hint="eastAsia"/>
                    <w:sz w:val="24"/>
                    <w:szCs w:val="32"/>
                    <w:vertAlign w:val="baseline"/>
                    <w:lang w:val="en-US" w:eastAsia="zh-CN"/>
                  </w:rPr>
                </w:rPrChange>
              </w:rPr>
              <w:t>用户进入成本管理界面，点击“编辑”按键，点击要编辑的项目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6906" w:author="......" w:date="2024-05-06T23:09:35Z"/>
        </w:trPr>
        <w:tc>
          <w:tcPr>
            <w:tcW w:w="1692" w:type="dxa"/>
            <w:noWrap w:val="0"/>
            <w:vAlign w:val="top"/>
          </w:tcPr>
          <w:p>
            <w:pPr>
              <w:numPr>
                <w:ilvl w:val="0"/>
                <w:numId w:val="0"/>
              </w:numPr>
              <w:ind w:left="0" w:leftChars="0" w:firstLine="0" w:firstLineChars="0"/>
              <w:rPr>
                <w:ins w:id="6907" w:author="......" w:date="2024-05-06T23:09:35Z"/>
                <w:rFonts w:hint="default" w:ascii="Times New Roman" w:hAnsi="Times New Roman" w:eastAsia="宋体" w:cs="Times New Roman"/>
                <w:sz w:val="24"/>
                <w:szCs w:val="32"/>
                <w:vertAlign w:val="baseline"/>
                <w:lang w:val="en-US" w:eastAsia="zh-CN"/>
                <w:rPrChange w:id="6908" w:author="......" w:date="2024-05-07T14:48:58Z">
                  <w:rPr>
                    <w:ins w:id="6909" w:author="......" w:date="2024-05-06T23:09:35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6910" w:author="......" w:date="2024-05-07T14:48:58Z">
                  <w:rPr>
                    <w:rFonts w:hint="eastAsia"/>
                    <w:sz w:val="24"/>
                    <w:szCs w:val="32"/>
                    <w:vertAlign w:val="baseline"/>
                    <w:lang w:val="en-US" w:eastAsia="zh-CN"/>
                  </w:rPr>
                </w:rPrChange>
              </w:rPr>
              <w:t>基本事件流</w:t>
            </w:r>
          </w:p>
        </w:tc>
        <w:tc>
          <w:tcPr>
            <w:tcW w:w="6830" w:type="dxa"/>
            <w:noWrap w:val="0"/>
            <w:vAlign w:val="top"/>
          </w:tcPr>
          <w:p>
            <w:pPr>
              <w:numPr>
                <w:ilvl w:val="0"/>
                <w:numId w:val="37"/>
              </w:numPr>
              <w:rPr>
                <w:rFonts w:hint="default" w:ascii="Times New Roman" w:hAnsi="Times New Roman" w:eastAsia="宋体" w:cs="Times New Roman"/>
                <w:sz w:val="24"/>
                <w:szCs w:val="32"/>
                <w:vertAlign w:val="baseline"/>
                <w:lang w:val="en-US" w:eastAsia="zh-CN"/>
                <w:rPrChange w:id="6911" w:author="......" w:date="2024-05-07T14:48:58Z">
                  <w:rPr>
                    <w:rFonts w:hint="eastAsia"/>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6912" w:author="......" w:date="2024-05-07T14:48:58Z">
                  <w:rPr>
                    <w:rFonts w:hint="eastAsia"/>
                    <w:sz w:val="24"/>
                    <w:szCs w:val="32"/>
                    <w:vertAlign w:val="baseline"/>
                    <w:lang w:val="en-US" w:eastAsia="zh-CN"/>
                  </w:rPr>
                </w:rPrChange>
              </w:rPr>
              <w:t>用户点击“编辑”按键；</w:t>
            </w:r>
          </w:p>
          <w:p>
            <w:pPr>
              <w:numPr>
                <w:ilvl w:val="0"/>
                <w:numId w:val="37"/>
              </w:numPr>
              <w:rPr>
                <w:rFonts w:hint="default" w:ascii="Times New Roman" w:hAnsi="Times New Roman" w:eastAsia="宋体" w:cs="Times New Roman"/>
                <w:sz w:val="24"/>
                <w:szCs w:val="32"/>
                <w:vertAlign w:val="baseline"/>
                <w:lang w:val="en-US" w:eastAsia="zh-CN"/>
                <w:rPrChange w:id="6913" w:author="......" w:date="2024-05-07T14:48:58Z">
                  <w:rPr>
                    <w:rFonts w:hint="eastAsia"/>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6914" w:author="......" w:date="2024-05-07T14:48:58Z">
                  <w:rPr>
                    <w:rFonts w:hint="eastAsia"/>
                    <w:sz w:val="24"/>
                    <w:szCs w:val="32"/>
                    <w:vertAlign w:val="baseline"/>
                    <w:lang w:val="en-US" w:eastAsia="zh-CN"/>
                  </w:rPr>
                </w:rPrChange>
              </w:rPr>
              <w:t>用户点击要编辑的项目</w:t>
            </w:r>
          </w:p>
          <w:p>
            <w:pPr>
              <w:numPr>
                <w:ilvl w:val="0"/>
                <w:numId w:val="37"/>
              </w:numPr>
              <w:rPr>
                <w:rFonts w:hint="default" w:ascii="Times New Roman" w:hAnsi="Times New Roman" w:eastAsia="宋体" w:cs="Times New Roman"/>
                <w:sz w:val="24"/>
                <w:szCs w:val="32"/>
                <w:vertAlign w:val="baseline"/>
                <w:lang w:val="en-US" w:eastAsia="zh-CN"/>
                <w:rPrChange w:id="6915" w:author="......" w:date="2024-05-07T14:48:58Z">
                  <w:rPr>
                    <w:rFonts w:hint="eastAsia"/>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6916" w:author="......" w:date="2024-05-07T14:48:58Z">
                  <w:rPr>
                    <w:rFonts w:hint="eastAsia"/>
                    <w:sz w:val="24"/>
                    <w:szCs w:val="32"/>
                    <w:vertAlign w:val="baseline"/>
                    <w:lang w:val="en-US" w:eastAsia="zh-CN"/>
                  </w:rPr>
                </w:rPrChange>
              </w:rPr>
              <w:t>系统弹出编辑界面；</w:t>
            </w:r>
          </w:p>
          <w:p>
            <w:pPr>
              <w:numPr>
                <w:ilvl w:val="0"/>
                <w:numId w:val="37"/>
              </w:numPr>
              <w:rPr>
                <w:rFonts w:hint="default" w:ascii="Times New Roman" w:hAnsi="Times New Roman" w:eastAsia="宋体" w:cs="Times New Roman"/>
                <w:sz w:val="24"/>
                <w:szCs w:val="32"/>
                <w:vertAlign w:val="baseline"/>
                <w:lang w:val="en-US" w:eastAsia="zh-CN"/>
                <w:rPrChange w:id="6917" w:author="......" w:date="2024-05-07T14:48:58Z">
                  <w:rPr>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6918" w:author="......" w:date="2024-05-07T14:48:58Z">
                  <w:rPr>
                    <w:rFonts w:hint="eastAsia"/>
                    <w:sz w:val="24"/>
                    <w:szCs w:val="32"/>
                    <w:vertAlign w:val="baseline"/>
                    <w:lang w:val="en-US" w:eastAsia="zh-CN"/>
                  </w:rPr>
                </w:rPrChange>
              </w:rPr>
              <w:t>用户在界面中可以上传要编辑项目新发生的成本和对原有成本数据更改。</w:t>
            </w:r>
          </w:p>
          <w:p>
            <w:pPr>
              <w:numPr>
                <w:ilvl w:val="0"/>
                <w:numId w:val="37"/>
              </w:numPr>
              <w:rPr>
                <w:ins w:id="6919" w:author="......" w:date="2024-05-06T23:09:35Z"/>
                <w:rFonts w:hint="default" w:ascii="Times New Roman" w:hAnsi="Times New Roman" w:eastAsia="宋体" w:cs="Times New Roman"/>
                <w:sz w:val="24"/>
                <w:szCs w:val="32"/>
                <w:vertAlign w:val="baseline"/>
                <w:lang w:val="en-US" w:eastAsia="zh-CN"/>
                <w:rPrChange w:id="6920" w:author="......" w:date="2024-05-07T14:48:58Z">
                  <w:rPr>
                    <w:ins w:id="6921" w:author="......" w:date="2024-05-06T23:09:35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6922" w:author="......" w:date="2024-05-07T14:48:58Z">
                  <w:rPr>
                    <w:rFonts w:hint="eastAsia"/>
                    <w:sz w:val="24"/>
                    <w:szCs w:val="32"/>
                    <w:vertAlign w:val="baseline"/>
                    <w:lang w:val="en-US" w:eastAsia="zh-CN"/>
                  </w:rPr>
                </w:rPrChange>
              </w:rPr>
              <w:t>用户点击“保存”按键；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6923" w:author="......" w:date="2024-05-06T23:09:35Z"/>
        </w:trPr>
        <w:tc>
          <w:tcPr>
            <w:tcW w:w="1692" w:type="dxa"/>
            <w:noWrap w:val="0"/>
            <w:vAlign w:val="top"/>
          </w:tcPr>
          <w:p>
            <w:pPr>
              <w:numPr>
                <w:ilvl w:val="0"/>
                <w:numId w:val="0"/>
              </w:numPr>
              <w:ind w:left="0" w:leftChars="0" w:firstLine="0" w:firstLineChars="0"/>
              <w:rPr>
                <w:ins w:id="6924" w:author="......" w:date="2024-05-06T23:09:35Z"/>
                <w:rFonts w:hint="default" w:ascii="Times New Roman" w:hAnsi="Times New Roman" w:eastAsia="宋体" w:cs="Times New Roman"/>
                <w:sz w:val="24"/>
                <w:szCs w:val="32"/>
                <w:vertAlign w:val="baseline"/>
                <w:lang w:val="en-US" w:eastAsia="zh-CN"/>
                <w:rPrChange w:id="6925" w:author="......" w:date="2024-05-07T14:48:58Z">
                  <w:rPr>
                    <w:ins w:id="6926" w:author="......" w:date="2024-05-06T23:09:35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6927" w:author="......" w:date="2024-05-07T14:48:58Z">
                  <w:rPr>
                    <w:rFonts w:hint="eastAsia"/>
                    <w:sz w:val="24"/>
                    <w:szCs w:val="32"/>
                    <w:vertAlign w:val="baseline"/>
                    <w:lang w:val="en-US" w:eastAsia="zh-CN"/>
                  </w:rPr>
                </w:rPrChange>
              </w:rPr>
              <w:t>异常事件流</w:t>
            </w:r>
          </w:p>
        </w:tc>
        <w:tc>
          <w:tcPr>
            <w:tcW w:w="6830" w:type="dxa"/>
            <w:noWrap w:val="0"/>
            <w:vAlign w:val="top"/>
          </w:tcPr>
          <w:p>
            <w:pPr>
              <w:numPr>
                <w:ilvl w:val="0"/>
                <w:numId w:val="0"/>
              </w:numPr>
              <w:ind w:left="0" w:leftChars="0" w:firstLine="0" w:firstLineChars="0"/>
              <w:rPr>
                <w:ins w:id="6928" w:author="......" w:date="2024-05-06T23:09:35Z"/>
                <w:rFonts w:hint="default" w:ascii="Times New Roman" w:hAnsi="Times New Roman" w:eastAsia="宋体" w:cs="Times New Roman"/>
                <w:sz w:val="24"/>
                <w:szCs w:val="32"/>
                <w:vertAlign w:val="baseline"/>
                <w:lang w:val="en-US" w:eastAsia="zh-CN"/>
                <w:rPrChange w:id="6929" w:author="......" w:date="2024-05-07T14:48:58Z">
                  <w:rPr>
                    <w:ins w:id="6930" w:author="......" w:date="2024-05-06T23:09:35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6931" w:author="......" w:date="2024-05-07T14:48:58Z">
                  <w:rPr>
                    <w:rFonts w:hint="eastAsia"/>
                    <w:sz w:val="24"/>
                    <w:szCs w:val="32"/>
                    <w:vertAlign w:val="baseline"/>
                    <w:lang w:val="en-US" w:eastAsia="zh-CN"/>
                  </w:rPr>
                </w:rPrChange>
              </w:rPr>
              <w:t>用户在点击“保存”前取消操作，状态未成功更改；</w:t>
            </w:r>
          </w:p>
        </w:tc>
      </w:tr>
    </w:tbl>
    <w:p>
      <w:pPr>
        <w:numPr>
          <w:ilvl w:val="-1"/>
          <w:numId w:val="0"/>
        </w:numPr>
        <w:bidi w:val="0"/>
        <w:ind w:left="0" w:leftChars="0" w:firstLine="0" w:firstLineChars="0"/>
        <w:rPr>
          <w:ins w:id="6933" w:author="......" w:date="2024-05-06T23:11:13Z"/>
          <w:rFonts w:hint="default" w:ascii="Times New Roman" w:hAnsi="Times New Roman" w:eastAsia="宋体" w:cs="Times New Roman"/>
          <w:szCs w:val="32"/>
          <w:rPrChange w:id="6934" w:author="......" w:date="2024-05-07T14:48:58Z">
            <w:rPr>
              <w:ins w:id="6935" w:author="......" w:date="2024-05-06T23:11:13Z"/>
              <w:rFonts w:hint="default" w:ascii="Times New Roman" w:hAnsi="Times New Roman" w:eastAsia="宋体" w:cs="Times New Roman"/>
              <w:szCs w:val="32"/>
            </w:rPr>
          </w:rPrChange>
        </w:rPr>
        <w:pPrChange w:id="6932" w:author="......" w:date="2024-05-06T23:11:15Z">
          <w:pPr>
            <w:numPr>
              <w:ilvl w:val="0"/>
              <w:numId w:val="34"/>
            </w:numPr>
            <w:bidi w:val="0"/>
            <w:ind w:left="425" w:leftChars="0" w:hanging="425" w:firstLineChars="0"/>
          </w:pPr>
        </w:pPrChange>
      </w:pPr>
    </w:p>
    <w:p>
      <w:pPr>
        <w:numPr>
          <w:ilvl w:val="0"/>
          <w:numId w:val="34"/>
        </w:numPr>
        <w:bidi w:val="0"/>
        <w:ind w:left="425" w:leftChars="0" w:hanging="425" w:firstLineChars="0"/>
        <w:rPr>
          <w:ins w:id="6936" w:author="......" w:date="2024-05-06T23:11:38Z"/>
          <w:rFonts w:hint="default" w:ascii="Times New Roman" w:hAnsi="Times New Roman" w:eastAsia="宋体" w:cs="Times New Roman"/>
          <w:szCs w:val="32"/>
          <w:rPrChange w:id="6937" w:author="......" w:date="2024-05-07T14:48:58Z">
            <w:rPr>
              <w:ins w:id="6938" w:author="......" w:date="2024-05-06T23:11:38Z"/>
              <w:rFonts w:hint="default" w:ascii="Times New Roman" w:hAnsi="Times New Roman" w:eastAsia="宋体" w:cs="Times New Roman"/>
              <w:szCs w:val="32"/>
            </w:rPr>
          </w:rPrChange>
        </w:rPr>
      </w:pPr>
      <w:ins w:id="6939" w:author="......" w:date="2024-05-06T23:11:56Z">
        <w:r>
          <w:rPr>
            <w:rFonts w:hint="default" w:ascii="Times New Roman" w:hAnsi="Times New Roman" w:eastAsia="宋体" w:cs="Times New Roman"/>
            <w:szCs w:val="32"/>
            <w:lang w:val="en-US" w:eastAsia="zh-CN"/>
            <w:rPrChange w:id="6940" w:author="......" w:date="2024-05-07T14:48:58Z">
              <w:rPr>
                <w:rFonts w:hint="eastAsia" w:ascii="Times New Roman" w:hAnsi="Times New Roman" w:eastAsia="宋体" w:cs="Times New Roman"/>
                <w:szCs w:val="32"/>
                <w:lang w:val="en-US" w:eastAsia="zh-CN"/>
              </w:rPr>
            </w:rPrChange>
          </w:rPr>
          <w:t>成本</w:t>
        </w:r>
      </w:ins>
      <w:ins w:id="6942" w:author="......" w:date="2024-05-06T23:11:58Z">
        <w:r>
          <w:rPr>
            <w:rFonts w:hint="default" w:ascii="Times New Roman" w:hAnsi="Times New Roman" w:eastAsia="宋体" w:cs="Times New Roman"/>
            <w:szCs w:val="32"/>
            <w:lang w:val="en-US" w:eastAsia="zh-CN"/>
            <w:rPrChange w:id="6943" w:author="......" w:date="2024-05-07T14:48:58Z">
              <w:rPr>
                <w:rFonts w:hint="eastAsia" w:ascii="Times New Roman" w:hAnsi="Times New Roman" w:eastAsia="宋体" w:cs="Times New Roman"/>
                <w:szCs w:val="32"/>
                <w:lang w:val="en-US" w:eastAsia="zh-CN"/>
              </w:rPr>
            </w:rPrChange>
          </w:rPr>
          <w:t>监控</w:t>
        </w:r>
      </w:ins>
      <w:ins w:id="6945" w:author="......" w:date="2024-05-06T23:11:11Z">
        <w:r>
          <w:rPr>
            <w:rFonts w:hint="default" w:ascii="Times New Roman" w:hAnsi="Times New Roman" w:eastAsia="宋体" w:cs="Times New Roman"/>
            <w:szCs w:val="32"/>
            <w:rPrChange w:id="6946" w:author="......" w:date="2024-05-07T14:48:58Z">
              <w:rPr>
                <w:rFonts w:hint="default" w:ascii="Times New Roman" w:hAnsi="Times New Roman" w:eastAsia="宋体" w:cs="Times New Roman"/>
                <w:szCs w:val="32"/>
              </w:rPr>
            </w:rPrChange>
          </w:rPr>
          <w:t>：允许用户并监控实际成本与预算之间的差距，提供预算执行情况的报告和可视化图表</w:t>
        </w:r>
      </w:ins>
      <w:ins w:id="6948" w:author="......" w:date="2024-05-06T23:11:11Z">
        <w:r>
          <w:rPr>
            <w:rFonts w:hint="default" w:ascii="Times New Roman" w:hAnsi="Times New Roman" w:eastAsia="宋体" w:cs="Times New Roman"/>
            <w:szCs w:val="32"/>
            <w:lang w:eastAsia="zh-CN"/>
            <w:rPrChange w:id="6949" w:author="......" w:date="2024-05-07T14:48:58Z">
              <w:rPr>
                <w:rFonts w:hint="eastAsia" w:ascii="Times New Roman" w:hAnsi="Times New Roman" w:eastAsia="宋体" w:cs="Times New Roman"/>
                <w:szCs w:val="32"/>
                <w:lang w:eastAsia="zh-CN"/>
              </w:rPr>
            </w:rPrChange>
          </w:rPr>
          <w:t>，</w:t>
        </w:r>
      </w:ins>
      <w:ins w:id="6951" w:author="......" w:date="2024-05-06T23:11:11Z">
        <w:r>
          <w:rPr>
            <w:rFonts w:hint="default" w:ascii="Times New Roman" w:hAnsi="Times New Roman" w:eastAsia="宋体" w:cs="Times New Roman"/>
            <w:szCs w:val="32"/>
            <w:lang w:val="en-US" w:eastAsia="zh-CN"/>
            <w:rPrChange w:id="6952" w:author="......" w:date="2024-05-07T14:48:58Z">
              <w:rPr>
                <w:rFonts w:hint="eastAsia" w:ascii="Times New Roman" w:hAnsi="Times New Roman" w:eastAsia="宋体" w:cs="Times New Roman"/>
                <w:szCs w:val="32"/>
                <w:lang w:val="en-US" w:eastAsia="zh-CN"/>
              </w:rPr>
            </w:rPrChange>
          </w:rPr>
          <w:t>如表3-3-</w:t>
        </w:r>
      </w:ins>
      <w:ins w:id="6954" w:author="......" w:date="2024-05-06T23:11:48Z">
        <w:r>
          <w:rPr>
            <w:rFonts w:hint="default" w:ascii="Times New Roman" w:hAnsi="Times New Roman" w:eastAsia="宋体" w:cs="Times New Roman"/>
            <w:szCs w:val="32"/>
            <w:lang w:val="en-US" w:eastAsia="zh-CN"/>
            <w:rPrChange w:id="6955" w:author="......" w:date="2024-05-07T14:48:58Z">
              <w:rPr>
                <w:rFonts w:hint="eastAsia" w:ascii="Times New Roman" w:hAnsi="Times New Roman" w:eastAsia="宋体" w:cs="Times New Roman"/>
                <w:szCs w:val="32"/>
                <w:lang w:val="en-US" w:eastAsia="zh-CN"/>
              </w:rPr>
            </w:rPrChange>
          </w:rPr>
          <w:t>3</w:t>
        </w:r>
      </w:ins>
      <w:ins w:id="6957" w:author="......" w:date="2024-05-06T23:11:11Z">
        <w:r>
          <w:rPr>
            <w:rFonts w:hint="default" w:ascii="Times New Roman" w:hAnsi="Times New Roman" w:eastAsia="宋体" w:cs="Times New Roman"/>
            <w:szCs w:val="32"/>
            <w:lang w:val="en-US" w:eastAsia="zh-CN"/>
            <w:rPrChange w:id="6958" w:author="......" w:date="2024-05-07T14:48:58Z">
              <w:rPr>
                <w:rFonts w:hint="eastAsia" w:ascii="Times New Roman" w:hAnsi="Times New Roman" w:eastAsia="宋体" w:cs="Times New Roman"/>
                <w:szCs w:val="32"/>
                <w:lang w:val="en-US" w:eastAsia="zh-CN"/>
              </w:rPr>
            </w:rPrChange>
          </w:rPr>
          <w:t>所示：</w:t>
        </w:r>
      </w:ins>
    </w:p>
    <w:p>
      <w:pPr>
        <w:numPr>
          <w:ilvl w:val="-1"/>
          <w:numId w:val="0"/>
        </w:numPr>
        <w:bidi w:val="0"/>
        <w:ind w:left="0" w:leftChars="0" w:firstLine="0" w:firstLineChars="0"/>
        <w:jc w:val="right"/>
        <w:rPr>
          <w:ins w:id="6961" w:author="......" w:date="2024-05-06T23:11:31Z"/>
          <w:rFonts w:hint="default" w:ascii="Times New Roman" w:hAnsi="Times New Roman" w:eastAsia="宋体" w:cs="Times New Roman"/>
          <w:szCs w:val="32"/>
          <w:lang w:val="en-US"/>
          <w:rPrChange w:id="6962" w:author="......" w:date="2024-05-07T14:48:58Z">
            <w:rPr>
              <w:ins w:id="6963" w:author="......" w:date="2024-05-06T23:11:31Z"/>
              <w:rFonts w:hint="default" w:ascii="Times New Roman" w:hAnsi="Times New Roman" w:eastAsia="宋体" w:cs="Times New Roman"/>
              <w:szCs w:val="32"/>
              <w:lang w:val="en-US"/>
            </w:rPr>
          </w:rPrChange>
        </w:rPr>
        <w:pPrChange w:id="6960" w:author="......" w:date="2024-05-06T23:11:40Z">
          <w:pPr>
            <w:numPr>
              <w:ilvl w:val="0"/>
              <w:numId w:val="34"/>
            </w:numPr>
            <w:bidi w:val="0"/>
            <w:ind w:left="425" w:leftChars="0" w:hanging="425" w:firstLineChars="0"/>
          </w:pPr>
        </w:pPrChange>
      </w:pPr>
      <w:ins w:id="6964" w:author="......" w:date="2024-05-06T23:11:38Z">
        <w:r>
          <w:rPr>
            <w:rFonts w:hint="default" w:ascii="Times New Roman" w:hAnsi="Times New Roman" w:eastAsia="宋体" w:cs="Times New Roman"/>
            <w:sz w:val="21"/>
            <w:szCs w:val="24"/>
            <w:lang w:val="en-US" w:eastAsia="zh-CN"/>
            <w:rPrChange w:id="6965" w:author="......" w:date="2024-05-07T14:48:58Z">
              <w:rPr>
                <w:rFonts w:hint="eastAsia" w:ascii="Times New Roman" w:hAnsi="Times New Roman" w:eastAsia="宋体" w:cs="Times New Roman"/>
                <w:sz w:val="21"/>
                <w:szCs w:val="24"/>
                <w:lang w:val="en-US" w:eastAsia="zh-CN"/>
              </w:rPr>
            </w:rPrChange>
          </w:rPr>
          <w:t>表3-3-</w:t>
        </w:r>
      </w:ins>
      <w:ins w:id="6967" w:author="......" w:date="2024-05-06T23:11:45Z">
        <w:r>
          <w:rPr>
            <w:rFonts w:hint="default" w:ascii="Times New Roman" w:hAnsi="Times New Roman" w:eastAsia="宋体" w:cs="Times New Roman"/>
            <w:sz w:val="21"/>
            <w:szCs w:val="24"/>
            <w:lang w:val="en-US" w:eastAsia="zh-CN"/>
            <w:rPrChange w:id="6968" w:author="......" w:date="2024-05-07T14:48:58Z">
              <w:rPr>
                <w:rFonts w:hint="eastAsia" w:ascii="Times New Roman" w:hAnsi="Times New Roman" w:eastAsia="宋体" w:cs="Times New Roman"/>
                <w:sz w:val="21"/>
                <w:szCs w:val="24"/>
                <w:lang w:val="en-US" w:eastAsia="zh-CN"/>
              </w:rPr>
            </w:rPrChange>
          </w:rPr>
          <w:t>3</w:t>
        </w:r>
      </w:ins>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2"/>
        <w:gridCol w:w="6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6970" w:author="......" w:date="2024-05-06T23:11:32Z"/>
        </w:trPr>
        <w:tc>
          <w:tcPr>
            <w:tcW w:w="1692" w:type="dxa"/>
            <w:noWrap w:val="0"/>
            <w:vAlign w:val="top"/>
          </w:tcPr>
          <w:p>
            <w:pPr>
              <w:numPr>
                <w:ilvl w:val="0"/>
                <w:numId w:val="0"/>
              </w:numPr>
              <w:rPr>
                <w:ins w:id="6971" w:author="......" w:date="2024-05-06T23:11:32Z"/>
                <w:rFonts w:hint="default" w:ascii="Times New Roman" w:hAnsi="Times New Roman" w:eastAsia="宋体" w:cs="Times New Roman"/>
                <w:sz w:val="24"/>
                <w:szCs w:val="32"/>
                <w:vertAlign w:val="baseline"/>
                <w:lang w:val="en-US" w:eastAsia="zh-CN"/>
                <w:rPrChange w:id="6972" w:author="......" w:date="2024-05-07T14:48:58Z">
                  <w:rPr>
                    <w:ins w:id="6973" w:author="......" w:date="2024-05-06T23:11:32Z"/>
                    <w:rFonts w:hint="default"/>
                    <w:sz w:val="24"/>
                    <w:szCs w:val="32"/>
                    <w:vertAlign w:val="baseline"/>
                    <w:lang w:val="en-US" w:eastAsia="zh-CN"/>
                  </w:rPr>
                </w:rPrChange>
              </w:rPr>
            </w:pPr>
            <w:ins w:id="6974" w:author="......" w:date="2024-05-06T23:11:32Z">
              <w:r>
                <w:rPr>
                  <w:rFonts w:hint="default" w:ascii="Times New Roman" w:hAnsi="Times New Roman" w:eastAsia="宋体" w:cs="Times New Roman"/>
                  <w:sz w:val="24"/>
                  <w:szCs w:val="32"/>
                  <w:lang w:val="en-US" w:eastAsia="zh-CN"/>
                  <w:rPrChange w:id="6975" w:author="......" w:date="2024-05-07T14:48:58Z">
                    <w:rPr>
                      <w:rFonts w:hint="eastAsia"/>
                      <w:sz w:val="24"/>
                      <w:szCs w:val="32"/>
                      <w:lang w:val="en-US" w:eastAsia="zh-CN"/>
                    </w:rPr>
                  </w:rPrChange>
                </w:rPr>
                <w:t>用例</w:t>
              </w:r>
            </w:ins>
          </w:p>
        </w:tc>
        <w:tc>
          <w:tcPr>
            <w:tcW w:w="6830" w:type="dxa"/>
            <w:noWrap w:val="0"/>
            <w:vAlign w:val="top"/>
          </w:tcPr>
          <w:p>
            <w:pPr>
              <w:numPr>
                <w:ilvl w:val="0"/>
                <w:numId w:val="0"/>
              </w:numPr>
              <w:rPr>
                <w:ins w:id="6977" w:author="......" w:date="2024-05-06T23:11:32Z"/>
                <w:rFonts w:hint="default" w:ascii="Times New Roman" w:hAnsi="Times New Roman" w:eastAsia="宋体" w:cs="Times New Roman"/>
                <w:sz w:val="24"/>
                <w:szCs w:val="32"/>
                <w:vertAlign w:val="baseline"/>
                <w:lang w:val="en-US" w:eastAsia="zh-CN"/>
                <w:rPrChange w:id="6978" w:author="......" w:date="2024-05-07T14:48:58Z">
                  <w:rPr>
                    <w:ins w:id="6979" w:author="......" w:date="2024-05-06T23:11:32Z"/>
                    <w:rFonts w:hint="default"/>
                    <w:sz w:val="24"/>
                    <w:szCs w:val="32"/>
                    <w:vertAlign w:val="baseline"/>
                    <w:lang w:val="en-US" w:eastAsia="zh-CN"/>
                  </w:rPr>
                </w:rPrChange>
              </w:rPr>
            </w:pPr>
            <w:ins w:id="6980" w:author="......" w:date="2024-05-06T23:11:32Z">
              <w:r>
                <w:rPr>
                  <w:rFonts w:hint="default" w:ascii="Times New Roman" w:hAnsi="Times New Roman" w:eastAsia="宋体" w:cs="Times New Roman"/>
                  <w:sz w:val="24"/>
                  <w:szCs w:val="32"/>
                  <w:vertAlign w:val="baseline"/>
                  <w:lang w:val="en-US" w:eastAsia="zh-CN"/>
                  <w:rPrChange w:id="6981" w:author="......" w:date="2024-05-07T14:48:58Z">
                    <w:rPr>
                      <w:rFonts w:hint="eastAsia"/>
                      <w:sz w:val="24"/>
                      <w:szCs w:val="32"/>
                      <w:vertAlign w:val="baseline"/>
                      <w:lang w:val="en-US" w:eastAsia="zh-CN"/>
                    </w:rPr>
                  </w:rPrChange>
                </w:rPr>
                <w:t>检索项目成本数据</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ins w:id="6983" w:author="......" w:date="2024-05-06T23:12:29Z"/>
        </w:trPr>
        <w:tc>
          <w:tcPr>
            <w:tcW w:w="1692" w:type="dxa"/>
            <w:noWrap w:val="0"/>
            <w:vAlign w:val="top"/>
          </w:tcPr>
          <w:p>
            <w:pPr>
              <w:numPr>
                <w:ilvl w:val="0"/>
                <w:numId w:val="0"/>
              </w:numPr>
              <w:ind w:left="0" w:leftChars="0" w:firstLine="0" w:firstLineChars="0"/>
              <w:rPr>
                <w:ins w:id="6984" w:author="......" w:date="2024-05-06T23:12:29Z"/>
                <w:rFonts w:hint="default" w:ascii="Times New Roman" w:hAnsi="Times New Roman" w:eastAsia="宋体" w:cs="Times New Roman"/>
                <w:kern w:val="2"/>
                <w:sz w:val="24"/>
                <w:szCs w:val="32"/>
                <w:vertAlign w:val="baseline"/>
                <w:lang w:val="en-US" w:eastAsia="zh-CN" w:bidi="ar-SA"/>
                <w:rPrChange w:id="6985" w:author="......" w:date="2024-05-07T14:48:58Z">
                  <w:rPr>
                    <w:ins w:id="6986" w:author="......" w:date="2024-05-06T23:12:29Z"/>
                    <w:rFonts w:hint="eastAsia" w:ascii="Times New Roman" w:hAnsi="Times New Roman" w:cs="Times New Roman" w:eastAsiaTheme="minorEastAsia"/>
                    <w:kern w:val="2"/>
                    <w:sz w:val="24"/>
                    <w:szCs w:val="32"/>
                    <w:vertAlign w:val="baseline"/>
                    <w:lang w:val="en-US" w:eastAsia="zh-CN" w:bidi="ar-SA"/>
                  </w:rPr>
                </w:rPrChange>
              </w:rPr>
            </w:pPr>
            <w:r>
              <w:rPr>
                <w:rFonts w:hint="default" w:ascii="Times New Roman" w:hAnsi="Times New Roman" w:eastAsia="宋体" w:cs="Times New Roman"/>
                <w:sz w:val="24"/>
                <w:szCs w:val="32"/>
                <w:vertAlign w:val="baseline"/>
                <w:lang w:val="en-US" w:eastAsia="zh-CN"/>
                <w:rPrChange w:id="6987" w:author="......" w:date="2024-05-07T14:48:58Z">
                  <w:rPr>
                    <w:rFonts w:hint="default" w:ascii="Times New Roman" w:hAnsi="Times New Roman" w:cs="Times New Roman"/>
                    <w:sz w:val="24"/>
                    <w:szCs w:val="32"/>
                    <w:vertAlign w:val="baseline"/>
                    <w:lang w:val="en-US" w:eastAsia="zh-CN"/>
                  </w:rPr>
                </w:rPrChange>
              </w:rPr>
              <w:t>用例编号</w:t>
            </w:r>
          </w:p>
        </w:tc>
        <w:tc>
          <w:tcPr>
            <w:tcW w:w="6830" w:type="dxa"/>
            <w:noWrap w:val="0"/>
            <w:vAlign w:val="top"/>
          </w:tcPr>
          <w:p>
            <w:pPr>
              <w:numPr>
                <w:ilvl w:val="0"/>
                <w:numId w:val="0"/>
              </w:numPr>
              <w:ind w:left="0" w:leftChars="0" w:firstLine="0" w:firstLineChars="0"/>
              <w:rPr>
                <w:ins w:id="6988" w:author="......" w:date="2024-05-06T23:12:29Z"/>
                <w:rFonts w:hint="default" w:ascii="Times New Roman" w:hAnsi="Times New Roman" w:eastAsia="宋体" w:cs="Times New Roman"/>
                <w:kern w:val="2"/>
                <w:sz w:val="24"/>
                <w:szCs w:val="32"/>
                <w:vertAlign w:val="baseline"/>
                <w:lang w:val="en-US" w:eastAsia="zh-CN" w:bidi="ar-SA"/>
                <w:rPrChange w:id="6989" w:author="......" w:date="2024-05-07T14:48:58Z">
                  <w:rPr>
                    <w:ins w:id="6990" w:author="......" w:date="2024-05-06T23:12:29Z"/>
                    <w:rFonts w:hint="eastAsia" w:ascii="Times New Roman" w:hAnsi="Times New Roman" w:cs="Times New Roman" w:eastAsiaTheme="minorEastAsia"/>
                    <w:kern w:val="2"/>
                    <w:sz w:val="24"/>
                    <w:szCs w:val="32"/>
                    <w:vertAlign w:val="baseline"/>
                    <w:lang w:val="en-US" w:eastAsia="zh-CN" w:bidi="ar-SA"/>
                  </w:rPr>
                </w:rPrChange>
              </w:rPr>
            </w:pPr>
            <w:r>
              <w:rPr>
                <w:rFonts w:hint="default" w:ascii="Times New Roman" w:hAnsi="Times New Roman" w:eastAsia="宋体" w:cs="Times New Roman"/>
                <w:sz w:val="24"/>
                <w:szCs w:val="32"/>
                <w:lang w:val="en-US" w:eastAsia="zh-CN"/>
                <w:rPrChange w:id="6991" w:author="......" w:date="2024-05-07T14:48:58Z">
                  <w:rPr>
                    <w:rFonts w:hint="default" w:ascii="Times New Roman" w:hAnsi="Times New Roman" w:cs="Times New Roman"/>
                    <w:sz w:val="24"/>
                    <w:szCs w:val="32"/>
                    <w:lang w:val="en-US" w:eastAsia="zh-CN"/>
                  </w:rPr>
                </w:rPrChange>
              </w:rPr>
              <w:t>SF0</w:t>
            </w:r>
            <w:r>
              <w:rPr>
                <w:rFonts w:hint="default" w:ascii="Times New Roman" w:hAnsi="Times New Roman" w:eastAsia="宋体" w:cs="Times New Roman"/>
                <w:sz w:val="24"/>
                <w:szCs w:val="32"/>
                <w:lang w:val="en-US" w:eastAsia="zh-CN"/>
                <w:rPrChange w:id="6992" w:author="......" w:date="2024-05-07T14:48:58Z">
                  <w:rPr>
                    <w:rFonts w:hint="eastAsia" w:ascii="Times New Roman" w:hAnsi="Times New Roman" w:cs="Times New Roman"/>
                    <w:sz w:val="24"/>
                    <w:szCs w:val="32"/>
                    <w:lang w:val="en-US" w:eastAsia="zh-CN"/>
                  </w:rPr>
                </w:rPrChange>
              </w:rPr>
              <w:t>3</w:t>
            </w:r>
            <w:r>
              <w:rPr>
                <w:rFonts w:hint="default" w:ascii="Times New Roman" w:hAnsi="Times New Roman" w:eastAsia="宋体" w:cs="Times New Roman"/>
                <w:sz w:val="24"/>
                <w:szCs w:val="32"/>
                <w:lang w:val="en-US" w:eastAsia="zh-CN"/>
                <w:rPrChange w:id="6993" w:author="......" w:date="2024-05-07T14:48:58Z">
                  <w:rPr>
                    <w:rFonts w:hint="default" w:ascii="Times New Roman" w:hAnsi="Times New Roman" w:cs="Times New Roman"/>
                    <w:sz w:val="24"/>
                    <w:szCs w:val="32"/>
                    <w:lang w:val="en-US" w:eastAsia="zh-CN"/>
                  </w:rPr>
                </w:rPrChange>
              </w:rPr>
              <w:t>00</w:t>
            </w:r>
            <w:ins w:id="6994" w:author="......" w:date="2024-05-06T23:12:38Z">
              <w:r>
                <w:rPr>
                  <w:rFonts w:hint="default" w:ascii="Times New Roman" w:hAnsi="Times New Roman" w:eastAsia="宋体" w:cs="Times New Roman"/>
                  <w:sz w:val="24"/>
                  <w:szCs w:val="32"/>
                  <w:lang w:val="en-US" w:eastAsia="zh-CN"/>
                  <w:rPrChange w:id="6995" w:author="......" w:date="2024-05-07T14:48:58Z">
                    <w:rPr>
                      <w:rFonts w:hint="eastAsia" w:ascii="Times New Roman" w:hAnsi="Times New Roman" w:cs="Times New Roman"/>
                      <w:sz w:val="24"/>
                      <w:szCs w:val="32"/>
                      <w:lang w:val="en-US" w:eastAsia="zh-CN"/>
                    </w:rPr>
                  </w:rPrChange>
                </w:rPr>
                <w:t>3</w:t>
              </w:r>
            </w:ins>
            <w:del w:id="6997" w:author="......" w:date="2024-05-06T23:12:37Z">
              <w:r>
                <w:rPr>
                  <w:rFonts w:hint="default" w:ascii="Times New Roman" w:hAnsi="Times New Roman" w:eastAsia="宋体" w:cs="Times New Roman"/>
                  <w:sz w:val="24"/>
                  <w:szCs w:val="32"/>
                  <w:lang w:val="en-US" w:eastAsia="zh-CN"/>
                  <w:rPrChange w:id="6998" w:author="......" w:date="2024-05-07T14:48:58Z">
                    <w:rPr>
                      <w:rFonts w:hint="eastAsia" w:ascii="Times New Roman" w:hAnsi="Times New Roman" w:cs="Times New Roman"/>
                      <w:sz w:val="24"/>
                      <w:szCs w:val="32"/>
                      <w:lang w:val="en-US" w:eastAsia="zh-CN"/>
                    </w:rPr>
                  </w:rPrChange>
                </w:rPr>
                <w:delText>2</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ins w:id="7000" w:author="......" w:date="2024-05-06T23:11:32Z"/>
        </w:trPr>
        <w:tc>
          <w:tcPr>
            <w:tcW w:w="1692" w:type="dxa"/>
            <w:noWrap w:val="0"/>
            <w:vAlign w:val="top"/>
          </w:tcPr>
          <w:p>
            <w:pPr>
              <w:numPr>
                <w:ilvl w:val="0"/>
                <w:numId w:val="0"/>
              </w:numPr>
              <w:rPr>
                <w:ins w:id="7001" w:author="......" w:date="2024-05-06T23:11:32Z"/>
                <w:rFonts w:hint="default" w:ascii="Times New Roman" w:hAnsi="Times New Roman" w:eastAsia="宋体" w:cs="Times New Roman"/>
                <w:sz w:val="24"/>
                <w:szCs w:val="32"/>
                <w:vertAlign w:val="baseline"/>
                <w:lang w:val="en-US" w:eastAsia="zh-CN"/>
                <w:rPrChange w:id="7002" w:author="......" w:date="2024-05-07T14:48:58Z">
                  <w:rPr>
                    <w:ins w:id="7003" w:author="......" w:date="2024-05-06T23:11:32Z"/>
                    <w:rFonts w:hint="default"/>
                    <w:sz w:val="24"/>
                    <w:szCs w:val="32"/>
                    <w:vertAlign w:val="baseline"/>
                    <w:lang w:val="en-US" w:eastAsia="zh-CN"/>
                  </w:rPr>
                </w:rPrChange>
              </w:rPr>
            </w:pPr>
            <w:ins w:id="7004" w:author="......" w:date="2024-05-06T23:11:32Z">
              <w:r>
                <w:rPr>
                  <w:rFonts w:hint="default" w:ascii="Times New Roman" w:hAnsi="Times New Roman" w:eastAsia="宋体" w:cs="Times New Roman"/>
                  <w:sz w:val="24"/>
                  <w:szCs w:val="32"/>
                  <w:vertAlign w:val="baseline"/>
                  <w:lang w:val="en-US" w:eastAsia="zh-CN"/>
                  <w:rPrChange w:id="7005" w:author="......" w:date="2024-05-07T14:48:58Z">
                    <w:rPr>
                      <w:rFonts w:hint="eastAsia"/>
                      <w:sz w:val="24"/>
                      <w:szCs w:val="32"/>
                      <w:vertAlign w:val="baseline"/>
                      <w:lang w:val="en-US" w:eastAsia="zh-CN"/>
                    </w:rPr>
                  </w:rPrChange>
                </w:rPr>
                <w:t>主执行者</w:t>
              </w:r>
            </w:ins>
          </w:p>
        </w:tc>
        <w:tc>
          <w:tcPr>
            <w:tcW w:w="6830" w:type="dxa"/>
            <w:noWrap w:val="0"/>
            <w:vAlign w:val="top"/>
          </w:tcPr>
          <w:p>
            <w:pPr>
              <w:numPr>
                <w:ilvl w:val="0"/>
                <w:numId w:val="0"/>
              </w:numPr>
              <w:rPr>
                <w:ins w:id="7007" w:author="......" w:date="2024-05-06T23:11:32Z"/>
                <w:rFonts w:hint="default" w:ascii="Times New Roman" w:hAnsi="Times New Roman" w:eastAsia="宋体" w:cs="Times New Roman"/>
                <w:sz w:val="24"/>
                <w:szCs w:val="32"/>
                <w:vertAlign w:val="baseline"/>
                <w:lang w:val="en-US" w:eastAsia="zh-CN"/>
                <w:rPrChange w:id="7008" w:author="......" w:date="2024-05-07T14:48:58Z">
                  <w:rPr>
                    <w:ins w:id="7009" w:author="......" w:date="2024-05-06T23:11:32Z"/>
                    <w:rFonts w:hint="default"/>
                    <w:sz w:val="24"/>
                    <w:szCs w:val="32"/>
                    <w:vertAlign w:val="baseline"/>
                    <w:lang w:val="en-US" w:eastAsia="zh-CN"/>
                  </w:rPr>
                </w:rPrChange>
              </w:rPr>
            </w:pPr>
            <w:ins w:id="7010" w:author="......" w:date="2024-05-06T23:11:32Z">
              <w:r>
                <w:rPr>
                  <w:rFonts w:hint="default" w:ascii="Times New Roman" w:hAnsi="Times New Roman" w:eastAsia="宋体" w:cs="Times New Roman"/>
                  <w:sz w:val="24"/>
                  <w:szCs w:val="32"/>
                  <w:vertAlign w:val="baseline"/>
                  <w:lang w:val="en-US" w:eastAsia="zh-CN"/>
                  <w:rPrChange w:id="7011" w:author="......" w:date="2024-05-07T14:48:58Z">
                    <w:rPr>
                      <w:rFonts w:hint="eastAsia"/>
                      <w:sz w:val="24"/>
                      <w:szCs w:val="32"/>
                      <w:vertAlign w:val="baseline"/>
                      <w:lang w:val="en-US" w:eastAsia="zh-CN"/>
                    </w:rPr>
                  </w:rPrChange>
                </w:rPr>
                <w:t>财务负责人</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7013" w:author="......" w:date="2024-05-06T23:11:32Z"/>
        </w:trPr>
        <w:tc>
          <w:tcPr>
            <w:tcW w:w="1692" w:type="dxa"/>
            <w:noWrap w:val="0"/>
            <w:vAlign w:val="top"/>
          </w:tcPr>
          <w:p>
            <w:pPr>
              <w:numPr>
                <w:ilvl w:val="0"/>
                <w:numId w:val="0"/>
              </w:numPr>
              <w:rPr>
                <w:ins w:id="7014" w:author="......" w:date="2024-05-06T23:11:32Z"/>
                <w:rFonts w:hint="default" w:ascii="Times New Roman" w:hAnsi="Times New Roman" w:eastAsia="宋体" w:cs="Times New Roman"/>
                <w:sz w:val="24"/>
                <w:szCs w:val="32"/>
                <w:vertAlign w:val="baseline"/>
                <w:lang w:val="en-US" w:eastAsia="zh-CN"/>
                <w:rPrChange w:id="7015" w:author="......" w:date="2024-05-07T14:48:58Z">
                  <w:rPr>
                    <w:ins w:id="7016" w:author="......" w:date="2024-05-06T23:11:32Z"/>
                    <w:rFonts w:hint="default"/>
                    <w:sz w:val="24"/>
                    <w:szCs w:val="32"/>
                    <w:vertAlign w:val="baseline"/>
                    <w:lang w:val="en-US" w:eastAsia="zh-CN"/>
                  </w:rPr>
                </w:rPrChange>
              </w:rPr>
            </w:pPr>
            <w:ins w:id="7017" w:author="......" w:date="2024-05-06T23:11:32Z">
              <w:r>
                <w:rPr>
                  <w:rFonts w:hint="default" w:ascii="Times New Roman" w:hAnsi="Times New Roman" w:eastAsia="宋体" w:cs="Times New Roman"/>
                  <w:sz w:val="24"/>
                  <w:szCs w:val="32"/>
                  <w:vertAlign w:val="baseline"/>
                  <w:lang w:val="en-US" w:eastAsia="zh-CN"/>
                  <w:rPrChange w:id="7018" w:author="......" w:date="2024-05-07T14:48:58Z">
                    <w:rPr>
                      <w:rFonts w:hint="eastAsia"/>
                      <w:sz w:val="24"/>
                      <w:szCs w:val="32"/>
                      <w:vertAlign w:val="baseline"/>
                      <w:lang w:val="en-US" w:eastAsia="zh-CN"/>
                    </w:rPr>
                  </w:rPrChange>
                </w:rPr>
                <w:t>目标</w:t>
              </w:r>
            </w:ins>
          </w:p>
        </w:tc>
        <w:tc>
          <w:tcPr>
            <w:tcW w:w="6830" w:type="dxa"/>
            <w:noWrap w:val="0"/>
            <w:vAlign w:val="top"/>
          </w:tcPr>
          <w:p>
            <w:pPr>
              <w:numPr>
                <w:ilvl w:val="0"/>
                <w:numId w:val="0"/>
              </w:numPr>
              <w:rPr>
                <w:ins w:id="7020" w:author="......" w:date="2024-05-06T23:11:32Z"/>
                <w:rFonts w:hint="default" w:ascii="Times New Roman" w:hAnsi="Times New Roman" w:eastAsia="宋体" w:cs="Times New Roman"/>
                <w:sz w:val="24"/>
                <w:szCs w:val="32"/>
                <w:vertAlign w:val="baseline"/>
                <w:lang w:val="en-US" w:eastAsia="zh-CN"/>
                <w:rPrChange w:id="7021" w:author="......" w:date="2024-05-07T14:48:58Z">
                  <w:rPr>
                    <w:ins w:id="7022" w:author="......" w:date="2024-05-06T23:11:32Z"/>
                    <w:rFonts w:hint="default"/>
                    <w:sz w:val="24"/>
                    <w:szCs w:val="32"/>
                    <w:vertAlign w:val="baseline"/>
                    <w:lang w:val="en-US" w:eastAsia="zh-CN"/>
                  </w:rPr>
                </w:rPrChange>
              </w:rPr>
            </w:pPr>
            <w:ins w:id="7023" w:author="......" w:date="2024-05-06T23:11:32Z">
              <w:r>
                <w:rPr>
                  <w:rFonts w:hint="default" w:ascii="Times New Roman" w:hAnsi="Times New Roman" w:eastAsia="宋体" w:cs="Times New Roman"/>
                  <w:sz w:val="24"/>
                  <w:szCs w:val="32"/>
                  <w:vertAlign w:val="baseline"/>
                  <w:lang w:val="en-US" w:eastAsia="zh-CN"/>
                  <w:rPrChange w:id="7024" w:author="......" w:date="2024-05-07T14:48:58Z">
                    <w:rPr>
                      <w:rFonts w:hint="eastAsia"/>
                      <w:sz w:val="24"/>
                      <w:szCs w:val="32"/>
                      <w:vertAlign w:val="baseline"/>
                      <w:lang w:val="en-US" w:eastAsia="zh-CN"/>
                    </w:rPr>
                  </w:rPrChange>
                </w:rPr>
                <w:t>能使用搜索框快速检索需要的项目</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7026" w:author="......" w:date="2024-05-06T23:11:32Z"/>
        </w:trPr>
        <w:tc>
          <w:tcPr>
            <w:tcW w:w="1692" w:type="dxa"/>
            <w:noWrap w:val="0"/>
            <w:vAlign w:val="top"/>
          </w:tcPr>
          <w:p>
            <w:pPr>
              <w:numPr>
                <w:ilvl w:val="0"/>
                <w:numId w:val="0"/>
              </w:numPr>
              <w:ind w:left="0" w:leftChars="0" w:firstLine="0" w:firstLineChars="0"/>
              <w:rPr>
                <w:ins w:id="7027" w:author="......" w:date="2024-05-06T23:11:32Z"/>
                <w:rFonts w:hint="default" w:ascii="Times New Roman" w:hAnsi="Times New Roman" w:eastAsia="宋体" w:cs="Times New Roman"/>
                <w:sz w:val="24"/>
                <w:szCs w:val="32"/>
                <w:vertAlign w:val="baseline"/>
                <w:lang w:val="en-US" w:eastAsia="zh-CN"/>
                <w:rPrChange w:id="7028" w:author="......" w:date="2024-05-07T14:48:58Z">
                  <w:rPr>
                    <w:ins w:id="7029" w:author="......" w:date="2024-05-06T23:11:32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030" w:author="......" w:date="2024-05-07T14:48:58Z">
                  <w:rPr>
                    <w:rFonts w:hint="eastAsia"/>
                    <w:sz w:val="24"/>
                    <w:szCs w:val="32"/>
                    <w:vertAlign w:val="baseline"/>
                    <w:lang w:val="en-US" w:eastAsia="zh-CN"/>
                  </w:rPr>
                </w:rPrChange>
              </w:rPr>
              <w:t>前提条件</w:t>
            </w:r>
          </w:p>
        </w:tc>
        <w:tc>
          <w:tcPr>
            <w:tcW w:w="6830" w:type="dxa"/>
            <w:noWrap w:val="0"/>
            <w:vAlign w:val="top"/>
          </w:tcPr>
          <w:p>
            <w:pPr>
              <w:numPr>
                <w:ilvl w:val="0"/>
                <w:numId w:val="0"/>
              </w:numPr>
              <w:ind w:left="0" w:leftChars="0" w:firstLine="0" w:firstLineChars="0"/>
              <w:rPr>
                <w:ins w:id="7031" w:author="......" w:date="2024-05-06T23:11:32Z"/>
                <w:rFonts w:hint="default" w:ascii="Times New Roman" w:hAnsi="Times New Roman" w:eastAsia="宋体" w:cs="Times New Roman"/>
                <w:sz w:val="24"/>
                <w:szCs w:val="32"/>
                <w:vertAlign w:val="baseline"/>
                <w:lang w:val="en-US" w:eastAsia="zh-CN"/>
                <w:rPrChange w:id="7032" w:author="......" w:date="2024-05-07T14:48:58Z">
                  <w:rPr>
                    <w:ins w:id="7033" w:author="......" w:date="2024-05-06T23:11:32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034" w:author="......" w:date="2024-05-07T14:48:58Z">
                  <w:rPr>
                    <w:rFonts w:hint="eastAsia"/>
                    <w:sz w:val="24"/>
                    <w:szCs w:val="32"/>
                    <w:vertAlign w:val="baseline"/>
                    <w:lang w:val="en-US" w:eastAsia="zh-CN"/>
                  </w:rPr>
                </w:rPrChange>
              </w:rPr>
              <w:t>相关项目已经存入数据库并显示在“成本管理”界面中的项目列表中。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7035" w:author="......" w:date="2024-05-06T23:11:32Z"/>
        </w:trPr>
        <w:tc>
          <w:tcPr>
            <w:tcW w:w="1692" w:type="dxa"/>
            <w:noWrap w:val="0"/>
            <w:vAlign w:val="top"/>
          </w:tcPr>
          <w:p>
            <w:pPr>
              <w:numPr>
                <w:ilvl w:val="0"/>
                <w:numId w:val="0"/>
              </w:numPr>
              <w:ind w:left="0" w:leftChars="0" w:firstLine="0" w:firstLineChars="0"/>
              <w:rPr>
                <w:ins w:id="7036" w:author="......" w:date="2024-05-06T23:11:32Z"/>
                <w:rFonts w:hint="default" w:ascii="Times New Roman" w:hAnsi="Times New Roman" w:eastAsia="宋体" w:cs="Times New Roman"/>
                <w:sz w:val="24"/>
                <w:szCs w:val="32"/>
                <w:vertAlign w:val="baseline"/>
                <w:lang w:val="en-US" w:eastAsia="zh-CN"/>
                <w:rPrChange w:id="7037" w:author="......" w:date="2024-05-07T14:48:58Z">
                  <w:rPr>
                    <w:ins w:id="7038" w:author="......" w:date="2024-05-06T23:11:32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039" w:author="......" w:date="2024-05-07T14:48:58Z">
                  <w:rPr>
                    <w:rFonts w:hint="eastAsia"/>
                    <w:sz w:val="24"/>
                    <w:szCs w:val="32"/>
                    <w:vertAlign w:val="baseline"/>
                    <w:lang w:val="en-US" w:eastAsia="zh-CN"/>
                  </w:rPr>
                </w:rPrChange>
              </w:rPr>
              <w:t>触发事件</w:t>
            </w:r>
          </w:p>
        </w:tc>
        <w:tc>
          <w:tcPr>
            <w:tcW w:w="6830" w:type="dxa"/>
            <w:noWrap w:val="0"/>
            <w:vAlign w:val="top"/>
          </w:tcPr>
          <w:p>
            <w:pPr>
              <w:numPr>
                <w:ilvl w:val="0"/>
                <w:numId w:val="38"/>
              </w:numPr>
              <w:rPr>
                <w:ins w:id="7040" w:author="......" w:date="2024-05-06T23:11:32Z"/>
                <w:rFonts w:hint="default" w:ascii="Times New Roman" w:hAnsi="Times New Roman" w:eastAsia="宋体" w:cs="Times New Roman"/>
                <w:sz w:val="24"/>
                <w:szCs w:val="32"/>
                <w:vertAlign w:val="baseline"/>
                <w:lang w:val="en-US" w:eastAsia="zh-CN"/>
                <w:rPrChange w:id="7041" w:author="......" w:date="2024-05-07T14:48:58Z">
                  <w:rPr>
                    <w:ins w:id="7042" w:author="......" w:date="2024-05-06T23:11:32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043" w:author="......" w:date="2024-05-07T14:48:58Z">
                  <w:rPr>
                    <w:rFonts w:hint="eastAsia"/>
                    <w:sz w:val="24"/>
                    <w:szCs w:val="32"/>
                    <w:vertAlign w:val="baseline"/>
                    <w:lang w:val="en-US" w:eastAsia="zh-CN"/>
                  </w:rPr>
                </w:rPrChange>
              </w:rPr>
              <w:t>用户进入“成本管理”界面，点击右上角的搜索框，输入关键字，点击查询；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7044" w:author="......" w:date="2024-05-06T23:11:32Z"/>
        </w:trPr>
        <w:tc>
          <w:tcPr>
            <w:tcW w:w="1692" w:type="dxa"/>
            <w:noWrap w:val="0"/>
            <w:vAlign w:val="top"/>
          </w:tcPr>
          <w:p>
            <w:pPr>
              <w:numPr>
                <w:ilvl w:val="0"/>
                <w:numId w:val="0"/>
              </w:numPr>
              <w:ind w:left="0" w:leftChars="0" w:firstLine="0" w:firstLineChars="0"/>
              <w:rPr>
                <w:ins w:id="7045" w:author="......" w:date="2024-05-06T23:11:32Z"/>
                <w:rFonts w:hint="default" w:ascii="Times New Roman" w:hAnsi="Times New Roman" w:eastAsia="宋体" w:cs="Times New Roman"/>
                <w:sz w:val="24"/>
                <w:szCs w:val="32"/>
                <w:vertAlign w:val="baseline"/>
                <w:lang w:val="en-US" w:eastAsia="zh-CN"/>
                <w:rPrChange w:id="7046" w:author="......" w:date="2024-05-07T14:48:58Z">
                  <w:rPr>
                    <w:ins w:id="7047" w:author="......" w:date="2024-05-06T23:11:32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048" w:author="......" w:date="2024-05-07T14:48:58Z">
                  <w:rPr>
                    <w:rFonts w:hint="eastAsia"/>
                    <w:sz w:val="24"/>
                    <w:szCs w:val="32"/>
                    <w:vertAlign w:val="baseline"/>
                    <w:lang w:val="en-US" w:eastAsia="zh-CN"/>
                  </w:rPr>
                </w:rPrChange>
              </w:rPr>
              <w:t>基本事件流</w:t>
            </w:r>
          </w:p>
        </w:tc>
        <w:tc>
          <w:tcPr>
            <w:tcW w:w="6830" w:type="dxa"/>
            <w:noWrap w:val="0"/>
            <w:vAlign w:val="top"/>
          </w:tcPr>
          <w:p>
            <w:pPr>
              <w:numPr>
                <w:ilvl w:val="0"/>
                <w:numId w:val="39"/>
              </w:numPr>
              <w:rPr>
                <w:rFonts w:hint="default" w:ascii="Times New Roman" w:hAnsi="Times New Roman" w:eastAsia="宋体" w:cs="Times New Roman"/>
                <w:sz w:val="24"/>
                <w:szCs w:val="32"/>
                <w:vertAlign w:val="baseline"/>
                <w:lang w:val="en-US" w:eastAsia="zh-CN"/>
                <w:rPrChange w:id="7049" w:author="......" w:date="2024-05-07T14:48:58Z">
                  <w:rPr>
                    <w:rFonts w:hint="eastAsia"/>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050" w:author="......" w:date="2024-05-07T14:48:58Z">
                  <w:rPr>
                    <w:rFonts w:hint="eastAsia"/>
                    <w:sz w:val="24"/>
                    <w:szCs w:val="32"/>
                    <w:vertAlign w:val="baseline"/>
                    <w:lang w:val="en-US" w:eastAsia="zh-CN"/>
                  </w:rPr>
                </w:rPrChange>
              </w:rPr>
              <w:t>用户进入“成本管理”，点击搜索框；</w:t>
            </w:r>
          </w:p>
          <w:p>
            <w:pPr>
              <w:numPr>
                <w:ilvl w:val="0"/>
                <w:numId w:val="39"/>
              </w:numPr>
              <w:rPr>
                <w:rFonts w:hint="default" w:ascii="Times New Roman" w:hAnsi="Times New Roman" w:eastAsia="宋体" w:cs="Times New Roman"/>
                <w:sz w:val="24"/>
                <w:szCs w:val="32"/>
                <w:vertAlign w:val="baseline"/>
                <w:lang w:val="en-US" w:eastAsia="zh-CN"/>
                <w:rPrChange w:id="7051" w:author="......" w:date="2024-05-07T14:48:58Z">
                  <w:rPr>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052" w:author="......" w:date="2024-05-07T14:48:58Z">
                  <w:rPr>
                    <w:rFonts w:hint="eastAsia"/>
                    <w:sz w:val="24"/>
                    <w:szCs w:val="32"/>
                    <w:vertAlign w:val="baseline"/>
                    <w:lang w:val="en-US" w:eastAsia="zh-CN"/>
                  </w:rPr>
                </w:rPrChange>
              </w:rPr>
              <w:t>用户输入文件关键字；</w:t>
            </w:r>
          </w:p>
          <w:p>
            <w:pPr>
              <w:numPr>
                <w:ilvl w:val="0"/>
                <w:numId w:val="39"/>
              </w:numPr>
              <w:rPr>
                <w:rFonts w:hint="default" w:ascii="Times New Roman" w:hAnsi="Times New Roman" w:eastAsia="宋体" w:cs="Times New Roman"/>
                <w:sz w:val="24"/>
                <w:szCs w:val="32"/>
                <w:vertAlign w:val="baseline"/>
                <w:lang w:val="en-US" w:eastAsia="zh-CN"/>
                <w:rPrChange w:id="7053" w:author="......" w:date="2024-05-07T14:48:58Z">
                  <w:rPr>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054" w:author="......" w:date="2024-05-07T14:48:58Z">
                  <w:rPr>
                    <w:rFonts w:hint="eastAsia"/>
                    <w:sz w:val="24"/>
                    <w:szCs w:val="32"/>
                    <w:vertAlign w:val="baseline"/>
                    <w:lang w:val="en-US" w:eastAsia="zh-CN"/>
                  </w:rPr>
                </w:rPrChange>
              </w:rPr>
              <w:t>点击查阅；</w:t>
            </w:r>
          </w:p>
          <w:p>
            <w:pPr>
              <w:numPr>
                <w:ilvl w:val="0"/>
                <w:numId w:val="39"/>
              </w:numPr>
              <w:rPr>
                <w:ins w:id="7055" w:author="......" w:date="2024-05-06T23:11:32Z"/>
                <w:rFonts w:hint="default" w:ascii="Times New Roman" w:hAnsi="Times New Roman" w:eastAsia="宋体" w:cs="Times New Roman"/>
                <w:sz w:val="24"/>
                <w:szCs w:val="32"/>
                <w:vertAlign w:val="baseline"/>
                <w:lang w:val="en-US" w:eastAsia="zh-CN"/>
                <w:rPrChange w:id="7056" w:author="......" w:date="2024-05-07T14:48:58Z">
                  <w:rPr>
                    <w:ins w:id="7057" w:author="......" w:date="2024-05-06T23:11:32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058" w:author="......" w:date="2024-05-07T14:48:58Z">
                  <w:rPr>
                    <w:rFonts w:hint="eastAsia"/>
                    <w:sz w:val="24"/>
                    <w:szCs w:val="32"/>
                    <w:vertAlign w:val="baseline"/>
                    <w:lang w:val="en-US" w:eastAsia="zh-CN"/>
                  </w:rPr>
                </w:rPrChange>
              </w:rPr>
              <w:t>系统将包含关键字的文件显示在“搜寻结果”界面中。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7059" w:author="......" w:date="2024-05-06T23:11:32Z"/>
        </w:trPr>
        <w:tc>
          <w:tcPr>
            <w:tcW w:w="1692" w:type="dxa"/>
            <w:noWrap w:val="0"/>
            <w:vAlign w:val="top"/>
          </w:tcPr>
          <w:p>
            <w:pPr>
              <w:numPr>
                <w:ilvl w:val="0"/>
                <w:numId w:val="0"/>
              </w:numPr>
              <w:ind w:left="0" w:leftChars="0" w:firstLine="0" w:firstLineChars="0"/>
              <w:rPr>
                <w:ins w:id="7060" w:author="......" w:date="2024-05-06T23:11:32Z"/>
                <w:rFonts w:hint="default" w:ascii="Times New Roman" w:hAnsi="Times New Roman" w:eastAsia="宋体" w:cs="Times New Roman"/>
                <w:sz w:val="24"/>
                <w:szCs w:val="32"/>
                <w:vertAlign w:val="baseline"/>
                <w:lang w:val="en-US" w:eastAsia="zh-CN"/>
                <w:rPrChange w:id="7061" w:author="......" w:date="2024-05-07T14:48:58Z">
                  <w:rPr>
                    <w:ins w:id="7062" w:author="......" w:date="2024-05-06T23:11:32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063" w:author="......" w:date="2024-05-07T14:48:58Z">
                  <w:rPr>
                    <w:rFonts w:hint="eastAsia"/>
                    <w:sz w:val="24"/>
                    <w:szCs w:val="32"/>
                    <w:vertAlign w:val="baseline"/>
                    <w:lang w:val="en-US" w:eastAsia="zh-CN"/>
                  </w:rPr>
                </w:rPrChange>
              </w:rPr>
              <w:t>异常事件流</w:t>
            </w:r>
          </w:p>
        </w:tc>
        <w:tc>
          <w:tcPr>
            <w:tcW w:w="6830" w:type="dxa"/>
            <w:noWrap w:val="0"/>
            <w:vAlign w:val="top"/>
          </w:tcPr>
          <w:p>
            <w:pPr>
              <w:numPr>
                <w:ilvl w:val="0"/>
                <w:numId w:val="40"/>
              </w:numPr>
              <w:rPr>
                <w:ins w:id="7064" w:author="......" w:date="2024-05-06T23:11:32Z"/>
                <w:rFonts w:hint="default" w:ascii="Times New Roman" w:hAnsi="Times New Roman" w:eastAsia="宋体" w:cs="Times New Roman"/>
                <w:sz w:val="24"/>
                <w:szCs w:val="32"/>
                <w:vertAlign w:val="baseline"/>
                <w:lang w:val="en-US" w:eastAsia="zh-CN"/>
                <w:rPrChange w:id="7065" w:author="......" w:date="2024-05-07T14:48:58Z">
                  <w:rPr>
                    <w:ins w:id="7066" w:author="......" w:date="2024-05-06T23:11:32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067" w:author="......" w:date="2024-05-07T14:48:58Z">
                  <w:rPr>
                    <w:rFonts w:hint="eastAsia"/>
                    <w:sz w:val="24"/>
                    <w:szCs w:val="32"/>
                    <w:vertAlign w:val="baseline"/>
                    <w:lang w:val="en-US" w:eastAsia="zh-CN"/>
                  </w:rPr>
                </w:rPrChange>
              </w:rPr>
              <w:t>数据库中无满足用户筛选条件的项目；</w:t>
            </w:r>
          </w:p>
        </w:tc>
      </w:tr>
    </w:tbl>
    <w:p>
      <w:pPr>
        <w:numPr>
          <w:ilvl w:val="-1"/>
          <w:numId w:val="0"/>
        </w:numPr>
        <w:bidi w:val="0"/>
        <w:ind w:left="0" w:firstLine="0"/>
        <w:rPr>
          <w:ins w:id="7069" w:author="......" w:date="2024-05-06T23:31:16Z"/>
          <w:rFonts w:hint="default" w:ascii="Times New Roman" w:hAnsi="Times New Roman" w:eastAsia="宋体" w:cs="Times New Roman"/>
          <w:rPrChange w:id="7070" w:author="......" w:date="2024-05-07T14:48:58Z">
            <w:rPr>
              <w:ins w:id="7071" w:author="......" w:date="2024-05-06T23:31:16Z"/>
              <w:rFonts w:hint="default" w:ascii="Times New Roman" w:hAnsi="Times New Roman" w:eastAsia="宋体" w:cs="Times New Roman"/>
            </w:rPr>
          </w:rPrChange>
        </w:rPr>
        <w:pPrChange w:id="7068" w:author="......" w:date="2024-05-06T23:09:21Z">
          <w:pPr>
            <w:numPr>
              <w:ilvl w:val="0"/>
              <w:numId w:val="34"/>
            </w:numPr>
            <w:bidi w:val="0"/>
            <w:ind w:left="425" w:hanging="425"/>
          </w:pPr>
        </w:pPrChange>
      </w:pPr>
    </w:p>
    <w:p>
      <w:pPr>
        <w:numPr>
          <w:ilvl w:val="-1"/>
          <w:numId w:val="0"/>
        </w:numPr>
        <w:bidi w:val="0"/>
        <w:ind w:left="0" w:firstLine="419"/>
        <w:rPr>
          <w:ins w:id="7073" w:author="......" w:date="2024-05-06T23:30:58Z"/>
          <w:rFonts w:hint="default" w:ascii="Times New Roman" w:hAnsi="Times New Roman" w:eastAsia="宋体" w:cs="Times New Roman"/>
          <w:rPrChange w:id="7074" w:author="......" w:date="2024-05-07T14:48:58Z">
            <w:rPr>
              <w:ins w:id="7075" w:author="......" w:date="2024-05-06T23:30:58Z"/>
              <w:rFonts w:hint="default" w:ascii="Times New Roman" w:hAnsi="Times New Roman" w:eastAsia="宋体" w:cs="Times New Roman"/>
            </w:rPr>
          </w:rPrChange>
        </w:rPr>
        <w:pPrChange w:id="7072" w:author="......" w:date="2024-05-07T14:42:57Z">
          <w:pPr>
            <w:numPr>
              <w:ilvl w:val="0"/>
              <w:numId w:val="34"/>
            </w:numPr>
            <w:bidi w:val="0"/>
            <w:ind w:left="425" w:hanging="425"/>
          </w:pPr>
        </w:pPrChange>
      </w:pPr>
      <w:ins w:id="7076" w:author="......" w:date="2024-05-06T23:31:18Z">
        <w:r>
          <w:rPr>
            <w:rFonts w:hint="default" w:ascii="Times New Roman" w:hAnsi="Times New Roman" w:eastAsia="宋体" w:cs="Times New Roman"/>
            <w:szCs w:val="32"/>
            <w:lang w:val="en-US" w:eastAsia="zh-CN"/>
            <w:rPrChange w:id="7077" w:author="......" w:date="2024-05-07T14:48:58Z">
              <w:rPr>
                <w:rFonts w:hint="eastAsia" w:ascii="Times New Roman" w:hAnsi="Times New Roman" w:eastAsia="宋体" w:cs="Times New Roman"/>
                <w:szCs w:val="32"/>
                <w:lang w:val="en-US" w:eastAsia="zh-CN"/>
              </w:rPr>
            </w:rPrChange>
          </w:rPr>
          <w:t>各用例活动图如图3-</w:t>
        </w:r>
      </w:ins>
      <w:ins w:id="7079" w:author="......" w:date="2024-05-06T23:31:22Z">
        <w:r>
          <w:rPr>
            <w:rFonts w:hint="default" w:ascii="Times New Roman" w:hAnsi="Times New Roman" w:eastAsia="宋体" w:cs="Times New Roman"/>
            <w:szCs w:val="32"/>
            <w:lang w:val="en-US" w:eastAsia="zh-CN"/>
            <w:rPrChange w:id="7080" w:author="......" w:date="2024-05-07T14:48:58Z">
              <w:rPr>
                <w:rFonts w:hint="eastAsia" w:ascii="Times New Roman" w:hAnsi="Times New Roman" w:eastAsia="宋体" w:cs="Times New Roman"/>
                <w:szCs w:val="32"/>
                <w:lang w:val="en-US" w:eastAsia="zh-CN"/>
              </w:rPr>
            </w:rPrChange>
          </w:rPr>
          <w:t>3</w:t>
        </w:r>
      </w:ins>
      <w:ins w:id="7082" w:author="......" w:date="2024-05-06T23:31:18Z">
        <w:r>
          <w:rPr>
            <w:rFonts w:hint="default" w:ascii="Times New Roman" w:hAnsi="Times New Roman" w:eastAsia="宋体" w:cs="Times New Roman"/>
            <w:szCs w:val="32"/>
            <w:lang w:val="en-US" w:eastAsia="zh-CN"/>
            <w:rPrChange w:id="7083" w:author="......" w:date="2024-05-07T14:48:58Z">
              <w:rPr>
                <w:rFonts w:hint="eastAsia" w:ascii="Times New Roman" w:hAnsi="Times New Roman" w:eastAsia="宋体" w:cs="Times New Roman"/>
                <w:szCs w:val="32"/>
                <w:lang w:val="en-US" w:eastAsia="zh-CN"/>
              </w:rPr>
            </w:rPrChange>
          </w:rPr>
          <w:t>-2至图3-</w:t>
        </w:r>
      </w:ins>
      <w:ins w:id="7085" w:author="......" w:date="2024-05-06T23:31:25Z">
        <w:r>
          <w:rPr>
            <w:rFonts w:hint="default" w:ascii="Times New Roman" w:hAnsi="Times New Roman" w:eastAsia="宋体" w:cs="Times New Roman"/>
            <w:szCs w:val="32"/>
            <w:lang w:val="en-US" w:eastAsia="zh-CN"/>
            <w:rPrChange w:id="7086" w:author="......" w:date="2024-05-07T14:48:58Z">
              <w:rPr>
                <w:rFonts w:hint="eastAsia" w:ascii="Times New Roman" w:hAnsi="Times New Roman" w:eastAsia="宋体" w:cs="Times New Roman"/>
                <w:szCs w:val="32"/>
                <w:lang w:val="en-US" w:eastAsia="zh-CN"/>
              </w:rPr>
            </w:rPrChange>
          </w:rPr>
          <w:t>3</w:t>
        </w:r>
      </w:ins>
      <w:ins w:id="7088" w:author="......" w:date="2024-05-06T23:31:18Z">
        <w:r>
          <w:rPr>
            <w:rFonts w:hint="default" w:ascii="Times New Roman" w:hAnsi="Times New Roman" w:eastAsia="宋体" w:cs="Times New Roman"/>
            <w:szCs w:val="32"/>
            <w:lang w:val="en-US" w:eastAsia="zh-CN"/>
            <w:rPrChange w:id="7089" w:author="......" w:date="2024-05-07T14:48:58Z">
              <w:rPr>
                <w:rFonts w:hint="eastAsia" w:ascii="Times New Roman" w:hAnsi="Times New Roman" w:eastAsia="宋体" w:cs="Times New Roman"/>
                <w:szCs w:val="32"/>
                <w:lang w:val="en-US" w:eastAsia="zh-CN"/>
              </w:rPr>
            </w:rPrChange>
          </w:rPr>
          <w:t>-</w:t>
        </w:r>
      </w:ins>
      <w:ins w:id="7091" w:author="......" w:date="2024-05-06T23:35:06Z">
        <w:r>
          <w:rPr>
            <w:rFonts w:hint="default" w:ascii="Times New Roman" w:hAnsi="Times New Roman" w:eastAsia="宋体" w:cs="Times New Roman"/>
            <w:szCs w:val="32"/>
            <w:lang w:val="en-US" w:eastAsia="zh-CN"/>
            <w:rPrChange w:id="7092" w:author="......" w:date="2024-05-07T14:48:58Z">
              <w:rPr>
                <w:rFonts w:hint="eastAsia" w:ascii="Times New Roman" w:hAnsi="Times New Roman" w:eastAsia="宋体" w:cs="Times New Roman"/>
                <w:szCs w:val="32"/>
                <w:lang w:val="en-US" w:eastAsia="zh-CN"/>
              </w:rPr>
            </w:rPrChange>
          </w:rPr>
          <w:t>4</w:t>
        </w:r>
      </w:ins>
      <w:ins w:id="7094" w:author="......" w:date="2024-05-06T23:31:18Z">
        <w:r>
          <w:rPr>
            <w:rFonts w:hint="default" w:ascii="Times New Roman" w:hAnsi="Times New Roman" w:eastAsia="宋体" w:cs="Times New Roman"/>
            <w:szCs w:val="32"/>
            <w:lang w:val="en-US" w:eastAsia="zh-CN"/>
            <w:rPrChange w:id="7095" w:author="......" w:date="2024-05-07T14:48:58Z">
              <w:rPr>
                <w:rFonts w:hint="eastAsia" w:ascii="Times New Roman" w:hAnsi="Times New Roman" w:eastAsia="宋体" w:cs="Times New Roman"/>
                <w:szCs w:val="32"/>
                <w:lang w:val="en-US" w:eastAsia="zh-CN"/>
              </w:rPr>
            </w:rPrChange>
          </w:rPr>
          <w:t>所示：</w:t>
        </w:r>
      </w:ins>
    </w:p>
    <w:p>
      <w:pPr>
        <w:numPr>
          <w:ilvl w:val="-1"/>
          <w:numId w:val="0"/>
        </w:numPr>
        <w:bidi w:val="0"/>
        <w:ind w:left="0" w:firstLine="0"/>
        <w:rPr>
          <w:ins w:id="7098" w:author="......" w:date="2024-05-06T23:32:25Z"/>
          <w:rFonts w:hint="default" w:ascii="Times New Roman" w:hAnsi="Times New Roman" w:eastAsia="宋体" w:cs="Times New Roman"/>
          <w:sz w:val="24"/>
          <w:szCs w:val="32"/>
          <w:vertAlign w:val="baseline"/>
          <w:lang w:val="en-US" w:eastAsia="zh-CN"/>
          <w:rPrChange w:id="7099" w:author="......" w:date="2024-05-07T14:48:58Z">
            <w:rPr>
              <w:ins w:id="7100" w:author="......" w:date="2024-05-06T23:32:25Z"/>
              <w:rFonts w:hint="eastAsia"/>
              <w:sz w:val="24"/>
              <w:szCs w:val="32"/>
              <w:vertAlign w:val="baseline"/>
              <w:lang w:val="en-US" w:eastAsia="zh-CN"/>
            </w:rPr>
          </w:rPrChange>
        </w:rPr>
        <w:pPrChange w:id="7097" w:author="......" w:date="2024-05-06T23:09:21Z">
          <w:pPr>
            <w:numPr>
              <w:ilvl w:val="0"/>
              <w:numId w:val="34"/>
            </w:numPr>
            <w:bidi w:val="0"/>
            <w:ind w:left="425" w:hanging="425"/>
          </w:pPr>
        </w:pPrChange>
      </w:pPr>
      <w:ins w:id="7101" w:author="......" w:date="2024-05-07T14:42:45Z">
        <w:r>
          <w:rPr>
            <w:rFonts w:hint="default" w:ascii="Times New Roman" w:hAnsi="Times New Roman" w:eastAsia="宋体" w:cs="Times New Roman"/>
            <w:lang w:val="en-US" w:eastAsia="zh-CN"/>
            <w:rPrChange w:id="7105" w:author="......" w:date="2024-05-07T14:48:58Z">
              <w:rPr>
                <w:rFonts w:hint="eastAsia"/>
                <w:lang w:val="en-US" w:eastAsia="zh-CN"/>
              </w:rPr>
            </w:rPrChange>
          </w:rPr>
          <w:drawing>
            <wp:inline distT="0" distB="0" distL="114300" distR="114300">
              <wp:extent cx="3048635" cy="2479040"/>
              <wp:effectExtent l="0" t="0" r="0" b="0"/>
              <wp:docPr id="35" name="图片 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descr="wps"/>
                      <pic:cNvPicPr>
                        <a:picLocks noChangeAspect="1"/>
                      </pic:cNvPicPr>
                    </pic:nvPicPr>
                    <pic:blipFill>
                      <a:blip r:embed="rId23"/>
                      <a:stretch>
                        <a:fillRect/>
                      </a:stretch>
                    </pic:blipFill>
                    <pic:spPr>
                      <a:xfrm>
                        <a:off x="0" y="0"/>
                        <a:ext cx="3048635" cy="2479040"/>
                      </a:xfrm>
                      <a:prstGeom prst="rect">
                        <a:avLst/>
                      </a:prstGeom>
                      <a:noFill/>
                      <a:ln>
                        <a:noFill/>
                      </a:ln>
                    </pic:spPr>
                  </pic:pic>
                </a:graphicData>
              </a:graphic>
            </wp:inline>
          </w:drawing>
        </w:r>
      </w:ins>
      <w:ins w:id="7107" w:author="......" w:date="2024-05-06T23:31:41Z">
        <w:r>
          <w:rPr>
            <w:rFonts w:hint="default" w:ascii="Times New Roman" w:hAnsi="Times New Roman" w:eastAsia="宋体" w:cs="Times New Roman"/>
            <w:sz w:val="24"/>
            <w:szCs w:val="32"/>
            <w:vertAlign w:val="baseline"/>
            <w:lang w:val="en-US" w:eastAsia="zh-CN"/>
            <w:rPrChange w:id="7111" w:author="......" w:date="2024-05-07T14:48:58Z">
              <w:rPr>
                <w:rFonts w:hint="eastAsia"/>
                <w:sz w:val="24"/>
                <w:szCs w:val="32"/>
                <w:vertAlign w:val="baseline"/>
                <w:lang w:val="en-US" w:eastAsia="zh-CN"/>
              </w:rPr>
            </w:rPrChange>
          </w:rPr>
          <w:drawing>
            <wp:inline distT="0" distB="0" distL="114300" distR="114300">
              <wp:extent cx="2047240" cy="2639695"/>
              <wp:effectExtent l="0" t="0" r="0" b="0"/>
              <wp:docPr id="24" name="图片 2"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descr="未命名文件"/>
                      <pic:cNvPicPr>
                        <a:picLocks noChangeAspect="1"/>
                      </pic:cNvPicPr>
                    </pic:nvPicPr>
                    <pic:blipFill>
                      <a:blip r:embed="rId24"/>
                      <a:stretch>
                        <a:fillRect/>
                      </a:stretch>
                    </pic:blipFill>
                    <pic:spPr>
                      <a:xfrm>
                        <a:off x="0" y="0"/>
                        <a:ext cx="2047240" cy="2639695"/>
                      </a:xfrm>
                      <a:prstGeom prst="rect">
                        <a:avLst/>
                      </a:prstGeom>
                      <a:noFill/>
                      <a:ln>
                        <a:noFill/>
                      </a:ln>
                    </pic:spPr>
                  </pic:pic>
                </a:graphicData>
              </a:graphic>
            </wp:inline>
          </w:drawing>
        </w:r>
      </w:ins>
    </w:p>
    <w:p>
      <w:pPr>
        <w:numPr>
          <w:ilvl w:val="-1"/>
          <w:numId w:val="0"/>
        </w:numPr>
        <w:bidi w:val="0"/>
        <w:ind w:left="0" w:firstLine="0"/>
        <w:jc w:val="left"/>
        <w:rPr>
          <w:ins w:id="7114" w:author="......" w:date="2024-05-06T22:59:38Z"/>
          <w:rFonts w:hint="default" w:ascii="Times New Roman" w:hAnsi="Times New Roman" w:eastAsia="宋体" w:cs="Times New Roman"/>
          <w:rPrChange w:id="7115" w:author="......" w:date="2024-05-07T14:48:58Z">
            <w:rPr>
              <w:ins w:id="7116" w:author="......" w:date="2024-05-06T22:59:38Z"/>
              <w:rFonts w:hint="default" w:ascii="Times New Roman" w:hAnsi="Times New Roman" w:eastAsia="宋体" w:cs="Times New Roman"/>
            </w:rPr>
          </w:rPrChange>
        </w:rPr>
        <w:pPrChange w:id="7113" w:author="......" w:date="2024-05-06T23:32:36Z">
          <w:pPr>
            <w:numPr>
              <w:ilvl w:val="0"/>
              <w:numId w:val="34"/>
            </w:numPr>
            <w:bidi w:val="0"/>
            <w:ind w:left="425" w:hanging="425"/>
          </w:pPr>
        </w:pPrChange>
      </w:pPr>
      <w:ins w:id="7117" w:author="......" w:date="2024-05-06T23:32:26Z">
        <w:r>
          <w:rPr>
            <w:rFonts w:hint="default" w:ascii="Times New Roman" w:hAnsi="Times New Roman" w:eastAsia="宋体" w:cs="Times New Roman"/>
            <w:sz w:val="21"/>
            <w:szCs w:val="21"/>
            <w:lang w:val="en-US" w:eastAsia="zh-CN"/>
            <w:rPrChange w:id="7118" w:author="......" w:date="2024-05-07T14:48:58Z">
              <w:rPr>
                <w:rFonts w:hint="default" w:ascii="Times New Roman" w:hAnsi="Times New Roman" w:cs="Times New Roman"/>
                <w:sz w:val="21"/>
                <w:szCs w:val="21"/>
                <w:lang w:val="en-US" w:eastAsia="zh-CN"/>
              </w:rPr>
            </w:rPrChange>
          </w:rPr>
          <w:t>图3-</w:t>
        </w:r>
      </w:ins>
      <w:ins w:id="7120" w:author="......" w:date="2024-05-06T23:32:46Z">
        <w:r>
          <w:rPr>
            <w:rFonts w:hint="default" w:ascii="Times New Roman" w:hAnsi="Times New Roman" w:eastAsia="宋体" w:cs="Times New Roman"/>
            <w:sz w:val="21"/>
            <w:szCs w:val="21"/>
            <w:lang w:val="en-US" w:eastAsia="zh-CN"/>
            <w:rPrChange w:id="7121" w:author="......" w:date="2024-05-07T14:48:58Z">
              <w:rPr>
                <w:rFonts w:hint="eastAsia" w:ascii="Times New Roman" w:hAnsi="Times New Roman" w:cs="Times New Roman"/>
                <w:sz w:val="21"/>
                <w:szCs w:val="21"/>
                <w:lang w:val="en-US" w:eastAsia="zh-CN"/>
              </w:rPr>
            </w:rPrChange>
          </w:rPr>
          <w:t>3-2</w:t>
        </w:r>
      </w:ins>
      <w:ins w:id="7123" w:author="......" w:date="2024-05-06T23:32:26Z">
        <w:r>
          <w:rPr>
            <w:rFonts w:hint="default" w:ascii="Times New Roman" w:hAnsi="Times New Roman" w:eastAsia="宋体" w:cs="Times New Roman"/>
            <w:sz w:val="21"/>
            <w:szCs w:val="21"/>
            <w:lang w:val="en-US" w:eastAsia="zh-CN"/>
            <w:rPrChange w:id="7124" w:author="......" w:date="2024-05-07T14:48:58Z">
              <w:rPr>
                <w:rFonts w:hint="default" w:ascii="Times New Roman" w:hAnsi="Times New Roman" w:cs="Times New Roman"/>
                <w:sz w:val="21"/>
                <w:szCs w:val="21"/>
                <w:lang w:val="en-US" w:eastAsia="zh-CN"/>
              </w:rPr>
            </w:rPrChange>
          </w:rPr>
          <w:t xml:space="preserve"> </w:t>
        </w:r>
      </w:ins>
      <w:ins w:id="7126" w:author="......" w:date="2024-05-06T23:33:26Z">
        <w:r>
          <w:rPr>
            <w:rFonts w:hint="default" w:ascii="Times New Roman" w:hAnsi="Times New Roman" w:eastAsia="宋体" w:cs="Times New Roman"/>
            <w:sz w:val="21"/>
            <w:szCs w:val="21"/>
            <w:lang w:val="en-US" w:eastAsia="zh-CN"/>
            <w:rPrChange w:id="7127" w:author="......" w:date="2024-05-07T14:48:58Z">
              <w:rPr>
                <w:rFonts w:hint="default" w:ascii="Times New Roman" w:hAnsi="Times New Roman" w:cs="Times New Roman"/>
                <w:sz w:val="21"/>
                <w:szCs w:val="21"/>
                <w:lang w:val="en-US" w:eastAsia="zh-CN"/>
              </w:rPr>
            </w:rPrChange>
          </w:rPr>
          <w:t>上传项目预算与成本</w:t>
        </w:r>
      </w:ins>
      <w:ins w:id="7129" w:author="......" w:date="2024-05-06T23:32:26Z">
        <w:r>
          <w:rPr>
            <w:rFonts w:hint="default" w:ascii="Times New Roman" w:hAnsi="Times New Roman" w:eastAsia="宋体" w:cs="Times New Roman"/>
            <w:sz w:val="21"/>
            <w:szCs w:val="24"/>
            <w:vertAlign w:val="baseline"/>
            <w:lang w:val="en-US" w:eastAsia="zh-CN"/>
            <w:rPrChange w:id="7130" w:author="......" w:date="2024-05-07T14:48:58Z">
              <w:rPr>
                <w:rFonts w:hint="default" w:ascii="Times New Roman" w:hAnsi="Times New Roman" w:cs="Times New Roman"/>
                <w:sz w:val="21"/>
                <w:szCs w:val="24"/>
                <w:vertAlign w:val="baseline"/>
                <w:lang w:val="en-US" w:eastAsia="zh-CN"/>
              </w:rPr>
            </w:rPrChange>
          </w:rPr>
          <w:t xml:space="preserve">活动图                 </w:t>
        </w:r>
      </w:ins>
      <w:ins w:id="7132" w:author="......" w:date="2024-05-06T23:32:26Z">
        <w:r>
          <w:rPr>
            <w:rFonts w:hint="default" w:ascii="Times New Roman" w:hAnsi="Times New Roman" w:eastAsia="宋体" w:cs="Times New Roman"/>
            <w:sz w:val="21"/>
            <w:szCs w:val="21"/>
            <w:lang w:val="en-US" w:eastAsia="zh-CN"/>
            <w:rPrChange w:id="7133" w:author="......" w:date="2024-05-07T14:48:58Z">
              <w:rPr>
                <w:rFonts w:hint="default" w:ascii="Times New Roman" w:hAnsi="Times New Roman" w:cs="Times New Roman"/>
                <w:sz w:val="21"/>
                <w:szCs w:val="21"/>
                <w:lang w:val="en-US" w:eastAsia="zh-CN"/>
              </w:rPr>
            </w:rPrChange>
          </w:rPr>
          <w:t>图3-</w:t>
        </w:r>
      </w:ins>
      <w:ins w:id="7135" w:author="......" w:date="2024-05-06T23:33:41Z">
        <w:r>
          <w:rPr>
            <w:rFonts w:hint="default" w:ascii="Times New Roman" w:hAnsi="Times New Roman" w:eastAsia="宋体" w:cs="Times New Roman"/>
            <w:sz w:val="21"/>
            <w:szCs w:val="21"/>
            <w:lang w:val="en-US" w:eastAsia="zh-CN"/>
            <w:rPrChange w:id="7136" w:author="......" w:date="2024-05-07T14:48:58Z">
              <w:rPr>
                <w:rFonts w:hint="eastAsia" w:ascii="Times New Roman" w:hAnsi="Times New Roman" w:cs="Times New Roman"/>
                <w:sz w:val="21"/>
                <w:szCs w:val="21"/>
                <w:lang w:val="en-US" w:eastAsia="zh-CN"/>
              </w:rPr>
            </w:rPrChange>
          </w:rPr>
          <w:t>3-3</w:t>
        </w:r>
      </w:ins>
      <w:ins w:id="7138" w:author="......" w:date="2024-05-06T23:32:26Z">
        <w:r>
          <w:rPr>
            <w:rFonts w:hint="default" w:ascii="Times New Roman" w:hAnsi="Times New Roman" w:eastAsia="宋体" w:cs="Times New Roman"/>
            <w:sz w:val="21"/>
            <w:szCs w:val="21"/>
            <w:lang w:val="en-US" w:eastAsia="zh-CN"/>
            <w:rPrChange w:id="7139" w:author="......" w:date="2024-05-07T14:48:58Z">
              <w:rPr>
                <w:rFonts w:hint="default" w:ascii="Times New Roman" w:hAnsi="Times New Roman" w:cs="Times New Roman"/>
                <w:sz w:val="21"/>
                <w:szCs w:val="21"/>
                <w:lang w:val="en-US" w:eastAsia="zh-CN"/>
              </w:rPr>
            </w:rPrChange>
          </w:rPr>
          <w:t xml:space="preserve"> </w:t>
        </w:r>
      </w:ins>
      <w:ins w:id="7141" w:author="......" w:date="2024-05-06T23:33:38Z">
        <w:r>
          <w:rPr>
            <w:rFonts w:hint="default" w:ascii="Times New Roman" w:hAnsi="Times New Roman" w:eastAsia="宋体" w:cs="Times New Roman"/>
            <w:sz w:val="21"/>
            <w:szCs w:val="21"/>
            <w:lang w:val="en-US" w:eastAsia="zh-CN"/>
            <w:rPrChange w:id="7142" w:author="......" w:date="2024-05-07T14:48:58Z">
              <w:rPr>
                <w:rFonts w:hint="default" w:ascii="Times New Roman" w:hAnsi="Times New Roman" w:cs="Times New Roman"/>
                <w:sz w:val="21"/>
                <w:szCs w:val="21"/>
                <w:lang w:val="en-US" w:eastAsia="zh-CN"/>
              </w:rPr>
            </w:rPrChange>
          </w:rPr>
          <w:t>成本数据更新</w:t>
        </w:r>
      </w:ins>
      <w:ins w:id="7144" w:author="......" w:date="2024-05-06T23:32:26Z">
        <w:r>
          <w:rPr>
            <w:rFonts w:hint="default" w:ascii="Times New Roman" w:hAnsi="Times New Roman" w:eastAsia="宋体" w:cs="Times New Roman"/>
            <w:sz w:val="21"/>
            <w:szCs w:val="24"/>
            <w:vertAlign w:val="baseline"/>
            <w:lang w:val="en-US" w:eastAsia="zh-CN"/>
            <w:rPrChange w:id="7145" w:author="......" w:date="2024-05-07T14:48:58Z">
              <w:rPr>
                <w:rFonts w:hint="default" w:ascii="Times New Roman" w:hAnsi="Times New Roman" w:cs="Times New Roman"/>
                <w:sz w:val="21"/>
                <w:szCs w:val="24"/>
                <w:vertAlign w:val="baseline"/>
                <w:lang w:val="en-US" w:eastAsia="zh-CN"/>
              </w:rPr>
            </w:rPrChange>
          </w:rPr>
          <w:t>活动图</w:t>
        </w:r>
      </w:ins>
      <w:ins w:id="7147" w:author="......" w:date="2024-05-06T23:31:53Z">
        <w:r>
          <w:rPr>
            <w:rFonts w:hint="default" w:ascii="Times New Roman" w:hAnsi="Times New Roman" w:eastAsia="宋体" w:cs="Times New Roman"/>
            <w:sz w:val="24"/>
            <w:szCs w:val="32"/>
            <w:vertAlign w:val="baseline"/>
            <w:lang w:val="en-US" w:eastAsia="zh-CN"/>
            <w:rPrChange w:id="7151" w:author="......" w:date="2024-05-07T14:48:58Z">
              <w:rPr>
                <w:rFonts w:hint="eastAsia"/>
                <w:sz w:val="24"/>
                <w:szCs w:val="32"/>
                <w:vertAlign w:val="baseline"/>
                <w:lang w:val="en-US" w:eastAsia="zh-CN"/>
              </w:rPr>
            </w:rPrChange>
          </w:rPr>
          <w:drawing>
            <wp:inline distT="0" distB="0" distL="114300" distR="114300">
              <wp:extent cx="2127250" cy="2555875"/>
              <wp:effectExtent l="0" t="0" r="0" b="0"/>
              <wp:docPr id="25" name="图片 3"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descr="未命名文件"/>
                      <pic:cNvPicPr>
                        <a:picLocks noChangeAspect="1"/>
                      </pic:cNvPicPr>
                    </pic:nvPicPr>
                    <pic:blipFill>
                      <a:blip r:embed="rId25"/>
                      <a:stretch>
                        <a:fillRect/>
                      </a:stretch>
                    </pic:blipFill>
                    <pic:spPr>
                      <a:xfrm>
                        <a:off x="0" y="0"/>
                        <a:ext cx="2127250" cy="2555875"/>
                      </a:xfrm>
                      <a:prstGeom prst="rect">
                        <a:avLst/>
                      </a:prstGeom>
                      <a:noFill/>
                      <a:ln>
                        <a:noFill/>
                      </a:ln>
                    </pic:spPr>
                  </pic:pic>
                </a:graphicData>
              </a:graphic>
            </wp:inline>
          </w:drawing>
        </w:r>
      </w:ins>
      <w:ins w:id="7153" w:author="......" w:date="2024-05-06T23:32:27Z">
        <w:r>
          <w:rPr>
            <w:rFonts w:hint="default" w:ascii="Times New Roman" w:hAnsi="Times New Roman" w:eastAsia="宋体" w:cs="Times New Roman"/>
            <w:sz w:val="21"/>
            <w:szCs w:val="21"/>
            <w:lang w:val="en-US" w:eastAsia="zh-CN"/>
            <w:rPrChange w:id="7154" w:author="......" w:date="2024-05-07T14:48:58Z">
              <w:rPr>
                <w:rFonts w:hint="default" w:ascii="Times New Roman" w:hAnsi="Times New Roman" w:cs="Times New Roman"/>
                <w:sz w:val="21"/>
                <w:szCs w:val="21"/>
                <w:lang w:val="en-US" w:eastAsia="zh-CN"/>
              </w:rPr>
            </w:rPrChange>
          </w:rPr>
          <w:t>图3-</w:t>
        </w:r>
      </w:ins>
      <w:ins w:id="7156" w:author="......" w:date="2024-05-06T23:33:49Z">
        <w:r>
          <w:rPr>
            <w:rFonts w:hint="default" w:ascii="Times New Roman" w:hAnsi="Times New Roman" w:eastAsia="宋体" w:cs="Times New Roman"/>
            <w:sz w:val="21"/>
            <w:szCs w:val="21"/>
            <w:lang w:val="en-US" w:eastAsia="zh-CN"/>
            <w:rPrChange w:id="7157" w:author="......" w:date="2024-05-07T14:48:58Z">
              <w:rPr>
                <w:rFonts w:hint="eastAsia" w:ascii="Times New Roman" w:hAnsi="Times New Roman" w:cs="Times New Roman"/>
                <w:sz w:val="21"/>
                <w:szCs w:val="21"/>
                <w:lang w:val="en-US" w:eastAsia="zh-CN"/>
              </w:rPr>
            </w:rPrChange>
          </w:rPr>
          <w:t>3</w:t>
        </w:r>
      </w:ins>
      <w:ins w:id="7159" w:author="......" w:date="2024-05-06T23:32:27Z">
        <w:r>
          <w:rPr>
            <w:rFonts w:hint="default" w:ascii="Times New Roman" w:hAnsi="Times New Roman" w:eastAsia="宋体" w:cs="Times New Roman"/>
            <w:sz w:val="21"/>
            <w:szCs w:val="21"/>
            <w:lang w:val="en-US" w:eastAsia="zh-CN"/>
            <w:rPrChange w:id="7160" w:author="......" w:date="2024-05-07T14:48:58Z">
              <w:rPr>
                <w:rFonts w:hint="default" w:ascii="Times New Roman" w:hAnsi="Times New Roman" w:cs="Times New Roman"/>
                <w:sz w:val="21"/>
                <w:szCs w:val="21"/>
                <w:lang w:val="en-US" w:eastAsia="zh-CN"/>
              </w:rPr>
            </w:rPrChange>
          </w:rPr>
          <w:t>-</w:t>
        </w:r>
      </w:ins>
      <w:ins w:id="7162" w:author="......" w:date="2024-05-06T23:32:27Z">
        <w:r>
          <w:rPr>
            <w:rFonts w:hint="default" w:ascii="Times New Roman" w:hAnsi="Times New Roman" w:eastAsia="宋体" w:cs="Times New Roman"/>
            <w:sz w:val="21"/>
            <w:szCs w:val="21"/>
            <w:lang w:val="en-US" w:eastAsia="zh-CN"/>
            <w:rPrChange w:id="7163" w:author="......" w:date="2024-05-07T14:48:58Z">
              <w:rPr>
                <w:rFonts w:hint="eastAsia" w:ascii="Times New Roman" w:hAnsi="Times New Roman" w:cs="Times New Roman"/>
                <w:sz w:val="21"/>
                <w:szCs w:val="21"/>
                <w:lang w:val="en-US" w:eastAsia="zh-CN"/>
              </w:rPr>
            </w:rPrChange>
          </w:rPr>
          <w:t>4</w:t>
        </w:r>
      </w:ins>
      <w:ins w:id="7165" w:author="......" w:date="2024-05-06T23:32:27Z">
        <w:r>
          <w:rPr>
            <w:rFonts w:hint="default" w:ascii="Times New Roman" w:hAnsi="Times New Roman" w:eastAsia="宋体" w:cs="Times New Roman"/>
            <w:sz w:val="21"/>
            <w:szCs w:val="21"/>
            <w:lang w:val="en-US" w:eastAsia="zh-CN"/>
            <w:rPrChange w:id="7166" w:author="......" w:date="2024-05-07T14:48:58Z">
              <w:rPr>
                <w:rFonts w:hint="default" w:ascii="Times New Roman" w:hAnsi="Times New Roman" w:cs="Times New Roman"/>
                <w:sz w:val="21"/>
                <w:szCs w:val="21"/>
                <w:lang w:val="en-US" w:eastAsia="zh-CN"/>
              </w:rPr>
            </w:rPrChange>
          </w:rPr>
          <w:t xml:space="preserve"> </w:t>
        </w:r>
      </w:ins>
      <w:ins w:id="7168" w:author="......" w:date="2024-05-06T23:34:13Z">
        <w:r>
          <w:rPr>
            <w:rFonts w:hint="default" w:ascii="Times New Roman" w:hAnsi="Times New Roman" w:eastAsia="宋体" w:cs="Times New Roman"/>
            <w:sz w:val="21"/>
            <w:szCs w:val="21"/>
            <w:lang w:val="en-US" w:eastAsia="zh-CN"/>
            <w:rPrChange w:id="7169" w:author="......" w:date="2024-05-07T14:48:58Z">
              <w:rPr>
                <w:rFonts w:hint="default" w:ascii="Times New Roman" w:hAnsi="Times New Roman" w:cs="Times New Roman"/>
                <w:sz w:val="21"/>
                <w:szCs w:val="21"/>
                <w:lang w:val="en-US" w:eastAsia="zh-CN"/>
              </w:rPr>
            </w:rPrChange>
          </w:rPr>
          <w:t>检索项目成本数据</w:t>
        </w:r>
      </w:ins>
      <w:ins w:id="7171" w:author="......" w:date="2024-05-06T23:32:27Z">
        <w:r>
          <w:rPr>
            <w:rFonts w:hint="default" w:ascii="Times New Roman" w:hAnsi="Times New Roman" w:eastAsia="宋体" w:cs="Times New Roman"/>
            <w:sz w:val="21"/>
            <w:szCs w:val="24"/>
            <w:vertAlign w:val="baseline"/>
            <w:lang w:val="en-US" w:eastAsia="zh-CN"/>
            <w:rPrChange w:id="7172" w:author="......" w:date="2024-05-07T14:48:58Z">
              <w:rPr>
                <w:rFonts w:hint="default" w:ascii="Times New Roman" w:hAnsi="Times New Roman" w:cs="Times New Roman"/>
                <w:sz w:val="21"/>
                <w:szCs w:val="24"/>
                <w:vertAlign w:val="baseline"/>
                <w:lang w:val="en-US" w:eastAsia="zh-CN"/>
              </w:rPr>
            </w:rPrChange>
          </w:rPr>
          <w:t xml:space="preserve">图              </w:t>
        </w:r>
      </w:ins>
    </w:p>
    <w:p>
      <w:pPr>
        <w:numPr>
          <w:ilvl w:val="0"/>
          <w:numId w:val="33"/>
        </w:numPr>
        <w:bidi w:val="0"/>
        <w:ind w:left="425" w:leftChars="0" w:hanging="425" w:firstLineChars="0"/>
        <w:rPr>
          <w:del w:id="7174" w:author="......" w:date="2024-03-25T23:29:07Z"/>
          <w:rFonts w:hint="default" w:ascii="Times New Roman" w:hAnsi="Times New Roman" w:eastAsia="宋体" w:cs="Times New Roman"/>
          <w:sz w:val="24"/>
          <w:szCs w:val="32"/>
          <w:lang w:val="en-US"/>
          <w:rPrChange w:id="7175" w:author="......" w:date="2024-05-07T14:48:58Z">
            <w:rPr>
              <w:del w:id="7176" w:author="......" w:date="2024-03-25T23:29:07Z"/>
              <w:rFonts w:hint="default" w:ascii="Times New Roman" w:hAnsi="Times New Roman" w:cs="Times New Roman"/>
              <w:sz w:val="24"/>
              <w:szCs w:val="32"/>
              <w:lang w:val="en-US"/>
            </w:rPr>
          </w:rPrChange>
        </w:rPr>
      </w:pPr>
      <w:del w:id="7177" w:author="......" w:date="2024-03-25T23:29:07Z">
        <w:r>
          <w:rPr>
            <w:rFonts w:hint="default" w:ascii="Times New Roman" w:hAnsi="Times New Roman" w:eastAsia="宋体" w:cs="Times New Roman"/>
            <w:sz w:val="24"/>
            <w:szCs w:val="32"/>
            <w:lang w:val="en-US" w:eastAsia="zh-CN"/>
            <w:rPrChange w:id="7178" w:author="......" w:date="2024-05-07T14:48:58Z">
              <w:rPr>
                <w:rFonts w:hint="eastAsia" w:ascii="Times New Roman" w:hAnsi="Times New Roman" w:cs="Times New Roman"/>
                <w:sz w:val="24"/>
                <w:szCs w:val="32"/>
                <w:lang w:val="en-US" w:eastAsia="zh-CN"/>
              </w:rPr>
            </w:rPrChange>
          </w:rPr>
          <w:delText>对于每个</w:delText>
        </w:r>
      </w:del>
      <w:del w:id="7180" w:author="......" w:date="2024-03-25T23:29:07Z">
        <w:r>
          <w:rPr>
            <w:rFonts w:hint="default" w:ascii="Times New Roman" w:hAnsi="Times New Roman" w:eastAsia="宋体" w:cs="Times New Roman"/>
            <w:sz w:val="24"/>
            <w:szCs w:val="32"/>
            <w:lang w:val="en-US" w:eastAsia="zh-CN"/>
            <w:rPrChange w:id="7181" w:author="......" w:date="2024-05-07T14:48:58Z">
              <w:rPr>
                <w:rFonts w:hint="default" w:ascii="Times New Roman" w:hAnsi="Times New Roman" w:cs="Times New Roman"/>
                <w:sz w:val="24"/>
                <w:szCs w:val="32"/>
                <w:lang w:val="en-US" w:eastAsia="zh-CN"/>
              </w:rPr>
            </w:rPrChange>
          </w:rPr>
          <w:delText>项目，允许用户跟踪项目成本，包括人工、材料、设备租赁等，与预算进行比较，及时调整以避免超支。</w:delText>
        </w:r>
      </w:del>
    </w:p>
    <w:p>
      <w:pPr>
        <w:numPr>
          <w:ilvl w:val="0"/>
          <w:numId w:val="33"/>
        </w:numPr>
        <w:bidi w:val="0"/>
        <w:ind w:left="425" w:leftChars="0" w:hanging="425" w:firstLineChars="0"/>
        <w:rPr>
          <w:del w:id="7183" w:author="......" w:date="2024-03-25T23:29:07Z"/>
          <w:rFonts w:hint="default" w:ascii="Times New Roman" w:hAnsi="Times New Roman" w:eastAsia="宋体" w:cs="Times New Roman"/>
          <w:sz w:val="24"/>
          <w:szCs w:val="32"/>
          <w:lang w:val="en-US"/>
          <w:rPrChange w:id="7184" w:author="......" w:date="2024-05-07T14:48:58Z">
            <w:rPr>
              <w:del w:id="7185" w:author="......" w:date="2024-03-25T23:29:07Z"/>
              <w:rFonts w:hint="default" w:ascii="Times New Roman" w:hAnsi="Times New Roman" w:cs="Times New Roman"/>
              <w:sz w:val="24"/>
              <w:szCs w:val="32"/>
              <w:lang w:val="en-US"/>
            </w:rPr>
          </w:rPrChange>
        </w:rPr>
      </w:pPr>
      <w:del w:id="7186" w:author="......" w:date="2024-03-25T23:29:07Z">
        <w:r>
          <w:rPr>
            <w:rFonts w:hint="default" w:ascii="Times New Roman" w:hAnsi="Times New Roman" w:eastAsia="宋体" w:cs="Times New Roman"/>
            <w:sz w:val="24"/>
            <w:szCs w:val="32"/>
            <w:lang w:val="en-US" w:eastAsia="zh-CN"/>
            <w:rPrChange w:id="7187" w:author="......" w:date="2024-05-07T14:48:58Z">
              <w:rPr>
                <w:rFonts w:hint="eastAsia" w:ascii="Times New Roman" w:hAnsi="Times New Roman" w:cs="Times New Roman"/>
                <w:sz w:val="24"/>
                <w:szCs w:val="32"/>
                <w:lang w:val="en-US" w:eastAsia="zh-CN"/>
              </w:rPr>
            </w:rPrChange>
          </w:rPr>
          <w:delText>对于</w:delText>
        </w:r>
      </w:del>
      <w:del w:id="7189" w:author="......" w:date="2024-03-25T23:29:07Z">
        <w:r>
          <w:rPr>
            <w:rFonts w:hint="default" w:ascii="Times New Roman" w:hAnsi="Times New Roman" w:eastAsia="宋体" w:cs="Times New Roman"/>
            <w:sz w:val="24"/>
            <w:szCs w:val="32"/>
            <w:lang w:val="en-US"/>
            <w:rPrChange w:id="7190" w:author="......" w:date="2024-05-07T14:48:58Z">
              <w:rPr>
                <w:rFonts w:hint="default" w:ascii="Times New Roman" w:hAnsi="Times New Roman" w:cs="Times New Roman"/>
                <w:sz w:val="24"/>
                <w:szCs w:val="32"/>
                <w:lang w:val="en-US"/>
              </w:rPr>
            </w:rPrChange>
          </w:rPr>
          <w:delText>每个成本模块，提供工具来分配人员、设备和材料资源到具体任务，并跟踪其使用情况。包括资源利用率报告，帮助避免过度分配或资源浪费。</w:delText>
        </w:r>
      </w:del>
    </w:p>
    <w:p>
      <w:pPr>
        <w:pStyle w:val="4"/>
        <w:numPr>
          <w:ins w:id="7193" w:author="......" w:date="2024-03-26T00:26:19Z"/>
        </w:numPr>
        <w:rPr>
          <w:ins w:id="7194" w:author="......" w:date="2024-05-07T14:47:12Z"/>
          <w:rFonts w:hint="default" w:ascii="Times New Roman" w:hAnsi="Times New Roman" w:eastAsia="宋体" w:cs="Times New Roman"/>
          <w:lang w:val="en-US"/>
          <w:rPrChange w:id="7195" w:author="......" w:date="2024-05-07T14:48:58Z">
            <w:rPr>
              <w:ins w:id="7196" w:author="......" w:date="2024-05-07T14:47:12Z"/>
              <w:rFonts w:hint="default" w:ascii="Times New Roman" w:hAnsi="Times New Roman" w:eastAsia="宋体" w:cs="Times New Roman"/>
              <w:lang w:val="en-US"/>
            </w:rPr>
          </w:rPrChange>
        </w:rPr>
        <w:pPrChange w:id="7192" w:author="......" w:date="2024-03-26T00:26:19Z">
          <w:pPr/>
        </w:pPrChange>
      </w:pPr>
      <w:bookmarkStart w:id="215" w:name="_Toc21950"/>
      <w:bookmarkStart w:id="216" w:name="_Toc19738"/>
      <w:r>
        <w:rPr>
          <w:rFonts w:hint="default" w:ascii="Times New Roman" w:hAnsi="Times New Roman" w:eastAsia="宋体" w:cs="Times New Roman"/>
          <w:lang w:val="en-US" w:eastAsia="zh-CN"/>
          <w:rPrChange w:id="7197" w:author="......" w:date="2024-05-07T14:48:58Z">
            <w:rPr>
              <w:rFonts w:hint="default"/>
              <w:lang w:val="en-US" w:eastAsia="zh-CN"/>
            </w:rPr>
          </w:rPrChange>
        </w:rPr>
        <w:t>质量管理</w:t>
      </w:r>
      <w:bookmarkEnd w:id="215"/>
      <w:bookmarkEnd w:id="216"/>
    </w:p>
    <w:p>
      <w:pPr>
        <w:bidi w:val="0"/>
        <w:ind w:firstLine="419"/>
        <w:rPr>
          <w:ins w:id="7198" w:author="......" w:date="2024-05-07T14:47:13Z"/>
          <w:rFonts w:hint="default" w:ascii="Times New Roman" w:hAnsi="Times New Roman" w:eastAsia="宋体" w:cs="Times New Roman"/>
          <w:lang w:val="en-US" w:eastAsia="zh-CN"/>
          <w:rPrChange w:id="7199" w:author="......" w:date="2024-05-07T14:48:58Z">
            <w:rPr>
              <w:ins w:id="7200" w:author="......" w:date="2024-05-07T14:47:13Z"/>
              <w:rFonts w:hint="default" w:ascii="Times New Roman" w:hAnsi="Times New Roman" w:eastAsia="宋体" w:cs="Times New Roman"/>
              <w:lang w:val="en-US" w:eastAsia="zh-CN"/>
            </w:rPr>
          </w:rPrChange>
        </w:rPr>
      </w:pPr>
      <w:ins w:id="7201" w:author="......" w:date="2024-05-07T14:47:17Z">
        <w:r>
          <w:rPr>
            <w:rFonts w:hint="default" w:ascii="Times New Roman" w:hAnsi="Times New Roman" w:eastAsia="宋体" w:cs="Times New Roman"/>
            <w:lang w:val="en-US" w:eastAsia="zh-CN"/>
            <w:rPrChange w:id="7202" w:author="......" w:date="2024-05-07T14:48:58Z">
              <w:rPr>
                <w:rFonts w:hint="eastAsia" w:ascii="Times New Roman" w:hAnsi="Times New Roman" w:eastAsia="宋体" w:cs="Times New Roman"/>
                <w:lang w:val="en-US" w:eastAsia="zh-CN"/>
              </w:rPr>
            </w:rPrChange>
          </w:rPr>
          <w:t>质量</w:t>
        </w:r>
      </w:ins>
      <w:ins w:id="7204" w:author="......" w:date="2024-05-07T14:47:13Z">
        <w:r>
          <w:rPr>
            <w:rFonts w:hint="default" w:ascii="Times New Roman" w:hAnsi="Times New Roman" w:eastAsia="宋体" w:cs="Times New Roman"/>
            <w:lang w:val="en-US" w:eastAsia="zh-CN"/>
            <w:rPrChange w:id="7205" w:author="......" w:date="2024-05-07T14:48:58Z">
              <w:rPr>
                <w:rFonts w:hint="default" w:ascii="Times New Roman" w:hAnsi="Times New Roman" w:eastAsia="宋体" w:cs="Times New Roman"/>
                <w:lang w:val="en-US" w:eastAsia="zh-CN"/>
              </w:rPr>
            </w:rPrChange>
          </w:rPr>
          <w:t>管理模块用例图如图3-</w:t>
        </w:r>
      </w:ins>
      <w:ins w:id="7207" w:author="......" w:date="2024-05-07T14:47:20Z">
        <w:r>
          <w:rPr>
            <w:rFonts w:hint="default" w:ascii="Times New Roman" w:hAnsi="Times New Roman" w:eastAsia="宋体" w:cs="Times New Roman"/>
            <w:lang w:val="en-US" w:eastAsia="zh-CN"/>
            <w:rPrChange w:id="7208" w:author="......" w:date="2024-05-07T14:48:58Z">
              <w:rPr>
                <w:rFonts w:hint="eastAsia" w:ascii="Times New Roman" w:hAnsi="Times New Roman" w:eastAsia="宋体" w:cs="Times New Roman"/>
                <w:lang w:val="en-US" w:eastAsia="zh-CN"/>
              </w:rPr>
            </w:rPrChange>
          </w:rPr>
          <w:t>4</w:t>
        </w:r>
      </w:ins>
      <w:ins w:id="7210" w:author="......" w:date="2024-05-07T14:47:13Z">
        <w:r>
          <w:rPr>
            <w:rFonts w:hint="default" w:ascii="Times New Roman" w:hAnsi="Times New Roman" w:eastAsia="宋体" w:cs="Times New Roman"/>
            <w:lang w:val="en-US" w:eastAsia="zh-CN"/>
            <w:rPrChange w:id="7211" w:author="......" w:date="2024-05-07T14:48:58Z">
              <w:rPr>
                <w:rFonts w:hint="default" w:ascii="Times New Roman" w:hAnsi="Times New Roman" w:eastAsia="宋体" w:cs="Times New Roman"/>
                <w:lang w:val="en-US" w:eastAsia="zh-CN"/>
              </w:rPr>
            </w:rPrChange>
          </w:rPr>
          <w:t>-1所示：</w:t>
        </w:r>
      </w:ins>
    </w:p>
    <w:p>
      <w:pPr>
        <w:bidi w:val="0"/>
        <w:ind w:firstLine="419"/>
        <w:jc w:val="center"/>
        <w:rPr>
          <w:ins w:id="7213" w:author="......" w:date="2024-05-07T14:47:13Z"/>
          <w:rFonts w:hint="default" w:ascii="Times New Roman" w:hAnsi="Times New Roman" w:eastAsia="宋体" w:cs="Times New Roman"/>
          <w:lang w:eastAsia="zh-CN"/>
          <w:rPrChange w:id="7214" w:author="......" w:date="2024-05-07T14:48:58Z">
            <w:rPr>
              <w:ins w:id="7215" w:author="......" w:date="2024-05-07T14:47:13Z"/>
              <w:rFonts w:hint="eastAsia" w:eastAsia="宋体"/>
              <w:lang w:eastAsia="zh-CN"/>
            </w:rPr>
          </w:rPrChange>
        </w:rPr>
      </w:pPr>
      <w:ins w:id="7216" w:author="......" w:date="2024-05-07T14:47:32Z">
        <w:r>
          <w:rPr>
            <w:rFonts w:hint="default" w:ascii="Times New Roman" w:hAnsi="Times New Roman" w:eastAsia="宋体" w:cs="Times New Roman"/>
            <w:lang w:eastAsia="zh-CN"/>
            <w:rPrChange w:id="7220" w:author="......" w:date="2024-05-07T14:48:58Z">
              <w:rPr>
                <w:rFonts w:hint="eastAsia" w:eastAsia="宋体"/>
                <w:lang w:eastAsia="zh-CN"/>
              </w:rPr>
            </w:rPrChange>
          </w:rPr>
          <w:drawing>
            <wp:inline distT="0" distB="0" distL="114300" distR="114300">
              <wp:extent cx="4208145" cy="1980565"/>
              <wp:effectExtent l="0" t="0" r="0" b="0"/>
              <wp:docPr id="39" name="图片 4" descr="未命名文件(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descr="未命名文件(2)"/>
                      <pic:cNvPicPr>
                        <a:picLocks noChangeAspect="1"/>
                      </pic:cNvPicPr>
                    </pic:nvPicPr>
                    <pic:blipFill>
                      <a:blip r:embed="rId26"/>
                      <a:stretch>
                        <a:fillRect/>
                      </a:stretch>
                    </pic:blipFill>
                    <pic:spPr>
                      <a:xfrm>
                        <a:off x="0" y="0"/>
                        <a:ext cx="4208145" cy="1980565"/>
                      </a:xfrm>
                      <a:prstGeom prst="rect">
                        <a:avLst/>
                      </a:prstGeom>
                      <a:noFill/>
                      <a:ln>
                        <a:noFill/>
                      </a:ln>
                    </pic:spPr>
                  </pic:pic>
                </a:graphicData>
              </a:graphic>
            </wp:inline>
          </w:drawing>
        </w:r>
      </w:ins>
    </w:p>
    <w:p>
      <w:pPr>
        <w:bidi w:val="0"/>
        <w:ind w:firstLine="0"/>
        <w:jc w:val="center"/>
        <w:rPr>
          <w:ins w:id="7222" w:author="......" w:date="2024-05-07T14:47:13Z"/>
          <w:rFonts w:hint="default" w:ascii="Times New Roman" w:hAnsi="Times New Roman" w:eastAsia="宋体" w:cs="Times New Roman"/>
          <w:lang w:val="en-US" w:eastAsia="zh-CN"/>
          <w:rPrChange w:id="7223" w:author="......" w:date="2024-05-07T14:48:58Z">
            <w:rPr>
              <w:ins w:id="7224" w:author="......" w:date="2024-05-07T14:47:13Z"/>
              <w:rFonts w:hint="default" w:eastAsia="宋体"/>
              <w:lang w:val="en-US" w:eastAsia="zh-CN"/>
            </w:rPr>
          </w:rPrChange>
        </w:rPr>
      </w:pPr>
      <w:ins w:id="7225" w:author="......" w:date="2024-05-07T14:47:13Z">
        <w:r>
          <w:rPr>
            <w:rFonts w:hint="default" w:ascii="Times New Roman" w:hAnsi="Times New Roman" w:eastAsia="宋体" w:cs="Times New Roman"/>
            <w:sz w:val="21"/>
            <w:szCs w:val="21"/>
            <w:lang w:val="en-US" w:eastAsia="zh-CN"/>
            <w:rPrChange w:id="7226" w:author="......" w:date="2024-05-07T14:48:58Z">
              <w:rPr>
                <w:rFonts w:hint="default" w:ascii="Times New Roman" w:hAnsi="Times New Roman" w:eastAsia="宋体" w:cs="Times New Roman"/>
                <w:sz w:val="21"/>
                <w:szCs w:val="21"/>
                <w:lang w:val="en-US" w:eastAsia="zh-CN"/>
              </w:rPr>
            </w:rPrChange>
          </w:rPr>
          <w:t>图3-</w:t>
        </w:r>
      </w:ins>
      <w:ins w:id="7228" w:author="......" w:date="2024-05-07T14:47:24Z">
        <w:r>
          <w:rPr>
            <w:rFonts w:hint="default" w:ascii="Times New Roman" w:hAnsi="Times New Roman" w:eastAsia="宋体" w:cs="Times New Roman"/>
            <w:sz w:val="21"/>
            <w:szCs w:val="21"/>
            <w:lang w:val="en-US" w:eastAsia="zh-CN"/>
            <w:rPrChange w:id="7229" w:author="......" w:date="2024-05-07T14:48:58Z">
              <w:rPr>
                <w:rFonts w:hint="eastAsia" w:ascii="Times New Roman" w:hAnsi="Times New Roman" w:eastAsia="宋体" w:cs="Times New Roman"/>
                <w:sz w:val="21"/>
                <w:szCs w:val="21"/>
                <w:lang w:val="en-US" w:eastAsia="zh-CN"/>
              </w:rPr>
            </w:rPrChange>
          </w:rPr>
          <w:t>4</w:t>
        </w:r>
      </w:ins>
      <w:ins w:id="7231" w:author="......" w:date="2024-05-07T14:47:13Z">
        <w:r>
          <w:rPr>
            <w:rFonts w:hint="default" w:ascii="Times New Roman" w:hAnsi="Times New Roman" w:eastAsia="宋体" w:cs="Times New Roman"/>
            <w:sz w:val="21"/>
            <w:szCs w:val="21"/>
            <w:lang w:val="en-US" w:eastAsia="zh-CN"/>
            <w:rPrChange w:id="7232" w:author="......" w:date="2024-05-07T14:48:58Z">
              <w:rPr>
                <w:rFonts w:hint="default" w:ascii="Times New Roman" w:hAnsi="Times New Roman" w:eastAsia="宋体" w:cs="Times New Roman"/>
                <w:sz w:val="21"/>
                <w:szCs w:val="21"/>
                <w:lang w:val="en-US" w:eastAsia="zh-CN"/>
              </w:rPr>
            </w:rPrChange>
          </w:rPr>
          <w:t>-1</w:t>
        </w:r>
      </w:ins>
    </w:p>
    <w:p>
      <w:pPr>
        <w:rPr>
          <w:ins w:id="7234" w:author="......" w:date="2024-03-25T23:32:13Z"/>
          <w:rFonts w:hint="default" w:ascii="Times New Roman" w:hAnsi="Times New Roman" w:eastAsia="宋体" w:cs="Times New Roman"/>
          <w:lang w:val="en-US"/>
          <w:rPrChange w:id="7235" w:author="......" w:date="2024-05-07T14:48:58Z">
            <w:rPr>
              <w:ins w:id="7236" w:author="......" w:date="2024-03-25T23:32:13Z"/>
              <w:rFonts w:hint="default"/>
              <w:lang w:val="en-US"/>
            </w:rPr>
          </w:rPrChange>
        </w:rPr>
      </w:pPr>
    </w:p>
    <w:p>
      <w:pPr>
        <w:numPr>
          <w:ilvl w:val="0"/>
          <w:numId w:val="41"/>
          <w:ins w:id="7238" w:author="......" w:date="2024-03-25T23:32:30Z"/>
        </w:numPr>
        <w:ind w:left="425" w:hanging="425"/>
        <w:rPr>
          <w:ins w:id="7239" w:author="......" w:date="2024-05-06T23:16:18Z"/>
          <w:rFonts w:hint="default" w:ascii="Times New Roman" w:hAnsi="Times New Roman" w:eastAsia="宋体" w:cs="Times New Roman"/>
          <w:szCs w:val="32"/>
          <w:rPrChange w:id="7240" w:author="......" w:date="2024-05-07T14:48:58Z">
            <w:rPr>
              <w:ins w:id="7241" w:author="......" w:date="2024-05-06T23:16:18Z"/>
              <w:rFonts w:hint="default" w:ascii="Times New Roman" w:hAnsi="Times New Roman" w:eastAsia="宋体" w:cs="Times New Roman"/>
              <w:szCs w:val="32"/>
            </w:rPr>
          </w:rPrChange>
        </w:rPr>
        <w:pPrChange w:id="7237" w:author="......" w:date="2024-03-25T23:32:30Z">
          <w:pPr/>
        </w:pPrChange>
      </w:pPr>
      <w:ins w:id="7242" w:author="......" w:date="2024-03-25T23:32:23Z">
        <w:r>
          <w:rPr>
            <w:rFonts w:hint="default" w:ascii="Times New Roman" w:hAnsi="Times New Roman" w:eastAsia="宋体" w:cs="Times New Roman"/>
            <w:szCs w:val="32"/>
            <w:rPrChange w:id="7243" w:author="......" w:date="2024-05-07T14:48:58Z">
              <w:rPr>
                <w:rFonts w:hint="eastAsia"/>
              </w:rPr>
            </w:rPrChange>
          </w:rPr>
          <w:t>质量计划制定：允许用户</w:t>
        </w:r>
      </w:ins>
      <w:ins w:id="7245" w:author="......" w:date="2024-05-06T23:16:09Z">
        <w:r>
          <w:rPr>
            <w:rFonts w:hint="default" w:ascii="Times New Roman" w:hAnsi="Times New Roman" w:eastAsia="宋体" w:cs="Times New Roman"/>
            <w:szCs w:val="32"/>
            <w:lang w:val="en-US" w:eastAsia="zh-CN"/>
            <w:rPrChange w:id="7246" w:author="......" w:date="2024-05-07T14:48:58Z">
              <w:rPr>
                <w:rFonts w:hint="eastAsia" w:ascii="Times New Roman" w:hAnsi="Times New Roman" w:eastAsia="宋体" w:cs="Times New Roman"/>
                <w:szCs w:val="32"/>
                <w:lang w:val="en-US" w:eastAsia="zh-CN"/>
              </w:rPr>
            </w:rPrChange>
          </w:rPr>
          <w:t>上传</w:t>
        </w:r>
      </w:ins>
      <w:ins w:id="7248" w:author="......" w:date="2024-03-25T23:32:23Z">
        <w:r>
          <w:rPr>
            <w:rFonts w:hint="default" w:ascii="Times New Roman" w:hAnsi="Times New Roman" w:eastAsia="宋体" w:cs="Times New Roman"/>
            <w:szCs w:val="32"/>
            <w:rPrChange w:id="7249" w:author="......" w:date="2024-05-07T14:48:58Z">
              <w:rPr>
                <w:rFonts w:hint="eastAsia"/>
              </w:rPr>
            </w:rPrChange>
          </w:rPr>
          <w:t>项目的质量管理计划，包括质量目标、质量标准、质量控制措施等内容</w:t>
        </w:r>
      </w:ins>
      <w:ins w:id="7251" w:author="......" w:date="2024-05-06T23:15:23Z">
        <w:r>
          <w:rPr>
            <w:rFonts w:hint="default" w:ascii="Times New Roman" w:hAnsi="Times New Roman" w:eastAsia="宋体" w:cs="Times New Roman"/>
            <w:szCs w:val="32"/>
            <w:lang w:eastAsia="zh-CN"/>
            <w:rPrChange w:id="7252" w:author="......" w:date="2024-05-07T14:48:58Z">
              <w:rPr>
                <w:rFonts w:hint="eastAsia" w:ascii="Times New Roman" w:hAnsi="Times New Roman" w:eastAsia="宋体" w:cs="Times New Roman"/>
                <w:szCs w:val="32"/>
                <w:lang w:eastAsia="zh-CN"/>
              </w:rPr>
            </w:rPrChange>
          </w:rPr>
          <w:t>，</w:t>
        </w:r>
      </w:ins>
      <w:ins w:id="7254" w:author="......" w:date="2024-05-06T23:15:23Z">
        <w:r>
          <w:rPr>
            <w:rFonts w:hint="default" w:ascii="Times New Roman" w:hAnsi="Times New Roman" w:eastAsia="宋体" w:cs="Times New Roman"/>
            <w:szCs w:val="32"/>
            <w:lang w:val="en-US" w:eastAsia="zh-CN"/>
            <w:rPrChange w:id="7255" w:author="......" w:date="2024-05-07T14:48:58Z">
              <w:rPr>
                <w:rFonts w:hint="eastAsia" w:ascii="Times New Roman" w:hAnsi="Times New Roman" w:eastAsia="宋体" w:cs="Times New Roman"/>
                <w:szCs w:val="32"/>
                <w:lang w:val="en-US" w:eastAsia="zh-CN"/>
              </w:rPr>
            </w:rPrChange>
          </w:rPr>
          <w:t>如表3-</w:t>
        </w:r>
      </w:ins>
      <w:ins w:id="7257" w:author="......" w:date="2024-05-06T23:15:31Z">
        <w:r>
          <w:rPr>
            <w:rFonts w:hint="default" w:ascii="Times New Roman" w:hAnsi="Times New Roman" w:eastAsia="宋体" w:cs="Times New Roman"/>
            <w:szCs w:val="32"/>
            <w:lang w:val="en-US" w:eastAsia="zh-CN"/>
            <w:rPrChange w:id="7258" w:author="......" w:date="2024-05-07T14:48:58Z">
              <w:rPr>
                <w:rFonts w:hint="eastAsia" w:ascii="Times New Roman" w:hAnsi="Times New Roman" w:eastAsia="宋体" w:cs="Times New Roman"/>
                <w:szCs w:val="32"/>
                <w:lang w:val="en-US" w:eastAsia="zh-CN"/>
              </w:rPr>
            </w:rPrChange>
          </w:rPr>
          <w:t>4-1</w:t>
        </w:r>
      </w:ins>
      <w:ins w:id="7260" w:author="......" w:date="2024-05-06T23:15:23Z">
        <w:r>
          <w:rPr>
            <w:rFonts w:hint="default" w:ascii="Times New Roman" w:hAnsi="Times New Roman" w:eastAsia="宋体" w:cs="Times New Roman"/>
            <w:szCs w:val="32"/>
            <w:lang w:val="en-US" w:eastAsia="zh-CN"/>
            <w:rPrChange w:id="7261" w:author="......" w:date="2024-05-07T14:48:58Z">
              <w:rPr>
                <w:rFonts w:hint="eastAsia" w:ascii="Times New Roman" w:hAnsi="Times New Roman" w:eastAsia="宋体" w:cs="Times New Roman"/>
                <w:szCs w:val="32"/>
                <w:lang w:val="en-US" w:eastAsia="zh-CN"/>
              </w:rPr>
            </w:rPrChange>
          </w:rPr>
          <w:t>所示：</w:t>
        </w:r>
      </w:ins>
    </w:p>
    <w:p>
      <w:pPr>
        <w:numPr>
          <w:ilvl w:val="-1"/>
          <w:numId w:val="0"/>
        </w:numPr>
        <w:ind w:left="0" w:firstLine="0"/>
        <w:jc w:val="right"/>
        <w:rPr>
          <w:ins w:id="7264" w:author="......" w:date="2024-05-06T23:13:57Z"/>
          <w:rFonts w:hint="default" w:ascii="Times New Roman" w:hAnsi="Times New Roman" w:eastAsia="宋体" w:cs="Times New Roman"/>
          <w:szCs w:val="32"/>
          <w:lang w:val="en-US"/>
          <w:rPrChange w:id="7265" w:author="......" w:date="2024-05-07T14:48:58Z">
            <w:rPr>
              <w:ins w:id="7266" w:author="......" w:date="2024-05-06T23:13:57Z"/>
              <w:rFonts w:hint="default" w:ascii="Times New Roman" w:hAnsi="Times New Roman" w:eastAsia="宋体" w:cs="Times New Roman"/>
              <w:szCs w:val="32"/>
              <w:lang w:val="en-US"/>
            </w:rPr>
          </w:rPrChange>
        </w:rPr>
        <w:pPrChange w:id="7263" w:author="......" w:date="2024-05-06T23:16:27Z">
          <w:pPr/>
        </w:pPrChange>
      </w:pPr>
      <w:ins w:id="7267" w:author="......" w:date="2024-05-06T23:16:25Z">
        <w:r>
          <w:rPr>
            <w:rFonts w:hint="default" w:ascii="Times New Roman" w:hAnsi="Times New Roman" w:eastAsia="宋体" w:cs="Times New Roman"/>
            <w:sz w:val="21"/>
            <w:szCs w:val="24"/>
            <w:lang w:val="en-US" w:eastAsia="zh-CN"/>
            <w:rPrChange w:id="7268" w:author="......" w:date="2024-05-07T14:48:58Z">
              <w:rPr>
                <w:rFonts w:hint="eastAsia" w:ascii="Times New Roman" w:hAnsi="Times New Roman" w:eastAsia="宋体" w:cs="Times New Roman"/>
                <w:sz w:val="21"/>
                <w:szCs w:val="24"/>
                <w:lang w:val="en-US" w:eastAsia="zh-CN"/>
              </w:rPr>
            </w:rPrChange>
          </w:rPr>
          <w:t>表</w:t>
        </w:r>
      </w:ins>
      <w:ins w:id="7270" w:author="......" w:date="2024-05-06T23:16:46Z">
        <w:r>
          <w:rPr>
            <w:rFonts w:hint="default" w:ascii="Times New Roman" w:hAnsi="Times New Roman" w:eastAsia="宋体" w:cs="Times New Roman"/>
            <w:sz w:val="21"/>
            <w:szCs w:val="24"/>
            <w:lang w:val="en-US" w:eastAsia="zh-CN"/>
            <w:rPrChange w:id="7271" w:author="......" w:date="2024-05-07T14:48:58Z">
              <w:rPr>
                <w:rFonts w:hint="eastAsia" w:ascii="Times New Roman" w:hAnsi="Times New Roman" w:eastAsia="宋体" w:cs="Times New Roman"/>
                <w:sz w:val="21"/>
                <w:szCs w:val="24"/>
                <w:lang w:val="en-US" w:eastAsia="zh-CN"/>
              </w:rPr>
            </w:rPrChange>
          </w:rPr>
          <w:t>3-</w:t>
        </w:r>
      </w:ins>
      <w:ins w:id="7273" w:author="......" w:date="2024-05-06T23:16:48Z">
        <w:r>
          <w:rPr>
            <w:rFonts w:hint="default" w:ascii="Times New Roman" w:hAnsi="Times New Roman" w:eastAsia="宋体" w:cs="Times New Roman"/>
            <w:sz w:val="21"/>
            <w:szCs w:val="24"/>
            <w:lang w:val="en-US" w:eastAsia="zh-CN"/>
            <w:rPrChange w:id="7274" w:author="......" w:date="2024-05-07T14:48:58Z">
              <w:rPr>
                <w:rFonts w:hint="eastAsia" w:ascii="Times New Roman" w:hAnsi="Times New Roman" w:eastAsia="宋体" w:cs="Times New Roman"/>
                <w:sz w:val="21"/>
                <w:szCs w:val="24"/>
                <w:lang w:val="en-US" w:eastAsia="zh-CN"/>
              </w:rPr>
            </w:rPrChange>
          </w:rPr>
          <w:t>4</w:t>
        </w:r>
      </w:ins>
      <w:ins w:id="7276" w:author="......" w:date="2024-05-06T23:16:49Z">
        <w:r>
          <w:rPr>
            <w:rFonts w:hint="default" w:ascii="Times New Roman" w:hAnsi="Times New Roman" w:eastAsia="宋体" w:cs="Times New Roman"/>
            <w:sz w:val="21"/>
            <w:szCs w:val="24"/>
            <w:lang w:val="en-US" w:eastAsia="zh-CN"/>
            <w:rPrChange w:id="7277" w:author="......" w:date="2024-05-07T14:48:58Z">
              <w:rPr>
                <w:rFonts w:hint="eastAsia" w:ascii="Times New Roman" w:hAnsi="Times New Roman" w:eastAsia="宋体" w:cs="Times New Roman"/>
                <w:sz w:val="21"/>
                <w:szCs w:val="24"/>
                <w:lang w:val="en-US" w:eastAsia="zh-CN"/>
              </w:rPr>
            </w:rPrChange>
          </w:rPr>
          <w:t>-1</w:t>
        </w:r>
      </w:ins>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2"/>
        <w:gridCol w:w="6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7279" w:author="......" w:date="2024-05-06T23:13:59Z"/>
        </w:trPr>
        <w:tc>
          <w:tcPr>
            <w:tcW w:w="1692" w:type="dxa"/>
            <w:noWrap w:val="0"/>
            <w:vAlign w:val="top"/>
          </w:tcPr>
          <w:p>
            <w:pPr>
              <w:numPr>
                <w:ilvl w:val="0"/>
                <w:numId w:val="0"/>
              </w:numPr>
              <w:ind w:left="0" w:leftChars="0" w:firstLine="0" w:firstLineChars="0"/>
              <w:rPr>
                <w:ins w:id="7280" w:author="......" w:date="2024-05-06T23:13:59Z"/>
                <w:rFonts w:hint="default" w:ascii="Times New Roman" w:hAnsi="Times New Roman" w:eastAsia="宋体" w:cs="Times New Roman"/>
                <w:sz w:val="24"/>
                <w:szCs w:val="32"/>
                <w:vertAlign w:val="baseline"/>
                <w:lang w:val="en-US" w:eastAsia="zh-CN"/>
                <w:rPrChange w:id="7281" w:author="......" w:date="2024-05-07T14:48:58Z">
                  <w:rPr>
                    <w:ins w:id="7282" w:author="......" w:date="2024-05-06T23:13:59Z"/>
                    <w:rFonts w:hint="default"/>
                    <w:sz w:val="24"/>
                    <w:szCs w:val="32"/>
                    <w:vertAlign w:val="baseline"/>
                    <w:lang w:val="en-US" w:eastAsia="zh-CN"/>
                  </w:rPr>
                </w:rPrChange>
              </w:rPr>
            </w:pPr>
            <w:ins w:id="7283" w:author="......" w:date="2024-05-06T23:13:59Z">
              <w:r>
                <w:rPr>
                  <w:rFonts w:hint="default" w:ascii="Times New Roman" w:hAnsi="Times New Roman" w:eastAsia="宋体" w:cs="Times New Roman"/>
                  <w:sz w:val="24"/>
                  <w:szCs w:val="32"/>
                  <w:lang w:val="en-US" w:eastAsia="zh-CN"/>
                  <w:rPrChange w:id="7284" w:author="......" w:date="2024-05-07T14:48:58Z">
                    <w:rPr>
                      <w:rFonts w:hint="eastAsia"/>
                      <w:sz w:val="24"/>
                      <w:szCs w:val="32"/>
                      <w:lang w:val="en-US" w:eastAsia="zh-CN"/>
                    </w:rPr>
                  </w:rPrChange>
                </w:rPr>
                <w:t>用例</w:t>
              </w:r>
            </w:ins>
          </w:p>
        </w:tc>
        <w:tc>
          <w:tcPr>
            <w:tcW w:w="6830" w:type="dxa"/>
            <w:noWrap w:val="0"/>
            <w:vAlign w:val="top"/>
          </w:tcPr>
          <w:p>
            <w:pPr>
              <w:numPr>
                <w:ilvl w:val="0"/>
                <w:numId w:val="0"/>
              </w:numPr>
              <w:ind w:left="0" w:leftChars="0" w:firstLine="0" w:firstLineChars="0"/>
              <w:rPr>
                <w:ins w:id="7286" w:author="......" w:date="2024-05-06T23:13:59Z"/>
                <w:rFonts w:hint="default" w:ascii="Times New Roman" w:hAnsi="Times New Roman" w:eastAsia="宋体" w:cs="Times New Roman"/>
                <w:sz w:val="24"/>
                <w:szCs w:val="32"/>
                <w:vertAlign w:val="baseline"/>
                <w:lang w:val="en-US" w:eastAsia="zh-CN"/>
                <w:rPrChange w:id="7287" w:author="......" w:date="2024-05-07T14:48:58Z">
                  <w:rPr>
                    <w:ins w:id="7288" w:author="......" w:date="2024-05-06T23:13:59Z"/>
                    <w:rFonts w:hint="default"/>
                    <w:sz w:val="24"/>
                    <w:szCs w:val="32"/>
                    <w:vertAlign w:val="baseline"/>
                    <w:lang w:val="en-US" w:eastAsia="zh-CN"/>
                  </w:rPr>
                </w:rPrChange>
              </w:rPr>
            </w:pPr>
            <w:ins w:id="7289" w:author="......" w:date="2024-05-06T23:13:59Z">
              <w:r>
                <w:rPr>
                  <w:rFonts w:hint="default" w:ascii="Times New Roman" w:hAnsi="Times New Roman" w:eastAsia="宋体" w:cs="Times New Roman"/>
                  <w:sz w:val="24"/>
                  <w:szCs w:val="32"/>
                  <w:vertAlign w:val="baseline"/>
                  <w:lang w:val="en-US" w:eastAsia="zh-CN"/>
                  <w:rPrChange w:id="7290" w:author="......" w:date="2024-05-07T14:48:58Z">
                    <w:rPr>
                      <w:rFonts w:hint="eastAsia"/>
                      <w:sz w:val="24"/>
                      <w:szCs w:val="32"/>
                      <w:vertAlign w:val="baseline"/>
                      <w:lang w:val="en-US" w:eastAsia="zh-CN"/>
                    </w:rPr>
                  </w:rPrChange>
                </w:rPr>
                <w:t>上传质量规范</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ins w:id="7292" w:author="......" w:date="2024-05-06T23:16:56Z"/>
        </w:trPr>
        <w:tc>
          <w:tcPr>
            <w:tcW w:w="1692" w:type="dxa"/>
            <w:noWrap w:val="0"/>
            <w:vAlign w:val="top"/>
          </w:tcPr>
          <w:p>
            <w:pPr>
              <w:numPr>
                <w:ilvl w:val="0"/>
                <w:numId w:val="0"/>
              </w:numPr>
              <w:ind w:left="0" w:leftChars="0" w:firstLine="0" w:firstLineChars="0"/>
              <w:rPr>
                <w:ins w:id="7293" w:author="......" w:date="2024-05-06T23:16:56Z"/>
                <w:rFonts w:hint="default" w:ascii="Times New Roman" w:hAnsi="Times New Roman" w:eastAsia="宋体" w:cs="Times New Roman"/>
                <w:kern w:val="2"/>
                <w:sz w:val="24"/>
                <w:szCs w:val="32"/>
                <w:vertAlign w:val="baseline"/>
                <w:lang w:val="en-US" w:eastAsia="zh-CN" w:bidi="ar-SA"/>
                <w:rPrChange w:id="7294" w:author="......" w:date="2024-05-07T14:48:58Z">
                  <w:rPr>
                    <w:ins w:id="7295" w:author="......" w:date="2024-05-06T23:16:56Z"/>
                    <w:rFonts w:hint="eastAsia" w:ascii="Times New Roman" w:hAnsi="Times New Roman" w:cs="Times New Roman" w:eastAsiaTheme="minorEastAsia"/>
                    <w:kern w:val="2"/>
                    <w:sz w:val="24"/>
                    <w:szCs w:val="32"/>
                    <w:vertAlign w:val="baseline"/>
                    <w:lang w:val="en-US" w:eastAsia="zh-CN" w:bidi="ar-SA"/>
                  </w:rPr>
                </w:rPrChange>
              </w:rPr>
            </w:pPr>
            <w:r>
              <w:rPr>
                <w:rFonts w:hint="default" w:ascii="Times New Roman" w:hAnsi="Times New Roman" w:eastAsia="宋体" w:cs="Times New Roman"/>
                <w:sz w:val="24"/>
                <w:szCs w:val="32"/>
                <w:vertAlign w:val="baseline"/>
                <w:lang w:val="en-US" w:eastAsia="zh-CN"/>
                <w:rPrChange w:id="7296" w:author="......" w:date="2024-05-07T14:48:58Z">
                  <w:rPr>
                    <w:rFonts w:hint="default" w:ascii="Times New Roman" w:hAnsi="Times New Roman" w:cs="Times New Roman"/>
                    <w:sz w:val="24"/>
                    <w:szCs w:val="32"/>
                    <w:vertAlign w:val="baseline"/>
                    <w:lang w:val="en-US" w:eastAsia="zh-CN"/>
                  </w:rPr>
                </w:rPrChange>
              </w:rPr>
              <w:t>用例编号</w:t>
            </w:r>
          </w:p>
        </w:tc>
        <w:tc>
          <w:tcPr>
            <w:tcW w:w="6830" w:type="dxa"/>
            <w:noWrap w:val="0"/>
            <w:vAlign w:val="top"/>
          </w:tcPr>
          <w:p>
            <w:pPr>
              <w:numPr>
                <w:ilvl w:val="0"/>
                <w:numId w:val="0"/>
              </w:numPr>
              <w:ind w:left="0" w:leftChars="0" w:firstLine="0" w:firstLineChars="0"/>
              <w:rPr>
                <w:ins w:id="7297" w:author="......" w:date="2024-05-06T23:16:56Z"/>
                <w:rFonts w:hint="default" w:ascii="Times New Roman" w:hAnsi="Times New Roman" w:eastAsia="宋体" w:cs="Times New Roman"/>
                <w:kern w:val="2"/>
                <w:sz w:val="24"/>
                <w:szCs w:val="32"/>
                <w:vertAlign w:val="baseline"/>
                <w:lang w:val="en-US" w:eastAsia="zh-CN" w:bidi="ar-SA"/>
                <w:rPrChange w:id="7298" w:author="......" w:date="2024-05-07T14:48:58Z">
                  <w:rPr>
                    <w:ins w:id="7299" w:author="......" w:date="2024-05-06T23:16:56Z"/>
                    <w:rFonts w:hint="eastAsia" w:ascii="Times New Roman" w:hAnsi="Times New Roman" w:cs="Times New Roman" w:eastAsiaTheme="minorEastAsia"/>
                    <w:kern w:val="2"/>
                    <w:sz w:val="24"/>
                    <w:szCs w:val="32"/>
                    <w:vertAlign w:val="baseline"/>
                    <w:lang w:val="en-US" w:eastAsia="zh-CN" w:bidi="ar-SA"/>
                  </w:rPr>
                </w:rPrChange>
              </w:rPr>
            </w:pPr>
            <w:r>
              <w:rPr>
                <w:rFonts w:hint="default" w:ascii="Times New Roman" w:hAnsi="Times New Roman" w:eastAsia="宋体" w:cs="Times New Roman"/>
                <w:sz w:val="24"/>
                <w:szCs w:val="32"/>
                <w:lang w:val="en-US" w:eastAsia="zh-CN"/>
                <w:rPrChange w:id="7300" w:author="......" w:date="2024-05-07T14:48:58Z">
                  <w:rPr>
                    <w:rFonts w:hint="default" w:ascii="Times New Roman" w:hAnsi="Times New Roman" w:cs="Times New Roman"/>
                    <w:sz w:val="24"/>
                    <w:szCs w:val="32"/>
                    <w:lang w:val="en-US" w:eastAsia="zh-CN"/>
                  </w:rPr>
                </w:rPrChange>
              </w:rPr>
              <w:t>SF0</w:t>
            </w:r>
            <w:ins w:id="7301" w:author="......" w:date="2024-05-06T23:17:49Z">
              <w:r>
                <w:rPr>
                  <w:rFonts w:hint="default" w:ascii="Times New Roman" w:hAnsi="Times New Roman" w:eastAsia="宋体" w:cs="Times New Roman"/>
                  <w:sz w:val="24"/>
                  <w:szCs w:val="32"/>
                  <w:lang w:val="en-US" w:eastAsia="zh-CN"/>
                  <w:rPrChange w:id="7302" w:author="......" w:date="2024-05-07T14:48:58Z">
                    <w:rPr>
                      <w:rFonts w:hint="eastAsia" w:ascii="Times New Roman" w:hAnsi="Times New Roman" w:cs="Times New Roman"/>
                      <w:sz w:val="24"/>
                      <w:szCs w:val="32"/>
                      <w:lang w:val="en-US" w:eastAsia="zh-CN"/>
                    </w:rPr>
                  </w:rPrChange>
                </w:rPr>
                <w:t>4</w:t>
              </w:r>
            </w:ins>
            <w:del w:id="7304" w:author="......" w:date="2024-05-06T23:17:49Z">
              <w:r>
                <w:rPr>
                  <w:rFonts w:hint="default" w:ascii="Times New Roman" w:hAnsi="Times New Roman" w:eastAsia="宋体" w:cs="Times New Roman"/>
                  <w:sz w:val="24"/>
                  <w:szCs w:val="32"/>
                  <w:lang w:val="en-US" w:eastAsia="zh-CN"/>
                  <w:rPrChange w:id="7305" w:author="......" w:date="2024-05-07T14:48:58Z">
                    <w:rPr>
                      <w:rFonts w:hint="eastAsia" w:ascii="Times New Roman" w:hAnsi="Times New Roman" w:cs="Times New Roman"/>
                      <w:sz w:val="24"/>
                      <w:szCs w:val="32"/>
                      <w:lang w:val="en-US" w:eastAsia="zh-CN"/>
                    </w:rPr>
                  </w:rPrChange>
                </w:rPr>
                <w:delText>3</w:delText>
              </w:r>
            </w:del>
            <w:r>
              <w:rPr>
                <w:rFonts w:hint="default" w:ascii="Times New Roman" w:hAnsi="Times New Roman" w:eastAsia="宋体" w:cs="Times New Roman"/>
                <w:sz w:val="24"/>
                <w:szCs w:val="32"/>
                <w:lang w:val="en-US" w:eastAsia="zh-CN"/>
                <w:rPrChange w:id="7307" w:author="......" w:date="2024-05-07T14:48:58Z">
                  <w:rPr>
                    <w:rFonts w:hint="default" w:ascii="Times New Roman" w:hAnsi="Times New Roman" w:cs="Times New Roman"/>
                    <w:sz w:val="24"/>
                    <w:szCs w:val="32"/>
                    <w:lang w:val="en-US" w:eastAsia="zh-CN"/>
                  </w:rPr>
                </w:rPrChange>
              </w:rPr>
              <w:t>00</w:t>
            </w:r>
            <w:ins w:id="7308" w:author="......" w:date="2024-05-06T23:17:51Z">
              <w:r>
                <w:rPr>
                  <w:rFonts w:hint="default" w:ascii="Times New Roman" w:hAnsi="Times New Roman" w:eastAsia="宋体" w:cs="Times New Roman"/>
                  <w:sz w:val="24"/>
                  <w:szCs w:val="32"/>
                  <w:lang w:val="en-US" w:eastAsia="zh-CN"/>
                  <w:rPrChange w:id="7309" w:author="......" w:date="2024-05-07T14:48:58Z">
                    <w:rPr>
                      <w:rFonts w:hint="eastAsia" w:ascii="Times New Roman" w:hAnsi="Times New Roman" w:cs="Times New Roman"/>
                      <w:sz w:val="24"/>
                      <w:szCs w:val="32"/>
                      <w:lang w:val="en-US" w:eastAsia="zh-CN"/>
                    </w:rPr>
                  </w:rPrChange>
                </w:rPr>
                <w:t>1</w:t>
              </w:r>
            </w:ins>
            <w:del w:id="7311" w:author="......" w:date="2024-05-06T23:17:51Z">
              <w:r>
                <w:rPr>
                  <w:rFonts w:hint="default" w:ascii="Times New Roman" w:hAnsi="Times New Roman" w:eastAsia="宋体" w:cs="Times New Roman"/>
                  <w:sz w:val="24"/>
                  <w:szCs w:val="32"/>
                  <w:lang w:val="en-US" w:eastAsia="zh-CN"/>
                  <w:rPrChange w:id="7312" w:author="......" w:date="2024-05-07T14:48:58Z">
                    <w:rPr>
                      <w:rFonts w:hint="eastAsia" w:ascii="Times New Roman" w:hAnsi="Times New Roman" w:cs="Times New Roman"/>
                      <w:sz w:val="24"/>
                      <w:szCs w:val="32"/>
                      <w:lang w:val="en-US" w:eastAsia="zh-CN"/>
                    </w:rPr>
                  </w:rPrChange>
                </w:rPr>
                <w:delText>3</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ins w:id="7314" w:author="......" w:date="2024-05-06T23:13:59Z"/>
        </w:trPr>
        <w:tc>
          <w:tcPr>
            <w:tcW w:w="1692" w:type="dxa"/>
            <w:noWrap w:val="0"/>
            <w:vAlign w:val="top"/>
          </w:tcPr>
          <w:p>
            <w:pPr>
              <w:numPr>
                <w:ilvl w:val="0"/>
                <w:numId w:val="0"/>
              </w:numPr>
              <w:ind w:left="0" w:leftChars="0" w:firstLine="0" w:firstLineChars="0"/>
              <w:rPr>
                <w:ins w:id="7315" w:author="......" w:date="2024-05-06T23:13:59Z"/>
                <w:rFonts w:hint="default" w:ascii="Times New Roman" w:hAnsi="Times New Roman" w:eastAsia="宋体" w:cs="Times New Roman"/>
                <w:sz w:val="24"/>
                <w:szCs w:val="32"/>
                <w:vertAlign w:val="baseline"/>
                <w:lang w:val="en-US" w:eastAsia="zh-CN"/>
                <w:rPrChange w:id="7316" w:author="......" w:date="2024-05-07T14:48:58Z">
                  <w:rPr>
                    <w:ins w:id="7317" w:author="......" w:date="2024-05-06T23:13:59Z"/>
                    <w:rFonts w:hint="default"/>
                    <w:sz w:val="24"/>
                    <w:szCs w:val="32"/>
                    <w:vertAlign w:val="baseline"/>
                    <w:lang w:val="en-US" w:eastAsia="zh-CN"/>
                  </w:rPr>
                </w:rPrChange>
              </w:rPr>
            </w:pPr>
            <w:ins w:id="7318" w:author="......" w:date="2024-05-06T23:13:59Z">
              <w:r>
                <w:rPr>
                  <w:rFonts w:hint="default" w:ascii="Times New Roman" w:hAnsi="Times New Roman" w:eastAsia="宋体" w:cs="Times New Roman"/>
                  <w:sz w:val="24"/>
                  <w:szCs w:val="32"/>
                  <w:vertAlign w:val="baseline"/>
                  <w:lang w:val="en-US" w:eastAsia="zh-CN"/>
                  <w:rPrChange w:id="7319" w:author="......" w:date="2024-05-07T14:48:58Z">
                    <w:rPr>
                      <w:rFonts w:hint="eastAsia"/>
                      <w:sz w:val="24"/>
                      <w:szCs w:val="32"/>
                      <w:vertAlign w:val="baseline"/>
                      <w:lang w:val="en-US" w:eastAsia="zh-CN"/>
                    </w:rPr>
                  </w:rPrChange>
                </w:rPr>
                <w:t>主执行者</w:t>
              </w:r>
            </w:ins>
          </w:p>
        </w:tc>
        <w:tc>
          <w:tcPr>
            <w:tcW w:w="6830" w:type="dxa"/>
            <w:noWrap w:val="0"/>
            <w:vAlign w:val="top"/>
          </w:tcPr>
          <w:p>
            <w:pPr>
              <w:numPr>
                <w:ilvl w:val="0"/>
                <w:numId w:val="0"/>
              </w:numPr>
              <w:ind w:left="0" w:leftChars="0" w:firstLine="0" w:firstLineChars="0"/>
              <w:rPr>
                <w:ins w:id="7321" w:author="......" w:date="2024-05-06T23:13:59Z"/>
                <w:rFonts w:hint="default" w:ascii="Times New Roman" w:hAnsi="Times New Roman" w:eastAsia="宋体" w:cs="Times New Roman"/>
                <w:sz w:val="24"/>
                <w:szCs w:val="32"/>
                <w:vertAlign w:val="baseline"/>
                <w:lang w:val="en-US" w:eastAsia="zh-CN"/>
                <w:rPrChange w:id="7322" w:author="......" w:date="2024-05-07T14:48:58Z">
                  <w:rPr>
                    <w:ins w:id="7323" w:author="......" w:date="2024-05-06T23:13:59Z"/>
                    <w:rFonts w:hint="default"/>
                    <w:sz w:val="24"/>
                    <w:szCs w:val="32"/>
                    <w:vertAlign w:val="baseline"/>
                    <w:lang w:val="en-US" w:eastAsia="zh-CN"/>
                  </w:rPr>
                </w:rPrChange>
              </w:rPr>
            </w:pPr>
            <w:ins w:id="7324" w:author="......" w:date="2024-05-06T23:13:59Z">
              <w:r>
                <w:rPr>
                  <w:rFonts w:hint="default" w:ascii="Times New Roman" w:hAnsi="Times New Roman" w:eastAsia="宋体" w:cs="Times New Roman"/>
                  <w:sz w:val="24"/>
                  <w:szCs w:val="32"/>
                  <w:vertAlign w:val="baseline"/>
                  <w:lang w:val="en-US" w:eastAsia="zh-CN"/>
                  <w:rPrChange w:id="7325" w:author="......" w:date="2024-05-07T14:48:58Z">
                    <w:rPr>
                      <w:rFonts w:hint="eastAsia"/>
                      <w:sz w:val="24"/>
                      <w:szCs w:val="32"/>
                      <w:vertAlign w:val="baseline"/>
                      <w:lang w:val="en-US" w:eastAsia="zh-CN"/>
                    </w:rPr>
                  </w:rPrChange>
                </w:rPr>
                <w:t>工程质量管理人员</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7327" w:author="......" w:date="2024-05-06T23:13:59Z"/>
        </w:trPr>
        <w:tc>
          <w:tcPr>
            <w:tcW w:w="1692" w:type="dxa"/>
            <w:noWrap w:val="0"/>
            <w:vAlign w:val="top"/>
          </w:tcPr>
          <w:p>
            <w:pPr>
              <w:numPr>
                <w:ilvl w:val="0"/>
                <w:numId w:val="0"/>
              </w:numPr>
              <w:ind w:left="0" w:leftChars="0" w:firstLine="0" w:firstLineChars="0"/>
              <w:rPr>
                <w:ins w:id="7328" w:author="......" w:date="2024-05-06T23:13:59Z"/>
                <w:rFonts w:hint="default" w:ascii="Times New Roman" w:hAnsi="Times New Roman" w:eastAsia="宋体" w:cs="Times New Roman"/>
                <w:sz w:val="24"/>
                <w:szCs w:val="32"/>
                <w:vertAlign w:val="baseline"/>
                <w:lang w:val="en-US" w:eastAsia="zh-CN"/>
                <w:rPrChange w:id="7329" w:author="......" w:date="2024-05-07T14:48:58Z">
                  <w:rPr>
                    <w:ins w:id="7330" w:author="......" w:date="2024-05-06T23:13:59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331" w:author="......" w:date="2024-05-07T14:48:58Z">
                  <w:rPr>
                    <w:rFonts w:hint="eastAsia"/>
                    <w:sz w:val="24"/>
                    <w:szCs w:val="32"/>
                    <w:vertAlign w:val="baseline"/>
                    <w:lang w:val="en-US" w:eastAsia="zh-CN"/>
                  </w:rPr>
                </w:rPrChange>
              </w:rPr>
              <w:t>目标</w:t>
            </w:r>
          </w:p>
        </w:tc>
        <w:tc>
          <w:tcPr>
            <w:tcW w:w="6830" w:type="dxa"/>
            <w:noWrap w:val="0"/>
            <w:vAlign w:val="top"/>
          </w:tcPr>
          <w:p>
            <w:pPr>
              <w:numPr>
                <w:ilvl w:val="0"/>
                <w:numId w:val="0"/>
              </w:numPr>
              <w:ind w:left="0" w:leftChars="0" w:firstLine="0" w:firstLineChars="0"/>
              <w:rPr>
                <w:ins w:id="7332" w:author="......" w:date="2024-05-06T23:13:59Z"/>
                <w:rFonts w:hint="default" w:ascii="Times New Roman" w:hAnsi="Times New Roman" w:eastAsia="宋体" w:cs="Times New Roman"/>
                <w:sz w:val="24"/>
                <w:szCs w:val="32"/>
                <w:vertAlign w:val="baseline"/>
                <w:lang w:val="en-US" w:eastAsia="zh-CN"/>
                <w:rPrChange w:id="7333" w:author="......" w:date="2024-05-07T14:48:58Z">
                  <w:rPr>
                    <w:ins w:id="7334" w:author="......" w:date="2024-05-06T23:13:59Z"/>
                    <w:rFonts w:hint="default"/>
                    <w:sz w:val="24"/>
                    <w:szCs w:val="32"/>
                    <w:vertAlign w:val="baseline"/>
                    <w:lang w:val="en-US" w:eastAsia="zh-CN"/>
                  </w:rPr>
                </w:rPrChange>
              </w:rPr>
            </w:pPr>
            <w:r>
              <w:rPr>
                <w:rFonts w:hint="default" w:ascii="Times New Roman" w:hAnsi="Times New Roman" w:eastAsia="宋体" w:cs="Times New Roman"/>
                <w:sz w:val="24"/>
                <w:szCs w:val="32"/>
                <w:lang w:val="en-US" w:eastAsia="zh-CN"/>
                <w:rPrChange w:id="7335" w:author="......" w:date="2024-05-07T14:48:58Z">
                  <w:rPr>
                    <w:rFonts w:hint="eastAsia"/>
                    <w:sz w:val="24"/>
                    <w:szCs w:val="32"/>
                    <w:lang w:val="en-US" w:eastAsia="zh-CN"/>
                  </w:rPr>
                </w:rPrChange>
              </w:rPr>
              <w:t>能上传本地相关合同文件、标准、规范、规程及有关制度和办法的相关原件和评估。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7336" w:author="......" w:date="2024-05-06T23:13:59Z"/>
        </w:trPr>
        <w:tc>
          <w:tcPr>
            <w:tcW w:w="1692" w:type="dxa"/>
            <w:noWrap w:val="0"/>
            <w:vAlign w:val="top"/>
          </w:tcPr>
          <w:p>
            <w:pPr>
              <w:numPr>
                <w:ilvl w:val="0"/>
                <w:numId w:val="0"/>
              </w:numPr>
              <w:ind w:left="0" w:leftChars="0" w:firstLine="0" w:firstLineChars="0"/>
              <w:rPr>
                <w:ins w:id="7337" w:author="......" w:date="2024-05-06T23:13:59Z"/>
                <w:rFonts w:hint="default" w:ascii="Times New Roman" w:hAnsi="Times New Roman" w:eastAsia="宋体" w:cs="Times New Roman"/>
                <w:sz w:val="24"/>
                <w:szCs w:val="32"/>
                <w:vertAlign w:val="baseline"/>
                <w:lang w:val="en-US" w:eastAsia="zh-CN"/>
                <w:rPrChange w:id="7338" w:author="......" w:date="2024-05-07T14:48:58Z">
                  <w:rPr>
                    <w:ins w:id="7339" w:author="......" w:date="2024-05-06T23:13:59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340" w:author="......" w:date="2024-05-07T14:48:58Z">
                  <w:rPr>
                    <w:rFonts w:hint="eastAsia"/>
                    <w:sz w:val="24"/>
                    <w:szCs w:val="32"/>
                    <w:vertAlign w:val="baseline"/>
                    <w:lang w:val="en-US" w:eastAsia="zh-CN"/>
                  </w:rPr>
                </w:rPrChange>
              </w:rPr>
              <w:t>前提条件</w:t>
            </w:r>
          </w:p>
        </w:tc>
        <w:tc>
          <w:tcPr>
            <w:tcW w:w="6830" w:type="dxa"/>
            <w:noWrap w:val="0"/>
            <w:vAlign w:val="top"/>
          </w:tcPr>
          <w:p>
            <w:pPr>
              <w:numPr>
                <w:ilvl w:val="0"/>
                <w:numId w:val="0"/>
              </w:numPr>
              <w:ind w:left="0" w:leftChars="0" w:firstLine="0" w:firstLineChars="0"/>
              <w:rPr>
                <w:ins w:id="7341" w:author="......" w:date="2024-05-06T23:13:59Z"/>
                <w:rFonts w:hint="default" w:ascii="Times New Roman" w:hAnsi="Times New Roman" w:eastAsia="宋体" w:cs="Times New Roman"/>
                <w:sz w:val="24"/>
                <w:szCs w:val="32"/>
                <w:vertAlign w:val="baseline"/>
                <w:lang w:val="en-US" w:eastAsia="zh-CN"/>
                <w:rPrChange w:id="7342" w:author="......" w:date="2024-05-07T14:48:58Z">
                  <w:rPr>
                    <w:ins w:id="7343" w:author="......" w:date="2024-05-06T23:13:59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344" w:author="......" w:date="2024-05-07T14:48:58Z">
                  <w:rPr>
                    <w:rFonts w:hint="eastAsia"/>
                    <w:sz w:val="24"/>
                    <w:szCs w:val="32"/>
                    <w:vertAlign w:val="baseline"/>
                    <w:lang w:val="en-US" w:eastAsia="zh-CN"/>
                  </w:rPr>
                </w:rPrChange>
              </w:rPr>
              <w:t>执行者已登录并且账号身份为工程质量管理人员和主管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7345" w:author="......" w:date="2024-05-06T23:13:59Z"/>
        </w:trPr>
        <w:tc>
          <w:tcPr>
            <w:tcW w:w="1692" w:type="dxa"/>
            <w:noWrap w:val="0"/>
            <w:vAlign w:val="top"/>
          </w:tcPr>
          <w:p>
            <w:pPr>
              <w:numPr>
                <w:ilvl w:val="0"/>
                <w:numId w:val="0"/>
              </w:numPr>
              <w:ind w:left="0" w:leftChars="0" w:firstLine="0" w:firstLineChars="0"/>
              <w:rPr>
                <w:ins w:id="7346" w:author="......" w:date="2024-05-06T23:13:59Z"/>
                <w:rFonts w:hint="default" w:ascii="Times New Roman" w:hAnsi="Times New Roman" w:eastAsia="宋体" w:cs="Times New Roman"/>
                <w:sz w:val="24"/>
                <w:szCs w:val="32"/>
                <w:vertAlign w:val="baseline"/>
                <w:lang w:val="en-US" w:eastAsia="zh-CN"/>
                <w:rPrChange w:id="7347" w:author="......" w:date="2024-05-07T14:48:58Z">
                  <w:rPr>
                    <w:ins w:id="7348" w:author="......" w:date="2024-05-06T23:13:59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349" w:author="......" w:date="2024-05-07T14:48:58Z">
                  <w:rPr>
                    <w:rFonts w:hint="eastAsia"/>
                    <w:sz w:val="24"/>
                    <w:szCs w:val="32"/>
                    <w:vertAlign w:val="baseline"/>
                    <w:lang w:val="en-US" w:eastAsia="zh-CN"/>
                  </w:rPr>
                </w:rPrChange>
              </w:rPr>
              <w:t>触发事件</w:t>
            </w:r>
          </w:p>
        </w:tc>
        <w:tc>
          <w:tcPr>
            <w:tcW w:w="6830" w:type="dxa"/>
            <w:noWrap w:val="0"/>
            <w:vAlign w:val="top"/>
          </w:tcPr>
          <w:p>
            <w:pPr>
              <w:numPr>
                <w:ilvl w:val="0"/>
                <w:numId w:val="0"/>
              </w:numPr>
              <w:ind w:left="0" w:leftChars="0" w:firstLine="0" w:firstLineChars="0"/>
              <w:rPr>
                <w:ins w:id="7350" w:author="......" w:date="2024-05-06T23:13:59Z"/>
                <w:rFonts w:hint="default" w:ascii="Times New Roman" w:hAnsi="Times New Roman" w:eastAsia="宋体" w:cs="Times New Roman"/>
                <w:sz w:val="24"/>
                <w:szCs w:val="32"/>
                <w:vertAlign w:val="baseline"/>
                <w:lang w:val="en-US" w:eastAsia="zh-CN"/>
                <w:rPrChange w:id="7351" w:author="......" w:date="2024-05-07T14:48:58Z">
                  <w:rPr>
                    <w:ins w:id="7352" w:author="......" w:date="2024-05-06T23:13:59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353" w:author="......" w:date="2024-05-07T14:48:58Z">
                  <w:rPr>
                    <w:rFonts w:hint="eastAsia"/>
                    <w:sz w:val="24"/>
                    <w:szCs w:val="32"/>
                    <w:vertAlign w:val="baseline"/>
                    <w:lang w:val="en-US" w:eastAsia="zh-CN"/>
                  </w:rPr>
                </w:rPrChange>
              </w:rPr>
              <w:t>用户进入“质量管理”界面，点击“质量规范”列表，点击“上传质量规范”按钮。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7354" w:author="......" w:date="2024-05-06T23:13:59Z"/>
        </w:trPr>
        <w:tc>
          <w:tcPr>
            <w:tcW w:w="1692" w:type="dxa"/>
            <w:noWrap w:val="0"/>
            <w:vAlign w:val="top"/>
          </w:tcPr>
          <w:p>
            <w:pPr>
              <w:numPr>
                <w:ilvl w:val="0"/>
                <w:numId w:val="0"/>
              </w:numPr>
              <w:ind w:left="0" w:leftChars="0" w:firstLine="0" w:firstLineChars="0"/>
              <w:rPr>
                <w:ins w:id="7355" w:author="......" w:date="2024-05-06T23:13:59Z"/>
                <w:rFonts w:hint="default" w:ascii="Times New Roman" w:hAnsi="Times New Roman" w:eastAsia="宋体" w:cs="Times New Roman"/>
                <w:sz w:val="24"/>
                <w:szCs w:val="32"/>
                <w:vertAlign w:val="baseline"/>
                <w:lang w:val="en-US" w:eastAsia="zh-CN"/>
                <w:rPrChange w:id="7356" w:author="......" w:date="2024-05-07T14:48:58Z">
                  <w:rPr>
                    <w:ins w:id="7357" w:author="......" w:date="2024-05-06T23:13:59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358" w:author="......" w:date="2024-05-07T14:48:58Z">
                  <w:rPr>
                    <w:rFonts w:hint="eastAsia"/>
                    <w:sz w:val="24"/>
                    <w:szCs w:val="32"/>
                    <w:vertAlign w:val="baseline"/>
                    <w:lang w:val="en-US" w:eastAsia="zh-CN"/>
                  </w:rPr>
                </w:rPrChange>
              </w:rPr>
              <w:t>基本事件流</w:t>
            </w:r>
          </w:p>
        </w:tc>
        <w:tc>
          <w:tcPr>
            <w:tcW w:w="6830" w:type="dxa"/>
            <w:noWrap w:val="0"/>
            <w:vAlign w:val="top"/>
          </w:tcPr>
          <w:p>
            <w:pPr>
              <w:numPr>
                <w:ilvl w:val="0"/>
                <w:numId w:val="42"/>
              </w:numPr>
              <w:rPr>
                <w:rFonts w:hint="default" w:ascii="Times New Roman" w:hAnsi="Times New Roman" w:eastAsia="宋体" w:cs="Times New Roman"/>
                <w:sz w:val="24"/>
                <w:szCs w:val="32"/>
                <w:vertAlign w:val="baseline"/>
                <w:lang w:val="en-US" w:eastAsia="zh-CN"/>
                <w:rPrChange w:id="7359" w:author="......" w:date="2024-05-07T14:48:58Z">
                  <w:rPr>
                    <w:rFonts w:hint="eastAsia"/>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360" w:author="......" w:date="2024-05-07T14:48:58Z">
                  <w:rPr>
                    <w:rFonts w:hint="eastAsia"/>
                    <w:sz w:val="24"/>
                    <w:szCs w:val="32"/>
                    <w:vertAlign w:val="baseline"/>
                    <w:lang w:val="en-US" w:eastAsia="zh-CN"/>
                  </w:rPr>
                </w:rPrChange>
              </w:rPr>
              <w:t>用户在“质量管理”界面点击“质量规范”列表；</w:t>
            </w:r>
          </w:p>
          <w:p>
            <w:pPr>
              <w:numPr>
                <w:ilvl w:val="0"/>
                <w:numId w:val="42"/>
              </w:numPr>
              <w:rPr>
                <w:rFonts w:hint="default" w:ascii="Times New Roman" w:hAnsi="Times New Roman" w:eastAsia="宋体" w:cs="Times New Roman"/>
                <w:sz w:val="24"/>
                <w:szCs w:val="32"/>
                <w:vertAlign w:val="baseline"/>
                <w:lang w:val="en-US" w:eastAsia="zh-CN"/>
                <w:rPrChange w:id="7361" w:author="......" w:date="2024-05-07T14:48:58Z">
                  <w:rPr>
                    <w:rFonts w:hint="eastAsia"/>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362" w:author="......" w:date="2024-05-07T14:48:58Z">
                  <w:rPr>
                    <w:rFonts w:hint="eastAsia"/>
                    <w:sz w:val="24"/>
                    <w:szCs w:val="32"/>
                    <w:vertAlign w:val="baseline"/>
                    <w:lang w:val="en-US" w:eastAsia="zh-CN"/>
                  </w:rPr>
                </w:rPrChange>
              </w:rPr>
              <w:t>用户点击“上传质量规范”按钮；</w:t>
            </w:r>
          </w:p>
          <w:p>
            <w:pPr>
              <w:numPr>
                <w:ilvl w:val="0"/>
                <w:numId w:val="42"/>
              </w:numPr>
              <w:rPr>
                <w:rFonts w:hint="default" w:ascii="Times New Roman" w:hAnsi="Times New Roman" w:eastAsia="宋体" w:cs="Times New Roman"/>
                <w:sz w:val="24"/>
                <w:szCs w:val="32"/>
                <w:vertAlign w:val="baseline"/>
                <w:lang w:val="en-US" w:eastAsia="zh-CN"/>
                <w:rPrChange w:id="7363" w:author="......" w:date="2024-05-07T14:48:58Z">
                  <w:rPr>
                    <w:rFonts w:hint="eastAsia"/>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364" w:author="......" w:date="2024-05-07T14:48:58Z">
                  <w:rPr>
                    <w:rFonts w:hint="eastAsia"/>
                    <w:sz w:val="24"/>
                    <w:szCs w:val="32"/>
                    <w:vertAlign w:val="baseline"/>
                    <w:lang w:val="en-US" w:eastAsia="zh-CN"/>
                  </w:rPr>
                </w:rPrChange>
              </w:rPr>
              <w:t>系统弹出上传文件索引界面；</w:t>
            </w:r>
          </w:p>
          <w:p>
            <w:pPr>
              <w:numPr>
                <w:ilvl w:val="0"/>
                <w:numId w:val="42"/>
              </w:numPr>
              <w:rPr>
                <w:rFonts w:hint="default" w:ascii="Times New Roman" w:hAnsi="Times New Roman" w:eastAsia="宋体" w:cs="Times New Roman"/>
                <w:sz w:val="24"/>
                <w:szCs w:val="32"/>
                <w:vertAlign w:val="baseline"/>
                <w:lang w:val="en-US" w:eastAsia="zh-CN"/>
                <w:rPrChange w:id="7365" w:author="......" w:date="2024-05-07T14:48:58Z">
                  <w:rPr>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366" w:author="......" w:date="2024-05-07T14:48:58Z">
                  <w:rPr>
                    <w:rFonts w:hint="eastAsia"/>
                    <w:sz w:val="24"/>
                    <w:szCs w:val="32"/>
                    <w:vertAlign w:val="baseline"/>
                    <w:lang w:val="en-US" w:eastAsia="zh-CN"/>
                  </w:rPr>
                </w:rPrChange>
              </w:rPr>
              <w:t>用户选择需要上传的文件；</w:t>
            </w:r>
          </w:p>
          <w:p>
            <w:pPr>
              <w:numPr>
                <w:ilvl w:val="0"/>
                <w:numId w:val="42"/>
              </w:numPr>
              <w:rPr>
                <w:rFonts w:hint="default" w:ascii="Times New Roman" w:hAnsi="Times New Roman" w:eastAsia="宋体" w:cs="Times New Roman"/>
                <w:sz w:val="24"/>
                <w:szCs w:val="32"/>
                <w:vertAlign w:val="baseline"/>
                <w:lang w:val="en-US" w:eastAsia="zh-CN"/>
                <w:rPrChange w:id="7367" w:author="......" w:date="2024-05-07T14:48:58Z">
                  <w:rPr>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368" w:author="......" w:date="2024-05-07T14:48:58Z">
                  <w:rPr>
                    <w:rFonts w:hint="eastAsia"/>
                    <w:sz w:val="24"/>
                    <w:szCs w:val="32"/>
                    <w:vertAlign w:val="baseline"/>
                    <w:lang w:val="en-US" w:eastAsia="zh-CN"/>
                  </w:rPr>
                </w:rPrChange>
              </w:rPr>
              <w:t>用户点击“上传”按键；</w:t>
            </w:r>
          </w:p>
          <w:p>
            <w:pPr>
              <w:numPr>
                <w:ilvl w:val="0"/>
                <w:numId w:val="42"/>
              </w:numPr>
              <w:rPr>
                <w:ins w:id="7369" w:author="......" w:date="2024-05-06T23:13:59Z"/>
                <w:rFonts w:hint="default" w:ascii="Times New Roman" w:hAnsi="Times New Roman" w:eastAsia="宋体" w:cs="Times New Roman"/>
                <w:sz w:val="24"/>
                <w:szCs w:val="32"/>
                <w:vertAlign w:val="baseline"/>
                <w:lang w:val="en-US" w:eastAsia="zh-CN"/>
                <w:rPrChange w:id="7370" w:author="......" w:date="2024-05-07T14:48:58Z">
                  <w:rPr>
                    <w:ins w:id="7371" w:author="......" w:date="2024-05-06T23:13:59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372" w:author="......" w:date="2024-05-07T14:48:58Z">
                  <w:rPr>
                    <w:rFonts w:hint="eastAsia"/>
                    <w:sz w:val="24"/>
                    <w:szCs w:val="32"/>
                    <w:vertAlign w:val="baseline"/>
                    <w:lang w:val="en-US" w:eastAsia="zh-CN"/>
                  </w:rPr>
                </w:rPrChange>
              </w:rPr>
              <w:t>文件进入数据库，并显示在“质量管理”界面。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7373" w:author="......" w:date="2024-05-06T23:13:59Z"/>
        </w:trPr>
        <w:tc>
          <w:tcPr>
            <w:tcW w:w="1692" w:type="dxa"/>
            <w:noWrap w:val="0"/>
            <w:vAlign w:val="top"/>
          </w:tcPr>
          <w:p>
            <w:pPr>
              <w:numPr>
                <w:ilvl w:val="0"/>
                <w:numId w:val="0"/>
              </w:numPr>
              <w:ind w:left="0" w:leftChars="0" w:firstLine="0" w:firstLineChars="0"/>
              <w:rPr>
                <w:ins w:id="7374" w:author="......" w:date="2024-05-06T23:13:59Z"/>
                <w:rFonts w:hint="default" w:ascii="Times New Roman" w:hAnsi="Times New Roman" w:eastAsia="宋体" w:cs="Times New Roman"/>
                <w:sz w:val="24"/>
                <w:szCs w:val="32"/>
                <w:vertAlign w:val="baseline"/>
                <w:lang w:val="en-US" w:eastAsia="zh-CN"/>
                <w:rPrChange w:id="7375" w:author="......" w:date="2024-05-07T14:48:58Z">
                  <w:rPr>
                    <w:ins w:id="7376" w:author="......" w:date="2024-05-06T23:13:59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377" w:author="......" w:date="2024-05-07T14:48:58Z">
                  <w:rPr>
                    <w:rFonts w:hint="eastAsia"/>
                    <w:sz w:val="24"/>
                    <w:szCs w:val="32"/>
                    <w:vertAlign w:val="baseline"/>
                    <w:lang w:val="en-US" w:eastAsia="zh-CN"/>
                  </w:rPr>
                </w:rPrChange>
              </w:rPr>
              <w:t>异常事件流</w:t>
            </w:r>
          </w:p>
        </w:tc>
        <w:tc>
          <w:tcPr>
            <w:tcW w:w="6830" w:type="dxa"/>
            <w:noWrap w:val="0"/>
            <w:vAlign w:val="top"/>
          </w:tcPr>
          <w:p>
            <w:pPr>
              <w:numPr>
                <w:ilvl w:val="0"/>
                <w:numId w:val="43"/>
              </w:numPr>
              <w:rPr>
                <w:rFonts w:hint="default" w:ascii="Times New Roman" w:hAnsi="Times New Roman" w:eastAsia="宋体" w:cs="Times New Roman"/>
                <w:sz w:val="24"/>
                <w:szCs w:val="32"/>
                <w:vertAlign w:val="baseline"/>
                <w:lang w:val="en-US" w:eastAsia="zh-CN"/>
                <w:rPrChange w:id="7378" w:author="......" w:date="2024-05-07T14:48:58Z">
                  <w:rPr>
                    <w:rFonts w:hint="eastAsia"/>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379" w:author="......" w:date="2024-05-07T14:48:58Z">
                  <w:rPr>
                    <w:rFonts w:hint="eastAsia"/>
                    <w:sz w:val="24"/>
                    <w:szCs w:val="32"/>
                    <w:vertAlign w:val="baseline"/>
                    <w:lang w:val="en-US" w:eastAsia="zh-CN"/>
                  </w:rPr>
                </w:rPrChange>
              </w:rPr>
              <w:t>用户在点击“上传”前取消操作，状态未成功更改；</w:t>
            </w:r>
          </w:p>
          <w:p>
            <w:pPr>
              <w:numPr>
                <w:ilvl w:val="0"/>
                <w:numId w:val="43"/>
              </w:numPr>
              <w:rPr>
                <w:ins w:id="7380" w:author="......" w:date="2024-05-06T23:13:59Z"/>
                <w:rFonts w:hint="default" w:ascii="Times New Roman" w:hAnsi="Times New Roman" w:eastAsia="宋体" w:cs="Times New Roman"/>
                <w:sz w:val="24"/>
                <w:szCs w:val="32"/>
                <w:vertAlign w:val="baseline"/>
                <w:lang w:val="en-US" w:eastAsia="zh-CN"/>
                <w:rPrChange w:id="7381" w:author="......" w:date="2024-05-07T14:48:58Z">
                  <w:rPr>
                    <w:ins w:id="7382" w:author="......" w:date="2024-05-06T23:13:59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383" w:author="......" w:date="2024-05-07T14:48:58Z">
                  <w:rPr>
                    <w:rFonts w:hint="eastAsia"/>
                    <w:sz w:val="24"/>
                    <w:szCs w:val="32"/>
                    <w:vertAlign w:val="baseline"/>
                    <w:lang w:val="en-US" w:eastAsia="zh-CN"/>
                  </w:rPr>
                </w:rPrChange>
              </w:rPr>
              <w:t>数据库不支持储存用户上传的文件格式。</w:t>
            </w:r>
          </w:p>
        </w:tc>
      </w:tr>
    </w:tbl>
    <w:p>
      <w:pPr>
        <w:numPr>
          <w:ilvl w:val="-1"/>
          <w:numId w:val="0"/>
        </w:numPr>
        <w:ind w:left="0" w:firstLine="0"/>
        <w:rPr>
          <w:ins w:id="7385" w:author="......" w:date="2024-03-25T23:32:23Z"/>
          <w:rFonts w:hint="default" w:ascii="Times New Roman" w:hAnsi="Times New Roman" w:eastAsia="宋体" w:cs="Times New Roman"/>
          <w:szCs w:val="32"/>
          <w:rPrChange w:id="7386" w:author="......" w:date="2024-05-07T14:48:58Z">
            <w:rPr>
              <w:ins w:id="7387" w:author="......" w:date="2024-03-25T23:32:23Z"/>
              <w:rFonts w:hint="eastAsia"/>
            </w:rPr>
          </w:rPrChange>
        </w:rPr>
        <w:pPrChange w:id="7384" w:author="......" w:date="2024-05-06T23:13:58Z">
          <w:pPr/>
        </w:pPrChange>
      </w:pPr>
    </w:p>
    <w:p>
      <w:pPr>
        <w:numPr>
          <w:ilvl w:val="0"/>
          <w:numId w:val="41"/>
        </w:numPr>
        <w:ind w:left="425" w:hanging="425"/>
        <w:rPr>
          <w:ins w:id="7388" w:author="......" w:date="2024-05-06T23:17:10Z"/>
          <w:rFonts w:hint="default" w:ascii="Times New Roman" w:hAnsi="Times New Roman" w:eastAsia="宋体" w:cs="Times New Roman"/>
          <w:szCs w:val="32"/>
          <w:rPrChange w:id="7389" w:author="......" w:date="2024-05-07T14:48:58Z">
            <w:rPr>
              <w:ins w:id="7390" w:author="......" w:date="2024-05-06T23:17:10Z"/>
              <w:rFonts w:hint="default" w:ascii="Times New Roman" w:hAnsi="Times New Roman" w:eastAsia="宋体" w:cs="Times New Roman"/>
              <w:szCs w:val="32"/>
            </w:rPr>
          </w:rPrChange>
        </w:rPr>
      </w:pPr>
      <w:ins w:id="7391" w:author="......" w:date="2024-03-25T23:32:23Z">
        <w:r>
          <w:rPr>
            <w:rFonts w:hint="default" w:ascii="Times New Roman" w:hAnsi="Times New Roman" w:eastAsia="宋体" w:cs="Times New Roman"/>
            <w:szCs w:val="32"/>
            <w:rPrChange w:id="7392" w:author="......" w:date="2024-05-07T14:48:58Z">
              <w:rPr>
                <w:rFonts w:hint="eastAsia"/>
              </w:rPr>
            </w:rPrChange>
          </w:rPr>
          <w:t>质量检查与验收：提供质量检查和验收的功能，包括定期检查、临时检查和最终验收等，记录检查结果并生成相应的报告</w:t>
        </w:r>
      </w:ins>
      <w:ins w:id="7394" w:author="......" w:date="2024-05-06T23:17:10Z">
        <w:r>
          <w:rPr>
            <w:rFonts w:hint="default" w:ascii="Times New Roman" w:hAnsi="Times New Roman" w:eastAsia="宋体" w:cs="Times New Roman"/>
            <w:szCs w:val="32"/>
            <w:lang w:eastAsia="zh-CN"/>
            <w:rPrChange w:id="7395" w:author="......" w:date="2024-05-07T14:48:58Z">
              <w:rPr>
                <w:rFonts w:hint="eastAsia" w:ascii="Times New Roman" w:hAnsi="Times New Roman" w:eastAsia="宋体" w:cs="Times New Roman"/>
                <w:szCs w:val="32"/>
                <w:lang w:eastAsia="zh-CN"/>
              </w:rPr>
            </w:rPrChange>
          </w:rPr>
          <w:t>，</w:t>
        </w:r>
      </w:ins>
      <w:ins w:id="7397" w:author="......" w:date="2024-05-06T23:17:10Z">
        <w:r>
          <w:rPr>
            <w:rFonts w:hint="default" w:ascii="Times New Roman" w:hAnsi="Times New Roman" w:eastAsia="宋体" w:cs="Times New Roman"/>
            <w:szCs w:val="32"/>
            <w:lang w:val="en-US" w:eastAsia="zh-CN"/>
            <w:rPrChange w:id="7398" w:author="......" w:date="2024-05-07T14:48:58Z">
              <w:rPr>
                <w:rFonts w:hint="eastAsia" w:ascii="Times New Roman" w:hAnsi="Times New Roman" w:eastAsia="宋体" w:cs="Times New Roman"/>
                <w:szCs w:val="32"/>
                <w:lang w:val="en-US" w:eastAsia="zh-CN"/>
              </w:rPr>
            </w:rPrChange>
          </w:rPr>
          <w:t>如表3-4-</w:t>
        </w:r>
      </w:ins>
      <w:ins w:id="7400" w:author="......" w:date="2024-05-06T23:18:17Z">
        <w:r>
          <w:rPr>
            <w:rFonts w:hint="default" w:ascii="Times New Roman" w:hAnsi="Times New Roman" w:eastAsia="宋体" w:cs="Times New Roman"/>
            <w:szCs w:val="32"/>
            <w:lang w:val="en-US" w:eastAsia="zh-CN"/>
            <w:rPrChange w:id="7401" w:author="......" w:date="2024-05-07T14:48:58Z">
              <w:rPr>
                <w:rFonts w:hint="eastAsia" w:ascii="Times New Roman" w:hAnsi="Times New Roman" w:eastAsia="宋体" w:cs="Times New Roman"/>
                <w:szCs w:val="32"/>
                <w:lang w:val="en-US" w:eastAsia="zh-CN"/>
              </w:rPr>
            </w:rPrChange>
          </w:rPr>
          <w:t>2</w:t>
        </w:r>
      </w:ins>
      <w:ins w:id="7403" w:author="......" w:date="2024-05-06T23:17:10Z">
        <w:r>
          <w:rPr>
            <w:rFonts w:hint="default" w:ascii="Times New Roman" w:hAnsi="Times New Roman" w:eastAsia="宋体" w:cs="Times New Roman"/>
            <w:szCs w:val="32"/>
            <w:lang w:val="en-US" w:eastAsia="zh-CN"/>
            <w:rPrChange w:id="7404" w:author="......" w:date="2024-05-07T14:48:58Z">
              <w:rPr>
                <w:rFonts w:hint="eastAsia" w:ascii="Times New Roman" w:hAnsi="Times New Roman" w:eastAsia="宋体" w:cs="Times New Roman"/>
                <w:szCs w:val="32"/>
                <w:lang w:val="en-US" w:eastAsia="zh-CN"/>
              </w:rPr>
            </w:rPrChange>
          </w:rPr>
          <w:t>所示：</w:t>
        </w:r>
      </w:ins>
    </w:p>
    <w:p>
      <w:pPr>
        <w:numPr>
          <w:ilvl w:val="-1"/>
          <w:numId w:val="0"/>
        </w:numPr>
        <w:ind w:left="0" w:firstLine="0"/>
        <w:jc w:val="right"/>
        <w:rPr>
          <w:ins w:id="7407" w:author="......" w:date="2024-05-06T23:14:14Z"/>
          <w:rFonts w:hint="default" w:ascii="Times New Roman" w:hAnsi="Times New Roman" w:eastAsia="宋体" w:cs="Times New Roman"/>
          <w:szCs w:val="32"/>
          <w:lang w:val="en-US"/>
          <w:rPrChange w:id="7408" w:author="......" w:date="2024-05-07T14:48:58Z">
            <w:rPr>
              <w:ins w:id="7409" w:author="......" w:date="2024-05-06T23:14:14Z"/>
              <w:rFonts w:hint="default" w:ascii="Times New Roman" w:hAnsi="Times New Roman" w:eastAsia="宋体" w:cs="Times New Roman"/>
              <w:szCs w:val="32"/>
              <w:lang w:val="en-US"/>
            </w:rPr>
          </w:rPrChange>
        </w:rPr>
        <w:pPrChange w:id="7406" w:author="......" w:date="2024-05-06T23:17:13Z">
          <w:pPr/>
        </w:pPrChange>
      </w:pPr>
      <w:ins w:id="7410" w:author="......" w:date="2024-05-06T23:17:10Z">
        <w:r>
          <w:rPr>
            <w:rFonts w:hint="default" w:ascii="Times New Roman" w:hAnsi="Times New Roman" w:eastAsia="宋体" w:cs="Times New Roman"/>
            <w:sz w:val="21"/>
            <w:szCs w:val="24"/>
            <w:lang w:val="en-US" w:eastAsia="zh-CN"/>
            <w:rPrChange w:id="7411" w:author="......" w:date="2024-05-07T14:48:58Z">
              <w:rPr>
                <w:rFonts w:hint="eastAsia" w:ascii="Times New Roman" w:hAnsi="Times New Roman" w:eastAsia="宋体" w:cs="Times New Roman"/>
                <w:sz w:val="21"/>
                <w:szCs w:val="24"/>
                <w:lang w:val="en-US" w:eastAsia="zh-CN"/>
              </w:rPr>
            </w:rPrChange>
          </w:rPr>
          <w:t>表3-4-</w:t>
        </w:r>
      </w:ins>
      <w:ins w:id="7413" w:author="......" w:date="2024-05-06T23:18:15Z">
        <w:r>
          <w:rPr>
            <w:rFonts w:hint="default" w:ascii="Times New Roman" w:hAnsi="Times New Roman" w:eastAsia="宋体" w:cs="Times New Roman"/>
            <w:sz w:val="21"/>
            <w:szCs w:val="24"/>
            <w:lang w:val="en-US" w:eastAsia="zh-CN"/>
            <w:rPrChange w:id="7414" w:author="......" w:date="2024-05-07T14:48:58Z">
              <w:rPr>
                <w:rFonts w:hint="eastAsia" w:ascii="Times New Roman" w:hAnsi="Times New Roman" w:eastAsia="宋体" w:cs="Times New Roman"/>
                <w:sz w:val="21"/>
                <w:szCs w:val="24"/>
                <w:lang w:val="en-US" w:eastAsia="zh-CN"/>
              </w:rPr>
            </w:rPrChange>
          </w:rPr>
          <w:t>2</w:t>
        </w:r>
      </w:ins>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2"/>
        <w:gridCol w:w="6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7416" w:author="......" w:date="2024-05-06T23:14:14Z"/>
        </w:trPr>
        <w:tc>
          <w:tcPr>
            <w:tcW w:w="1692" w:type="dxa"/>
            <w:noWrap w:val="0"/>
            <w:vAlign w:val="top"/>
          </w:tcPr>
          <w:p>
            <w:pPr>
              <w:numPr>
                <w:ilvl w:val="0"/>
                <w:numId w:val="0"/>
              </w:numPr>
              <w:rPr>
                <w:ins w:id="7417" w:author="......" w:date="2024-05-06T23:14:14Z"/>
                <w:rFonts w:hint="default" w:ascii="Times New Roman" w:hAnsi="Times New Roman" w:eastAsia="宋体" w:cs="Times New Roman"/>
                <w:sz w:val="24"/>
                <w:szCs w:val="32"/>
                <w:vertAlign w:val="baseline"/>
                <w:lang w:val="en-US" w:eastAsia="zh-CN"/>
                <w:rPrChange w:id="7418" w:author="......" w:date="2024-05-07T14:48:58Z">
                  <w:rPr>
                    <w:ins w:id="7419" w:author="......" w:date="2024-05-06T23:14:14Z"/>
                    <w:rFonts w:hint="default"/>
                    <w:sz w:val="24"/>
                    <w:szCs w:val="32"/>
                    <w:vertAlign w:val="baseline"/>
                    <w:lang w:val="en-US" w:eastAsia="zh-CN"/>
                  </w:rPr>
                </w:rPrChange>
              </w:rPr>
            </w:pPr>
            <w:ins w:id="7420" w:author="......" w:date="2024-05-06T23:14:14Z">
              <w:r>
                <w:rPr>
                  <w:rFonts w:hint="default" w:ascii="Times New Roman" w:hAnsi="Times New Roman" w:eastAsia="宋体" w:cs="Times New Roman"/>
                  <w:sz w:val="24"/>
                  <w:szCs w:val="32"/>
                  <w:lang w:val="en-US" w:eastAsia="zh-CN"/>
                  <w:rPrChange w:id="7421" w:author="......" w:date="2024-05-07T14:48:58Z">
                    <w:rPr>
                      <w:rFonts w:hint="eastAsia"/>
                      <w:sz w:val="24"/>
                      <w:szCs w:val="32"/>
                      <w:lang w:val="en-US" w:eastAsia="zh-CN"/>
                    </w:rPr>
                  </w:rPrChange>
                </w:rPr>
                <w:t>用例</w:t>
              </w:r>
            </w:ins>
          </w:p>
        </w:tc>
        <w:tc>
          <w:tcPr>
            <w:tcW w:w="6830" w:type="dxa"/>
            <w:noWrap w:val="0"/>
            <w:vAlign w:val="top"/>
          </w:tcPr>
          <w:p>
            <w:pPr>
              <w:numPr>
                <w:ilvl w:val="0"/>
                <w:numId w:val="0"/>
              </w:numPr>
              <w:rPr>
                <w:ins w:id="7423" w:author="......" w:date="2024-05-06T23:14:14Z"/>
                <w:rFonts w:hint="default" w:ascii="Times New Roman" w:hAnsi="Times New Roman" w:eastAsia="宋体" w:cs="Times New Roman"/>
                <w:sz w:val="24"/>
                <w:szCs w:val="32"/>
                <w:vertAlign w:val="baseline"/>
                <w:lang w:val="en-US" w:eastAsia="zh-CN"/>
                <w:rPrChange w:id="7424" w:author="......" w:date="2024-05-07T14:48:58Z">
                  <w:rPr>
                    <w:ins w:id="7425" w:author="......" w:date="2024-05-06T23:14:14Z"/>
                    <w:rFonts w:hint="default"/>
                    <w:sz w:val="24"/>
                    <w:szCs w:val="32"/>
                    <w:vertAlign w:val="baseline"/>
                    <w:lang w:val="en-US" w:eastAsia="zh-CN"/>
                  </w:rPr>
                </w:rPrChange>
              </w:rPr>
            </w:pPr>
            <w:ins w:id="7426" w:author="......" w:date="2024-05-06T23:14:14Z">
              <w:r>
                <w:rPr>
                  <w:rFonts w:hint="default" w:ascii="Times New Roman" w:hAnsi="Times New Roman" w:eastAsia="宋体" w:cs="Times New Roman"/>
                  <w:sz w:val="24"/>
                  <w:szCs w:val="32"/>
                  <w:vertAlign w:val="baseline"/>
                  <w:lang w:val="en-US" w:eastAsia="zh-CN"/>
                  <w:rPrChange w:id="7427" w:author="......" w:date="2024-05-07T14:48:58Z">
                    <w:rPr>
                      <w:rFonts w:hint="eastAsia"/>
                      <w:sz w:val="24"/>
                      <w:szCs w:val="32"/>
                      <w:vertAlign w:val="baseline"/>
                      <w:lang w:val="en-US" w:eastAsia="zh-CN"/>
                    </w:rPr>
                  </w:rPrChange>
                </w:rPr>
                <w:t>上传项目质量信息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7429" w:author="......" w:date="2024-05-06T23:17:42Z"/>
        </w:trPr>
        <w:tc>
          <w:tcPr>
            <w:tcW w:w="1692" w:type="dxa"/>
            <w:noWrap w:val="0"/>
            <w:vAlign w:val="top"/>
          </w:tcPr>
          <w:p>
            <w:pPr>
              <w:numPr>
                <w:ilvl w:val="0"/>
                <w:numId w:val="0"/>
              </w:numPr>
              <w:ind w:left="0" w:leftChars="0" w:firstLine="0" w:firstLineChars="0"/>
              <w:rPr>
                <w:ins w:id="7430" w:author="......" w:date="2024-05-06T23:17:42Z"/>
                <w:rFonts w:hint="default" w:ascii="Times New Roman" w:hAnsi="Times New Roman" w:eastAsia="宋体" w:cs="Times New Roman"/>
                <w:kern w:val="2"/>
                <w:sz w:val="24"/>
                <w:szCs w:val="32"/>
                <w:vertAlign w:val="baseline"/>
                <w:lang w:val="en-US" w:eastAsia="zh-CN" w:bidi="ar-SA"/>
                <w:rPrChange w:id="7431" w:author="......" w:date="2024-05-07T14:48:58Z">
                  <w:rPr>
                    <w:ins w:id="7432" w:author="......" w:date="2024-05-06T23:17:42Z"/>
                    <w:rFonts w:hint="eastAsia" w:ascii="Times New Roman" w:hAnsi="Times New Roman" w:cs="Times New Roman" w:eastAsiaTheme="minorEastAsia"/>
                    <w:kern w:val="2"/>
                    <w:sz w:val="24"/>
                    <w:szCs w:val="32"/>
                    <w:vertAlign w:val="baseline"/>
                    <w:lang w:val="en-US" w:eastAsia="zh-CN" w:bidi="ar-SA"/>
                  </w:rPr>
                </w:rPrChange>
              </w:rPr>
            </w:pPr>
            <w:r>
              <w:rPr>
                <w:rFonts w:hint="default" w:ascii="Times New Roman" w:hAnsi="Times New Roman" w:eastAsia="宋体" w:cs="Times New Roman"/>
                <w:sz w:val="24"/>
                <w:szCs w:val="32"/>
                <w:vertAlign w:val="baseline"/>
                <w:lang w:val="en-US" w:eastAsia="zh-CN"/>
                <w:rPrChange w:id="7433" w:author="......" w:date="2024-05-07T14:48:58Z">
                  <w:rPr>
                    <w:rFonts w:hint="default" w:ascii="Times New Roman" w:hAnsi="Times New Roman" w:cs="Times New Roman"/>
                    <w:sz w:val="24"/>
                    <w:szCs w:val="32"/>
                    <w:vertAlign w:val="baseline"/>
                    <w:lang w:val="en-US" w:eastAsia="zh-CN"/>
                  </w:rPr>
                </w:rPrChange>
              </w:rPr>
              <w:t>用例编号</w:t>
            </w:r>
          </w:p>
        </w:tc>
        <w:tc>
          <w:tcPr>
            <w:tcW w:w="6830" w:type="dxa"/>
            <w:noWrap w:val="0"/>
            <w:vAlign w:val="top"/>
          </w:tcPr>
          <w:p>
            <w:pPr>
              <w:numPr>
                <w:ilvl w:val="0"/>
                <w:numId w:val="0"/>
              </w:numPr>
              <w:ind w:left="0" w:leftChars="0" w:firstLine="0" w:firstLineChars="0"/>
              <w:rPr>
                <w:ins w:id="7434" w:author="......" w:date="2024-05-06T23:17:42Z"/>
                <w:rFonts w:hint="default" w:ascii="Times New Roman" w:hAnsi="Times New Roman" w:eastAsia="宋体" w:cs="Times New Roman"/>
                <w:kern w:val="2"/>
                <w:sz w:val="24"/>
                <w:szCs w:val="32"/>
                <w:vertAlign w:val="baseline"/>
                <w:lang w:val="en-US" w:eastAsia="zh-CN" w:bidi="ar-SA"/>
                <w:rPrChange w:id="7435" w:author="......" w:date="2024-05-07T14:48:58Z">
                  <w:rPr>
                    <w:ins w:id="7436" w:author="......" w:date="2024-05-06T23:17:42Z"/>
                    <w:rFonts w:hint="eastAsia" w:ascii="Times New Roman" w:hAnsi="Times New Roman" w:cs="Times New Roman" w:eastAsiaTheme="minorEastAsia"/>
                    <w:kern w:val="2"/>
                    <w:sz w:val="24"/>
                    <w:szCs w:val="32"/>
                    <w:vertAlign w:val="baseline"/>
                    <w:lang w:val="en-US" w:eastAsia="zh-CN" w:bidi="ar-SA"/>
                  </w:rPr>
                </w:rPrChange>
              </w:rPr>
            </w:pPr>
            <w:r>
              <w:rPr>
                <w:rFonts w:hint="default" w:ascii="Times New Roman" w:hAnsi="Times New Roman" w:eastAsia="宋体" w:cs="Times New Roman"/>
                <w:sz w:val="24"/>
                <w:szCs w:val="32"/>
                <w:lang w:val="en-US" w:eastAsia="zh-CN"/>
                <w:rPrChange w:id="7437" w:author="......" w:date="2024-05-07T14:48:58Z">
                  <w:rPr>
                    <w:rFonts w:hint="default" w:ascii="Times New Roman" w:hAnsi="Times New Roman" w:cs="Times New Roman"/>
                    <w:sz w:val="24"/>
                    <w:szCs w:val="32"/>
                    <w:lang w:val="en-US" w:eastAsia="zh-CN"/>
                  </w:rPr>
                </w:rPrChange>
              </w:rPr>
              <w:t>SF0</w:t>
            </w:r>
            <w:ins w:id="7438" w:author="......" w:date="2024-05-06T23:17:55Z">
              <w:r>
                <w:rPr>
                  <w:rFonts w:hint="default" w:ascii="Times New Roman" w:hAnsi="Times New Roman" w:eastAsia="宋体" w:cs="Times New Roman"/>
                  <w:sz w:val="24"/>
                  <w:szCs w:val="32"/>
                  <w:lang w:val="en-US" w:eastAsia="zh-CN"/>
                  <w:rPrChange w:id="7439" w:author="......" w:date="2024-05-07T14:48:58Z">
                    <w:rPr>
                      <w:rFonts w:hint="eastAsia" w:ascii="Times New Roman" w:hAnsi="Times New Roman" w:cs="Times New Roman"/>
                      <w:sz w:val="24"/>
                      <w:szCs w:val="32"/>
                      <w:lang w:val="en-US" w:eastAsia="zh-CN"/>
                    </w:rPr>
                  </w:rPrChange>
                </w:rPr>
                <w:t>4</w:t>
              </w:r>
            </w:ins>
            <w:del w:id="7441" w:author="......" w:date="2024-05-06T23:17:54Z">
              <w:r>
                <w:rPr>
                  <w:rFonts w:hint="default" w:ascii="Times New Roman" w:hAnsi="Times New Roman" w:eastAsia="宋体" w:cs="Times New Roman"/>
                  <w:sz w:val="24"/>
                  <w:szCs w:val="32"/>
                  <w:lang w:val="en-US" w:eastAsia="zh-CN"/>
                  <w:rPrChange w:id="7442" w:author="......" w:date="2024-05-07T14:48:58Z">
                    <w:rPr>
                      <w:rFonts w:hint="eastAsia" w:ascii="Times New Roman" w:hAnsi="Times New Roman" w:cs="Times New Roman"/>
                      <w:sz w:val="24"/>
                      <w:szCs w:val="32"/>
                      <w:lang w:val="en-US" w:eastAsia="zh-CN"/>
                    </w:rPr>
                  </w:rPrChange>
                </w:rPr>
                <w:delText>3</w:delText>
              </w:r>
            </w:del>
            <w:r>
              <w:rPr>
                <w:rFonts w:hint="default" w:ascii="Times New Roman" w:hAnsi="Times New Roman" w:eastAsia="宋体" w:cs="Times New Roman"/>
                <w:sz w:val="24"/>
                <w:szCs w:val="32"/>
                <w:lang w:val="en-US" w:eastAsia="zh-CN"/>
                <w:rPrChange w:id="7444" w:author="......" w:date="2024-05-07T14:48:58Z">
                  <w:rPr>
                    <w:rFonts w:hint="default" w:ascii="Times New Roman" w:hAnsi="Times New Roman" w:cs="Times New Roman"/>
                    <w:sz w:val="24"/>
                    <w:szCs w:val="32"/>
                    <w:lang w:val="en-US" w:eastAsia="zh-CN"/>
                  </w:rPr>
                </w:rPrChange>
              </w:rPr>
              <w:t>00</w:t>
            </w:r>
            <w:ins w:id="7445" w:author="......" w:date="2024-05-06T23:17:56Z">
              <w:r>
                <w:rPr>
                  <w:rFonts w:hint="default" w:ascii="Times New Roman" w:hAnsi="Times New Roman" w:eastAsia="宋体" w:cs="Times New Roman"/>
                  <w:sz w:val="24"/>
                  <w:szCs w:val="32"/>
                  <w:lang w:val="en-US" w:eastAsia="zh-CN"/>
                  <w:rPrChange w:id="7446" w:author="......" w:date="2024-05-07T14:48:58Z">
                    <w:rPr>
                      <w:rFonts w:hint="eastAsia" w:ascii="Times New Roman" w:hAnsi="Times New Roman" w:cs="Times New Roman"/>
                      <w:sz w:val="24"/>
                      <w:szCs w:val="32"/>
                      <w:lang w:val="en-US" w:eastAsia="zh-CN"/>
                    </w:rPr>
                  </w:rPrChange>
                </w:rPr>
                <w:t>2</w:t>
              </w:r>
            </w:ins>
            <w:del w:id="7448" w:author="......" w:date="2024-05-06T23:17:56Z">
              <w:r>
                <w:rPr>
                  <w:rFonts w:hint="default" w:ascii="Times New Roman" w:hAnsi="Times New Roman" w:eastAsia="宋体" w:cs="Times New Roman"/>
                  <w:sz w:val="24"/>
                  <w:szCs w:val="32"/>
                  <w:lang w:val="en-US" w:eastAsia="zh-CN"/>
                  <w:rPrChange w:id="7449" w:author="......" w:date="2024-05-07T14:48:58Z">
                    <w:rPr>
                      <w:rFonts w:hint="eastAsia" w:ascii="Times New Roman" w:hAnsi="Times New Roman" w:cs="Times New Roman"/>
                      <w:sz w:val="24"/>
                      <w:szCs w:val="32"/>
                      <w:lang w:val="en-US" w:eastAsia="zh-CN"/>
                    </w:rPr>
                  </w:rPrChange>
                </w:rPr>
                <w:delText>3</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7451" w:author="......" w:date="2024-05-06T23:14:14Z"/>
        </w:trPr>
        <w:tc>
          <w:tcPr>
            <w:tcW w:w="1692" w:type="dxa"/>
            <w:noWrap w:val="0"/>
            <w:vAlign w:val="top"/>
          </w:tcPr>
          <w:p>
            <w:pPr>
              <w:numPr>
                <w:ilvl w:val="0"/>
                <w:numId w:val="0"/>
              </w:numPr>
              <w:rPr>
                <w:ins w:id="7452" w:author="......" w:date="2024-05-06T23:14:14Z"/>
                <w:rFonts w:hint="default" w:ascii="Times New Roman" w:hAnsi="Times New Roman" w:eastAsia="宋体" w:cs="Times New Roman"/>
                <w:sz w:val="24"/>
                <w:szCs w:val="32"/>
                <w:vertAlign w:val="baseline"/>
                <w:lang w:val="en-US" w:eastAsia="zh-CN"/>
                <w:rPrChange w:id="7453" w:author="......" w:date="2024-05-07T14:48:58Z">
                  <w:rPr>
                    <w:ins w:id="7454" w:author="......" w:date="2024-05-06T23:14:14Z"/>
                    <w:rFonts w:hint="default"/>
                    <w:sz w:val="24"/>
                    <w:szCs w:val="32"/>
                    <w:vertAlign w:val="baseline"/>
                    <w:lang w:val="en-US" w:eastAsia="zh-CN"/>
                  </w:rPr>
                </w:rPrChange>
              </w:rPr>
            </w:pPr>
            <w:ins w:id="7455" w:author="......" w:date="2024-05-06T23:14:14Z">
              <w:r>
                <w:rPr>
                  <w:rFonts w:hint="default" w:ascii="Times New Roman" w:hAnsi="Times New Roman" w:eastAsia="宋体" w:cs="Times New Roman"/>
                  <w:sz w:val="24"/>
                  <w:szCs w:val="32"/>
                  <w:vertAlign w:val="baseline"/>
                  <w:lang w:val="en-US" w:eastAsia="zh-CN"/>
                  <w:rPrChange w:id="7456" w:author="......" w:date="2024-05-07T14:48:58Z">
                    <w:rPr>
                      <w:rFonts w:hint="eastAsia"/>
                      <w:sz w:val="24"/>
                      <w:szCs w:val="32"/>
                      <w:vertAlign w:val="baseline"/>
                      <w:lang w:val="en-US" w:eastAsia="zh-CN"/>
                    </w:rPr>
                  </w:rPrChange>
                </w:rPr>
                <w:t>主执行者</w:t>
              </w:r>
            </w:ins>
          </w:p>
        </w:tc>
        <w:tc>
          <w:tcPr>
            <w:tcW w:w="6830" w:type="dxa"/>
            <w:noWrap w:val="0"/>
            <w:vAlign w:val="top"/>
          </w:tcPr>
          <w:p>
            <w:pPr>
              <w:numPr>
                <w:ilvl w:val="0"/>
                <w:numId w:val="0"/>
              </w:numPr>
              <w:rPr>
                <w:ins w:id="7458" w:author="......" w:date="2024-05-06T23:14:14Z"/>
                <w:rFonts w:hint="default" w:ascii="Times New Roman" w:hAnsi="Times New Roman" w:eastAsia="宋体" w:cs="Times New Roman"/>
                <w:sz w:val="24"/>
                <w:szCs w:val="32"/>
                <w:vertAlign w:val="baseline"/>
                <w:lang w:val="en-US" w:eastAsia="zh-CN"/>
                <w:rPrChange w:id="7459" w:author="......" w:date="2024-05-07T14:48:58Z">
                  <w:rPr>
                    <w:ins w:id="7460" w:author="......" w:date="2024-05-06T23:14:14Z"/>
                    <w:rFonts w:hint="default"/>
                    <w:sz w:val="24"/>
                    <w:szCs w:val="32"/>
                    <w:vertAlign w:val="baseline"/>
                    <w:lang w:val="en-US" w:eastAsia="zh-CN"/>
                  </w:rPr>
                </w:rPrChange>
              </w:rPr>
            </w:pPr>
            <w:ins w:id="7461" w:author="......" w:date="2024-05-06T23:14:14Z">
              <w:r>
                <w:rPr>
                  <w:rFonts w:hint="default" w:ascii="Times New Roman" w:hAnsi="Times New Roman" w:eastAsia="宋体" w:cs="Times New Roman"/>
                  <w:sz w:val="24"/>
                  <w:szCs w:val="32"/>
                  <w:vertAlign w:val="baseline"/>
                  <w:lang w:val="en-US" w:eastAsia="zh-CN"/>
                  <w:rPrChange w:id="7462" w:author="......" w:date="2024-05-07T14:48:58Z">
                    <w:rPr>
                      <w:rFonts w:hint="eastAsia"/>
                      <w:sz w:val="24"/>
                      <w:szCs w:val="32"/>
                      <w:vertAlign w:val="baseline"/>
                      <w:lang w:val="en-US" w:eastAsia="zh-CN"/>
                    </w:rPr>
                  </w:rPrChange>
                </w:rPr>
                <w:t>技术总工和</w:t>
              </w:r>
            </w:ins>
            <w:ins w:id="7464" w:author="......" w:date="2024-05-06T23:14:14Z">
              <w:r>
                <w:rPr>
                  <w:rFonts w:hint="default" w:ascii="Times New Roman" w:hAnsi="Times New Roman" w:eastAsia="宋体" w:cs="Times New Roman"/>
                  <w:sz w:val="24"/>
                  <w:szCs w:val="32"/>
                  <w:vertAlign w:val="baseline"/>
                  <w:lang w:val="en-US" w:eastAsia="zh-CN"/>
                  <w:rPrChange w:id="7465" w:author="......" w:date="2024-05-07T14:48:58Z">
                    <w:rPr>
                      <w:rFonts w:hint="eastAsia" w:ascii="Calibri" w:hAnsi="Calibri" w:eastAsia="宋体" w:cs="Times New Roman"/>
                      <w:sz w:val="24"/>
                      <w:szCs w:val="32"/>
                      <w:vertAlign w:val="baseline"/>
                      <w:lang w:val="en-US" w:eastAsia="zh-CN"/>
                    </w:rPr>
                  </w:rPrChange>
                </w:rPr>
                <w:t>工程质量管理</w:t>
              </w:r>
            </w:ins>
            <w:ins w:id="7467" w:author="......" w:date="2024-05-06T23:14:14Z">
              <w:r>
                <w:rPr>
                  <w:rFonts w:hint="default" w:ascii="Times New Roman" w:hAnsi="Times New Roman" w:eastAsia="宋体" w:cs="Times New Roman"/>
                  <w:sz w:val="24"/>
                  <w:szCs w:val="32"/>
                  <w:vertAlign w:val="baseline"/>
                  <w:lang w:val="en-US" w:eastAsia="zh-CN"/>
                  <w:rPrChange w:id="7468" w:author="......" w:date="2024-05-07T14:48:58Z">
                    <w:rPr>
                      <w:rFonts w:hint="eastAsia" w:cs="Times New Roman"/>
                      <w:sz w:val="24"/>
                      <w:szCs w:val="32"/>
                      <w:vertAlign w:val="baseline"/>
                      <w:lang w:val="en-US" w:eastAsia="zh-CN"/>
                    </w:rPr>
                  </w:rPrChange>
                </w:rPr>
                <w:t>人员</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7470" w:author="......" w:date="2024-05-06T23:14:14Z"/>
        </w:trPr>
        <w:tc>
          <w:tcPr>
            <w:tcW w:w="1692" w:type="dxa"/>
            <w:noWrap w:val="0"/>
            <w:vAlign w:val="top"/>
          </w:tcPr>
          <w:p>
            <w:pPr>
              <w:numPr>
                <w:ilvl w:val="0"/>
                <w:numId w:val="0"/>
              </w:numPr>
              <w:ind w:left="0" w:leftChars="0" w:firstLine="0" w:firstLineChars="0"/>
              <w:rPr>
                <w:ins w:id="7471" w:author="......" w:date="2024-05-06T23:14:14Z"/>
                <w:rFonts w:hint="default" w:ascii="Times New Roman" w:hAnsi="Times New Roman" w:eastAsia="宋体" w:cs="Times New Roman"/>
                <w:sz w:val="24"/>
                <w:szCs w:val="32"/>
                <w:vertAlign w:val="baseline"/>
                <w:lang w:val="en-US" w:eastAsia="zh-CN"/>
                <w:rPrChange w:id="7472" w:author="......" w:date="2024-05-07T14:48:58Z">
                  <w:rPr>
                    <w:ins w:id="7473" w:author="......" w:date="2024-05-06T23:14:14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474" w:author="......" w:date="2024-05-07T14:48:58Z">
                  <w:rPr>
                    <w:rFonts w:hint="eastAsia"/>
                    <w:sz w:val="24"/>
                    <w:szCs w:val="32"/>
                    <w:vertAlign w:val="baseline"/>
                    <w:lang w:val="en-US" w:eastAsia="zh-CN"/>
                  </w:rPr>
                </w:rPrChange>
              </w:rPr>
              <w:t>目标</w:t>
            </w:r>
          </w:p>
        </w:tc>
        <w:tc>
          <w:tcPr>
            <w:tcW w:w="6830" w:type="dxa"/>
            <w:noWrap w:val="0"/>
            <w:vAlign w:val="top"/>
          </w:tcPr>
          <w:p>
            <w:pPr>
              <w:numPr>
                <w:ilvl w:val="0"/>
                <w:numId w:val="0"/>
              </w:numPr>
              <w:ind w:left="0" w:leftChars="0" w:firstLine="0" w:firstLineChars="0"/>
              <w:rPr>
                <w:ins w:id="7475" w:author="......" w:date="2024-05-06T23:14:14Z"/>
                <w:rFonts w:hint="default" w:ascii="Times New Roman" w:hAnsi="Times New Roman" w:eastAsia="宋体" w:cs="Times New Roman"/>
                <w:sz w:val="24"/>
                <w:szCs w:val="32"/>
                <w:vertAlign w:val="baseline"/>
                <w:lang w:val="en-US" w:eastAsia="zh-CN"/>
                <w:rPrChange w:id="7476" w:author="......" w:date="2024-05-07T14:48:58Z">
                  <w:rPr>
                    <w:ins w:id="7477" w:author="......" w:date="2024-05-06T23:14:14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478" w:author="......" w:date="2024-05-07T14:48:58Z">
                  <w:rPr>
                    <w:rFonts w:hint="eastAsia"/>
                    <w:sz w:val="24"/>
                    <w:szCs w:val="32"/>
                    <w:vertAlign w:val="baseline"/>
                    <w:lang w:val="en-US" w:eastAsia="zh-CN"/>
                  </w:rPr>
                </w:rPrChange>
              </w:rPr>
              <w:t>允许用户跟踪项目成本，与预算比较，及时调整以避免超支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7479" w:author="......" w:date="2024-05-06T23:14:14Z"/>
        </w:trPr>
        <w:tc>
          <w:tcPr>
            <w:tcW w:w="1692" w:type="dxa"/>
            <w:noWrap w:val="0"/>
            <w:vAlign w:val="top"/>
          </w:tcPr>
          <w:p>
            <w:pPr>
              <w:numPr>
                <w:ilvl w:val="0"/>
                <w:numId w:val="0"/>
              </w:numPr>
              <w:ind w:left="0" w:leftChars="0" w:firstLine="0" w:firstLineChars="0"/>
              <w:rPr>
                <w:ins w:id="7480" w:author="......" w:date="2024-05-06T23:14:14Z"/>
                <w:rFonts w:hint="default" w:ascii="Times New Roman" w:hAnsi="Times New Roman" w:eastAsia="宋体" w:cs="Times New Roman"/>
                <w:sz w:val="24"/>
                <w:szCs w:val="32"/>
                <w:vertAlign w:val="baseline"/>
                <w:lang w:val="en-US" w:eastAsia="zh-CN"/>
                <w:rPrChange w:id="7481" w:author="......" w:date="2024-05-07T14:48:58Z">
                  <w:rPr>
                    <w:ins w:id="7482" w:author="......" w:date="2024-05-06T23:14:14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483" w:author="......" w:date="2024-05-07T14:48:58Z">
                  <w:rPr>
                    <w:rFonts w:hint="eastAsia"/>
                    <w:sz w:val="24"/>
                    <w:szCs w:val="32"/>
                    <w:vertAlign w:val="baseline"/>
                    <w:lang w:val="en-US" w:eastAsia="zh-CN"/>
                  </w:rPr>
                </w:rPrChange>
              </w:rPr>
              <w:t>前提条件</w:t>
            </w:r>
          </w:p>
        </w:tc>
        <w:tc>
          <w:tcPr>
            <w:tcW w:w="6830" w:type="dxa"/>
            <w:noWrap w:val="0"/>
            <w:vAlign w:val="top"/>
          </w:tcPr>
          <w:p>
            <w:pPr>
              <w:numPr>
                <w:ilvl w:val="0"/>
                <w:numId w:val="0"/>
              </w:numPr>
              <w:ind w:left="0" w:leftChars="0" w:firstLine="0" w:firstLineChars="0"/>
              <w:rPr>
                <w:ins w:id="7484" w:author="......" w:date="2024-05-06T23:14:14Z"/>
                <w:rFonts w:hint="default" w:ascii="Times New Roman" w:hAnsi="Times New Roman" w:eastAsia="宋体" w:cs="Times New Roman"/>
                <w:sz w:val="24"/>
                <w:szCs w:val="32"/>
                <w:vertAlign w:val="baseline"/>
                <w:lang w:val="en-US" w:eastAsia="zh-CN"/>
                <w:rPrChange w:id="7485" w:author="......" w:date="2024-05-07T14:48:58Z">
                  <w:rPr>
                    <w:ins w:id="7486" w:author="......" w:date="2024-05-06T23:14:14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487" w:author="......" w:date="2024-05-07T14:48:58Z">
                  <w:rPr>
                    <w:rFonts w:hint="eastAsia"/>
                    <w:sz w:val="24"/>
                    <w:szCs w:val="32"/>
                    <w:vertAlign w:val="baseline"/>
                    <w:lang w:val="en-US" w:eastAsia="zh-CN"/>
                  </w:rPr>
                </w:rPrChange>
              </w:rPr>
              <w:t>执行者已登录并且账号身份为技术总工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7488" w:author="......" w:date="2024-05-06T23:14:14Z"/>
        </w:trPr>
        <w:tc>
          <w:tcPr>
            <w:tcW w:w="1692" w:type="dxa"/>
            <w:noWrap w:val="0"/>
            <w:vAlign w:val="top"/>
          </w:tcPr>
          <w:p>
            <w:pPr>
              <w:numPr>
                <w:ilvl w:val="0"/>
                <w:numId w:val="0"/>
              </w:numPr>
              <w:ind w:left="0" w:leftChars="0" w:firstLine="0" w:firstLineChars="0"/>
              <w:rPr>
                <w:ins w:id="7489" w:author="......" w:date="2024-05-06T23:14:14Z"/>
                <w:rFonts w:hint="default" w:ascii="Times New Roman" w:hAnsi="Times New Roman" w:eastAsia="宋体" w:cs="Times New Roman"/>
                <w:sz w:val="24"/>
                <w:szCs w:val="32"/>
                <w:vertAlign w:val="baseline"/>
                <w:lang w:val="en-US" w:eastAsia="zh-CN"/>
                <w:rPrChange w:id="7490" w:author="......" w:date="2024-05-07T14:48:58Z">
                  <w:rPr>
                    <w:ins w:id="7491" w:author="......" w:date="2024-05-06T23:14:14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492" w:author="......" w:date="2024-05-07T14:48:58Z">
                  <w:rPr>
                    <w:rFonts w:hint="eastAsia"/>
                    <w:sz w:val="24"/>
                    <w:szCs w:val="32"/>
                    <w:vertAlign w:val="baseline"/>
                    <w:lang w:val="en-US" w:eastAsia="zh-CN"/>
                  </w:rPr>
                </w:rPrChange>
              </w:rPr>
              <w:t>触发事件</w:t>
            </w:r>
          </w:p>
        </w:tc>
        <w:tc>
          <w:tcPr>
            <w:tcW w:w="6830" w:type="dxa"/>
            <w:noWrap w:val="0"/>
            <w:vAlign w:val="top"/>
          </w:tcPr>
          <w:p>
            <w:pPr>
              <w:numPr>
                <w:ilvl w:val="0"/>
                <w:numId w:val="0"/>
              </w:numPr>
              <w:ind w:left="0" w:leftChars="0" w:firstLine="0" w:firstLineChars="0"/>
              <w:rPr>
                <w:ins w:id="7493" w:author="......" w:date="2024-05-06T23:14:14Z"/>
                <w:rFonts w:hint="default" w:ascii="Times New Roman" w:hAnsi="Times New Roman" w:eastAsia="宋体" w:cs="Times New Roman"/>
                <w:sz w:val="24"/>
                <w:szCs w:val="32"/>
                <w:vertAlign w:val="baseline"/>
                <w:lang w:val="en-US" w:eastAsia="zh-CN"/>
                <w:rPrChange w:id="7494" w:author="......" w:date="2024-05-07T14:48:58Z">
                  <w:rPr>
                    <w:ins w:id="7495" w:author="......" w:date="2024-05-06T23:14:14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496" w:author="......" w:date="2024-05-07T14:48:58Z">
                  <w:rPr>
                    <w:rFonts w:hint="eastAsia"/>
                    <w:sz w:val="24"/>
                    <w:szCs w:val="32"/>
                    <w:vertAlign w:val="baseline"/>
                    <w:lang w:val="en-US" w:eastAsia="zh-CN"/>
                  </w:rPr>
                </w:rPrChange>
              </w:rPr>
              <w:t>在质量管理界面，用户点击“上传质量”按键，并在界面中输入项目质量相关信息，最后点击“保存”按键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7497" w:author="......" w:date="2024-05-06T23:14:14Z"/>
        </w:trPr>
        <w:tc>
          <w:tcPr>
            <w:tcW w:w="1692" w:type="dxa"/>
            <w:noWrap w:val="0"/>
            <w:vAlign w:val="top"/>
          </w:tcPr>
          <w:p>
            <w:pPr>
              <w:numPr>
                <w:ilvl w:val="0"/>
                <w:numId w:val="0"/>
              </w:numPr>
              <w:ind w:left="0" w:leftChars="0" w:firstLine="0" w:firstLineChars="0"/>
              <w:rPr>
                <w:ins w:id="7498" w:author="......" w:date="2024-05-06T23:14:14Z"/>
                <w:rFonts w:hint="default" w:ascii="Times New Roman" w:hAnsi="Times New Roman" w:eastAsia="宋体" w:cs="Times New Roman"/>
                <w:sz w:val="24"/>
                <w:szCs w:val="32"/>
                <w:vertAlign w:val="baseline"/>
                <w:lang w:val="en-US" w:eastAsia="zh-CN"/>
                <w:rPrChange w:id="7499" w:author="......" w:date="2024-05-07T14:48:58Z">
                  <w:rPr>
                    <w:ins w:id="7500" w:author="......" w:date="2024-05-06T23:14:14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501" w:author="......" w:date="2024-05-07T14:48:58Z">
                  <w:rPr>
                    <w:rFonts w:hint="eastAsia"/>
                    <w:sz w:val="24"/>
                    <w:szCs w:val="32"/>
                    <w:vertAlign w:val="baseline"/>
                    <w:lang w:val="en-US" w:eastAsia="zh-CN"/>
                  </w:rPr>
                </w:rPrChange>
              </w:rPr>
              <w:t>基本事件流</w:t>
            </w:r>
          </w:p>
        </w:tc>
        <w:tc>
          <w:tcPr>
            <w:tcW w:w="6830" w:type="dxa"/>
            <w:noWrap w:val="0"/>
            <w:vAlign w:val="top"/>
          </w:tcPr>
          <w:p>
            <w:pPr>
              <w:numPr>
                <w:ilvl w:val="0"/>
                <w:numId w:val="44"/>
              </w:numPr>
              <w:rPr>
                <w:rFonts w:hint="default" w:ascii="Times New Roman" w:hAnsi="Times New Roman" w:eastAsia="宋体" w:cs="Times New Roman"/>
                <w:sz w:val="24"/>
                <w:szCs w:val="32"/>
                <w:vertAlign w:val="baseline"/>
                <w:lang w:val="en-US" w:eastAsia="zh-CN"/>
                <w:rPrChange w:id="7502" w:author="......" w:date="2024-05-07T14:48:58Z">
                  <w:rPr>
                    <w:rFonts w:hint="eastAsia"/>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503" w:author="......" w:date="2024-05-07T14:48:58Z">
                  <w:rPr>
                    <w:rFonts w:hint="eastAsia"/>
                    <w:sz w:val="24"/>
                    <w:szCs w:val="32"/>
                    <w:vertAlign w:val="baseline"/>
                    <w:lang w:val="en-US" w:eastAsia="zh-CN"/>
                  </w:rPr>
                </w:rPrChange>
              </w:rPr>
              <w:t>用户点击“上传质量”按键；</w:t>
            </w:r>
          </w:p>
          <w:p>
            <w:pPr>
              <w:numPr>
                <w:ilvl w:val="0"/>
                <w:numId w:val="44"/>
              </w:numPr>
              <w:rPr>
                <w:rFonts w:hint="default" w:ascii="Times New Roman" w:hAnsi="Times New Roman" w:eastAsia="宋体" w:cs="Times New Roman"/>
                <w:sz w:val="24"/>
                <w:szCs w:val="32"/>
                <w:vertAlign w:val="baseline"/>
                <w:lang w:val="en-US" w:eastAsia="zh-CN"/>
                <w:rPrChange w:id="7504" w:author="......" w:date="2024-05-07T14:48:58Z">
                  <w:rPr>
                    <w:rFonts w:hint="eastAsia"/>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505" w:author="......" w:date="2024-05-07T14:48:58Z">
                  <w:rPr>
                    <w:rFonts w:hint="eastAsia"/>
                    <w:sz w:val="24"/>
                    <w:szCs w:val="32"/>
                    <w:vertAlign w:val="baseline"/>
                    <w:lang w:val="en-US" w:eastAsia="zh-CN"/>
                  </w:rPr>
                </w:rPrChange>
              </w:rPr>
              <w:t>系统弹出项目列表和创建项目按键；</w:t>
            </w:r>
          </w:p>
          <w:p>
            <w:pPr>
              <w:numPr>
                <w:ilvl w:val="0"/>
                <w:numId w:val="44"/>
              </w:numPr>
              <w:rPr>
                <w:rFonts w:hint="default" w:ascii="Times New Roman" w:hAnsi="Times New Roman" w:eastAsia="宋体" w:cs="Times New Roman"/>
                <w:sz w:val="24"/>
                <w:szCs w:val="32"/>
                <w:vertAlign w:val="baseline"/>
                <w:lang w:val="en-US" w:eastAsia="zh-CN"/>
                <w:rPrChange w:id="7506" w:author="......" w:date="2024-05-07T14:48:58Z">
                  <w:rPr>
                    <w:rFonts w:hint="eastAsia"/>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507" w:author="......" w:date="2024-05-07T14:48:58Z">
                  <w:rPr>
                    <w:rFonts w:hint="eastAsia"/>
                    <w:sz w:val="24"/>
                    <w:szCs w:val="32"/>
                    <w:vertAlign w:val="baseline"/>
                    <w:lang w:val="en-US" w:eastAsia="zh-CN"/>
                  </w:rPr>
                </w:rPrChange>
              </w:rPr>
              <w:t>用户在界面点击要上传的项目进行上传成本信息，若项目未创建，可以点击“新建项目并上传”按键新建项目并且上传成本信息，新建的项目存入数据库并显示在项目列表中；</w:t>
            </w:r>
          </w:p>
          <w:p>
            <w:pPr>
              <w:numPr>
                <w:ilvl w:val="0"/>
                <w:numId w:val="44"/>
              </w:numPr>
              <w:rPr>
                <w:rFonts w:hint="default" w:ascii="Times New Roman" w:hAnsi="Times New Roman" w:eastAsia="宋体" w:cs="Times New Roman"/>
                <w:sz w:val="24"/>
                <w:szCs w:val="32"/>
                <w:vertAlign w:val="baseline"/>
                <w:lang w:val="en-US" w:eastAsia="zh-CN"/>
                <w:rPrChange w:id="7508" w:author="......" w:date="2024-05-07T14:48:58Z">
                  <w:rPr>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509" w:author="......" w:date="2024-05-07T14:48:58Z">
                  <w:rPr>
                    <w:rFonts w:hint="eastAsia"/>
                    <w:sz w:val="24"/>
                    <w:szCs w:val="32"/>
                    <w:vertAlign w:val="baseline"/>
                    <w:lang w:val="en-US" w:eastAsia="zh-CN"/>
                  </w:rPr>
                </w:rPrChange>
              </w:rPr>
              <w:t>系统弹出项目质量编辑界面；</w:t>
            </w:r>
          </w:p>
          <w:p>
            <w:pPr>
              <w:numPr>
                <w:ilvl w:val="0"/>
                <w:numId w:val="44"/>
              </w:numPr>
              <w:rPr>
                <w:rFonts w:hint="default" w:ascii="Times New Roman" w:hAnsi="Times New Roman" w:eastAsia="宋体" w:cs="Times New Roman"/>
                <w:sz w:val="24"/>
                <w:szCs w:val="32"/>
                <w:vertAlign w:val="baseline"/>
                <w:lang w:val="en-US" w:eastAsia="zh-CN"/>
                <w:rPrChange w:id="7510" w:author="......" w:date="2024-05-07T14:48:58Z">
                  <w:rPr>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511" w:author="......" w:date="2024-05-07T14:48:58Z">
                  <w:rPr>
                    <w:rFonts w:hint="eastAsia"/>
                    <w:sz w:val="24"/>
                    <w:szCs w:val="32"/>
                    <w:vertAlign w:val="baseline"/>
                    <w:lang w:val="en-US" w:eastAsia="zh-CN"/>
                  </w:rPr>
                </w:rPrChange>
              </w:rPr>
              <w:t>用户在界面中输入项目</w:t>
            </w:r>
            <w:r>
              <w:rPr>
                <w:rFonts w:hint="default" w:ascii="Times New Roman" w:hAnsi="Times New Roman" w:eastAsia="宋体" w:cs="Times New Roman"/>
                <w:sz w:val="24"/>
                <w:szCs w:val="32"/>
                <w:lang w:val="en-US" w:eastAsia="zh-CN"/>
                <w:rPrChange w:id="7512" w:author="......" w:date="2024-05-07T14:48:58Z">
                  <w:rPr>
                    <w:rFonts w:hint="eastAsia"/>
                    <w:sz w:val="24"/>
                    <w:szCs w:val="32"/>
                    <w:lang w:val="en-US" w:eastAsia="zh-CN"/>
                  </w:rPr>
                </w:rPrChange>
              </w:rPr>
              <w:t>的名称、上报时间、上报地点、上报人员</w:t>
            </w:r>
            <w:r>
              <w:rPr>
                <w:rFonts w:hint="default" w:ascii="Times New Roman" w:hAnsi="Times New Roman" w:eastAsia="宋体" w:cs="Times New Roman"/>
                <w:sz w:val="24"/>
                <w:szCs w:val="32"/>
                <w:vertAlign w:val="baseline"/>
                <w:lang w:val="en-US" w:eastAsia="zh-CN"/>
                <w:rPrChange w:id="7513" w:author="......" w:date="2024-05-07T14:48:58Z">
                  <w:rPr>
                    <w:rFonts w:hint="default" w:ascii="Calibri" w:hAnsi="Calibri" w:eastAsia="宋体" w:cs="Times New Roman"/>
                    <w:sz w:val="24"/>
                    <w:szCs w:val="32"/>
                    <w:vertAlign w:val="baseline"/>
                    <w:lang w:val="en-US" w:eastAsia="zh-CN"/>
                  </w:rPr>
                </w:rPrChange>
              </w:rPr>
              <w:t>编制质量计划</w:t>
            </w:r>
            <w:r>
              <w:rPr>
                <w:rFonts w:hint="default" w:ascii="Times New Roman" w:hAnsi="Times New Roman" w:eastAsia="宋体" w:cs="Times New Roman"/>
                <w:sz w:val="24"/>
                <w:szCs w:val="32"/>
                <w:vertAlign w:val="baseline"/>
                <w:lang w:val="en-US" w:eastAsia="zh-CN"/>
                <w:rPrChange w:id="7514" w:author="......" w:date="2024-05-07T14:48:58Z">
                  <w:rPr>
                    <w:rFonts w:hint="eastAsia" w:ascii="Calibri" w:hAnsi="Calibri" w:eastAsia="宋体" w:cs="Times New Roman"/>
                    <w:sz w:val="24"/>
                    <w:szCs w:val="32"/>
                    <w:vertAlign w:val="baseline"/>
                    <w:lang w:val="en-US" w:eastAsia="zh-CN"/>
                  </w:rPr>
                </w:rPrChange>
              </w:rPr>
              <w:t>和</w:t>
            </w:r>
            <w:r>
              <w:rPr>
                <w:rFonts w:hint="default" w:ascii="Times New Roman" w:hAnsi="Times New Roman" w:eastAsia="宋体" w:cs="Times New Roman"/>
                <w:sz w:val="24"/>
                <w:szCs w:val="32"/>
                <w:vertAlign w:val="baseline"/>
                <w:lang w:val="en-US" w:eastAsia="zh-CN"/>
                <w:rPrChange w:id="7515" w:author="......" w:date="2024-05-07T14:48:58Z">
                  <w:rPr>
                    <w:rFonts w:hint="default" w:ascii="Calibri" w:hAnsi="Calibri" w:eastAsia="宋体" w:cs="Times New Roman"/>
                    <w:sz w:val="24"/>
                    <w:szCs w:val="32"/>
                    <w:vertAlign w:val="baseline"/>
                    <w:lang w:val="en-US" w:eastAsia="zh-CN"/>
                  </w:rPr>
                </w:rPrChange>
              </w:rPr>
              <w:t>实施</w:t>
            </w:r>
            <w:r>
              <w:rPr>
                <w:rFonts w:hint="default" w:ascii="Times New Roman" w:hAnsi="Times New Roman" w:eastAsia="宋体" w:cs="Times New Roman"/>
                <w:sz w:val="24"/>
                <w:szCs w:val="32"/>
                <w:vertAlign w:val="baseline"/>
                <w:lang w:val="en-US" w:eastAsia="zh-CN"/>
                <w:rPrChange w:id="7516" w:author="......" w:date="2024-05-07T14:48:58Z">
                  <w:rPr>
                    <w:rFonts w:hint="eastAsia" w:ascii="Calibri" w:hAnsi="Calibri" w:eastAsia="宋体" w:cs="Times New Roman"/>
                    <w:sz w:val="24"/>
                    <w:szCs w:val="32"/>
                    <w:vertAlign w:val="baseline"/>
                    <w:lang w:val="en-US" w:eastAsia="zh-CN"/>
                  </w:rPr>
                </w:rPrChange>
              </w:rPr>
              <w:t>情况</w:t>
            </w:r>
            <w:r>
              <w:rPr>
                <w:rFonts w:hint="default" w:ascii="Times New Roman" w:hAnsi="Times New Roman" w:eastAsia="宋体" w:cs="Times New Roman"/>
                <w:sz w:val="24"/>
                <w:szCs w:val="32"/>
                <w:vertAlign w:val="baseline"/>
                <w:lang w:val="en-US" w:eastAsia="zh-CN"/>
                <w:rPrChange w:id="7517" w:author="......" w:date="2024-05-07T14:48:58Z">
                  <w:rPr>
                    <w:rFonts w:hint="eastAsia" w:cs="Times New Roman"/>
                    <w:sz w:val="24"/>
                    <w:szCs w:val="32"/>
                    <w:vertAlign w:val="baseline"/>
                    <w:lang w:val="en-US" w:eastAsia="zh-CN"/>
                  </w:rPr>
                </w:rPrChange>
              </w:rPr>
              <w:t>，</w:t>
            </w:r>
            <w:r>
              <w:rPr>
                <w:rFonts w:hint="default" w:ascii="Times New Roman" w:hAnsi="Times New Roman" w:eastAsia="宋体" w:cs="Times New Roman"/>
                <w:sz w:val="24"/>
                <w:szCs w:val="32"/>
                <w:vertAlign w:val="baseline"/>
                <w:lang w:val="en-US" w:eastAsia="zh-CN"/>
                <w:rPrChange w:id="7518" w:author="......" w:date="2024-05-07T14:48:58Z">
                  <w:rPr>
                    <w:rFonts w:hint="default" w:ascii="Calibri" w:hAnsi="Calibri" w:eastAsia="宋体" w:cs="Times New Roman"/>
                    <w:sz w:val="24"/>
                    <w:szCs w:val="32"/>
                    <w:vertAlign w:val="baseline"/>
                    <w:lang w:val="en-US" w:eastAsia="zh-CN"/>
                  </w:rPr>
                </w:rPrChange>
              </w:rPr>
              <w:t>施工过程的质量检查</w:t>
            </w:r>
            <w:r>
              <w:rPr>
                <w:rFonts w:hint="default" w:ascii="Times New Roman" w:hAnsi="Times New Roman" w:eastAsia="宋体" w:cs="Times New Roman"/>
                <w:sz w:val="24"/>
                <w:szCs w:val="32"/>
                <w:vertAlign w:val="baseline"/>
                <w:lang w:val="en-US" w:eastAsia="zh-CN"/>
                <w:rPrChange w:id="7519" w:author="......" w:date="2024-05-07T14:48:58Z">
                  <w:rPr>
                    <w:rFonts w:hint="eastAsia" w:ascii="Calibri" w:hAnsi="Calibri" w:eastAsia="宋体" w:cs="Times New Roman"/>
                    <w:sz w:val="24"/>
                    <w:szCs w:val="32"/>
                    <w:vertAlign w:val="baseline"/>
                    <w:lang w:val="en-US" w:eastAsia="zh-CN"/>
                  </w:rPr>
                </w:rPrChange>
              </w:rPr>
              <w:t>情况</w:t>
            </w:r>
            <w:r>
              <w:rPr>
                <w:rFonts w:hint="default" w:ascii="Times New Roman" w:hAnsi="Times New Roman" w:eastAsia="宋体" w:cs="Times New Roman"/>
                <w:sz w:val="24"/>
                <w:szCs w:val="32"/>
                <w:vertAlign w:val="baseline"/>
                <w:lang w:val="en-US" w:eastAsia="zh-CN"/>
                <w:rPrChange w:id="7520" w:author="......" w:date="2024-05-07T14:48:58Z">
                  <w:rPr>
                    <w:rFonts w:hint="default" w:ascii="Calibri" w:hAnsi="Calibri" w:eastAsia="宋体" w:cs="Times New Roman"/>
                    <w:sz w:val="24"/>
                    <w:szCs w:val="32"/>
                    <w:vertAlign w:val="baseline"/>
                    <w:lang w:val="en-US" w:eastAsia="zh-CN"/>
                  </w:rPr>
                </w:rPrChange>
              </w:rPr>
              <w:t>,分项工程质量检验评定(自检),质量报表,指导班组质量自检、互检、交接工作</w:t>
            </w:r>
            <w:r>
              <w:rPr>
                <w:rFonts w:hint="default" w:ascii="Times New Roman" w:hAnsi="Times New Roman" w:eastAsia="宋体" w:cs="Times New Roman"/>
                <w:sz w:val="24"/>
                <w:szCs w:val="32"/>
                <w:vertAlign w:val="baseline"/>
                <w:lang w:val="en-US" w:eastAsia="zh-CN"/>
                <w:rPrChange w:id="7521" w:author="......" w:date="2024-05-07T14:48:58Z">
                  <w:rPr>
                    <w:rFonts w:hint="eastAsia" w:ascii="Calibri" w:hAnsi="Calibri" w:eastAsia="宋体" w:cs="Times New Roman"/>
                    <w:sz w:val="24"/>
                    <w:szCs w:val="32"/>
                    <w:vertAlign w:val="baseline"/>
                    <w:lang w:val="en-US" w:eastAsia="zh-CN"/>
                  </w:rPr>
                </w:rPrChange>
              </w:rPr>
              <w:t>情况</w:t>
            </w:r>
            <w:r>
              <w:rPr>
                <w:rFonts w:hint="default" w:ascii="Times New Roman" w:hAnsi="Times New Roman" w:eastAsia="宋体" w:cs="Times New Roman"/>
                <w:sz w:val="24"/>
                <w:szCs w:val="32"/>
                <w:vertAlign w:val="baseline"/>
                <w:lang w:val="en-US" w:eastAsia="zh-CN"/>
                <w:rPrChange w:id="7522" w:author="......" w:date="2024-05-07T14:48:58Z">
                  <w:rPr>
                    <w:rFonts w:hint="eastAsia" w:cs="Times New Roman"/>
                    <w:sz w:val="24"/>
                    <w:szCs w:val="32"/>
                    <w:vertAlign w:val="baseline"/>
                    <w:lang w:val="en-US" w:eastAsia="zh-CN"/>
                  </w:rPr>
                </w:rPrChange>
              </w:rPr>
              <w:t>。</w:t>
            </w:r>
            <w:r>
              <w:rPr>
                <w:rFonts w:hint="default" w:ascii="Times New Roman" w:hAnsi="Times New Roman" w:eastAsia="宋体" w:cs="Times New Roman"/>
                <w:sz w:val="24"/>
                <w:szCs w:val="32"/>
                <w:vertAlign w:val="baseline"/>
                <w:lang w:val="en-US" w:eastAsia="zh-CN"/>
                <w:rPrChange w:id="7523" w:author="......" w:date="2024-05-07T14:48:58Z">
                  <w:rPr>
                    <w:rFonts w:hint="default" w:ascii="Calibri" w:hAnsi="Calibri" w:eastAsia="宋体" w:cs="Times New Roman"/>
                    <w:sz w:val="24"/>
                    <w:szCs w:val="32"/>
                    <w:vertAlign w:val="baseline"/>
                    <w:lang w:val="en-US" w:eastAsia="zh-CN"/>
                  </w:rPr>
                </w:rPrChange>
              </w:rPr>
              <w:t>来自驻地监理工程师的各种质量</w:t>
            </w:r>
            <w:r>
              <w:rPr>
                <w:rFonts w:hint="default" w:ascii="Times New Roman" w:hAnsi="Times New Roman" w:eastAsia="宋体" w:cs="Times New Roman"/>
                <w:sz w:val="24"/>
                <w:szCs w:val="32"/>
                <w:vertAlign w:val="baseline"/>
                <w:lang w:val="en-US" w:eastAsia="zh-CN"/>
                <w:rPrChange w:id="7524" w:author="......" w:date="2024-05-07T14:48:58Z">
                  <w:rPr>
                    <w:rFonts w:hint="eastAsia" w:cs="Times New Roman"/>
                    <w:sz w:val="24"/>
                    <w:szCs w:val="32"/>
                    <w:vertAlign w:val="baseline"/>
                    <w:lang w:val="en-US" w:eastAsia="zh-CN"/>
                  </w:rPr>
                </w:rPrChange>
              </w:rPr>
              <w:t>检查验收</w:t>
            </w:r>
            <w:r>
              <w:rPr>
                <w:rFonts w:hint="default" w:ascii="Times New Roman" w:hAnsi="Times New Roman" w:eastAsia="宋体" w:cs="Times New Roman"/>
                <w:sz w:val="24"/>
                <w:szCs w:val="32"/>
                <w:vertAlign w:val="baseline"/>
                <w:lang w:val="en-US" w:eastAsia="zh-CN"/>
                <w:rPrChange w:id="7525" w:author="......" w:date="2024-05-07T14:48:58Z">
                  <w:rPr>
                    <w:rFonts w:hint="eastAsia"/>
                    <w:sz w:val="24"/>
                    <w:szCs w:val="32"/>
                    <w:vertAlign w:val="baseline"/>
                    <w:lang w:val="en-US" w:eastAsia="zh-CN"/>
                  </w:rPr>
                </w:rPrChange>
              </w:rPr>
              <w:t>等信息，也可以附上图片等附件；</w:t>
            </w:r>
          </w:p>
          <w:p>
            <w:pPr>
              <w:numPr>
                <w:ilvl w:val="0"/>
                <w:numId w:val="44"/>
              </w:numPr>
              <w:rPr>
                <w:rFonts w:hint="default" w:ascii="Times New Roman" w:hAnsi="Times New Roman" w:eastAsia="宋体" w:cs="Times New Roman"/>
                <w:sz w:val="24"/>
                <w:szCs w:val="32"/>
                <w:vertAlign w:val="baseline"/>
                <w:lang w:val="en-US" w:eastAsia="zh-CN"/>
                <w:rPrChange w:id="7526" w:author="......" w:date="2024-05-07T14:48:58Z">
                  <w:rPr>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527" w:author="......" w:date="2024-05-07T14:48:58Z">
                  <w:rPr>
                    <w:rFonts w:hint="eastAsia"/>
                    <w:sz w:val="24"/>
                    <w:szCs w:val="32"/>
                    <w:vertAlign w:val="baseline"/>
                    <w:lang w:val="en-US" w:eastAsia="zh-CN"/>
                  </w:rPr>
                </w:rPrChange>
              </w:rPr>
              <w:t>用户点击“保存”按键；</w:t>
            </w:r>
          </w:p>
          <w:p>
            <w:pPr>
              <w:numPr>
                <w:ilvl w:val="0"/>
                <w:numId w:val="44"/>
              </w:numPr>
              <w:rPr>
                <w:ins w:id="7528" w:author="......" w:date="2024-05-06T23:14:14Z"/>
                <w:rFonts w:hint="default" w:ascii="Times New Roman" w:hAnsi="Times New Roman" w:eastAsia="宋体" w:cs="Times New Roman"/>
                <w:sz w:val="24"/>
                <w:szCs w:val="32"/>
                <w:vertAlign w:val="baseline"/>
                <w:lang w:val="en-US" w:eastAsia="zh-CN"/>
                <w:rPrChange w:id="7529" w:author="......" w:date="2024-05-07T14:48:58Z">
                  <w:rPr>
                    <w:ins w:id="7530" w:author="......" w:date="2024-05-06T23:14:14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531" w:author="......" w:date="2024-05-07T14:48:58Z">
                  <w:rPr>
                    <w:rFonts w:hint="eastAsia"/>
                    <w:sz w:val="24"/>
                    <w:szCs w:val="32"/>
                    <w:vertAlign w:val="baseline"/>
                    <w:lang w:val="en-US" w:eastAsia="zh-CN"/>
                  </w:rPr>
                </w:rPrChange>
              </w:rPr>
              <w:t>填写的信息存入数据库，显示在项目列表中。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7532" w:author="......" w:date="2024-05-06T23:14:14Z"/>
        </w:trPr>
        <w:tc>
          <w:tcPr>
            <w:tcW w:w="1692" w:type="dxa"/>
            <w:noWrap w:val="0"/>
            <w:vAlign w:val="top"/>
          </w:tcPr>
          <w:p>
            <w:pPr>
              <w:numPr>
                <w:ilvl w:val="0"/>
                <w:numId w:val="0"/>
              </w:numPr>
              <w:ind w:left="0" w:leftChars="0" w:firstLine="0" w:firstLineChars="0"/>
              <w:rPr>
                <w:ins w:id="7533" w:author="......" w:date="2024-05-06T23:14:14Z"/>
                <w:rFonts w:hint="default" w:ascii="Times New Roman" w:hAnsi="Times New Roman" w:eastAsia="宋体" w:cs="Times New Roman"/>
                <w:sz w:val="24"/>
                <w:szCs w:val="32"/>
                <w:vertAlign w:val="baseline"/>
                <w:lang w:val="en-US" w:eastAsia="zh-CN"/>
                <w:rPrChange w:id="7534" w:author="......" w:date="2024-05-07T14:48:58Z">
                  <w:rPr>
                    <w:ins w:id="7535" w:author="......" w:date="2024-05-06T23:14:14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536" w:author="......" w:date="2024-05-07T14:48:58Z">
                  <w:rPr>
                    <w:rFonts w:hint="eastAsia"/>
                    <w:sz w:val="24"/>
                    <w:szCs w:val="32"/>
                    <w:vertAlign w:val="baseline"/>
                    <w:lang w:val="en-US" w:eastAsia="zh-CN"/>
                  </w:rPr>
                </w:rPrChange>
              </w:rPr>
              <w:t>异常事件流</w:t>
            </w:r>
          </w:p>
        </w:tc>
        <w:tc>
          <w:tcPr>
            <w:tcW w:w="6830" w:type="dxa"/>
            <w:noWrap w:val="0"/>
            <w:vAlign w:val="top"/>
          </w:tcPr>
          <w:p>
            <w:pPr>
              <w:numPr>
                <w:ilvl w:val="0"/>
                <w:numId w:val="45"/>
              </w:numPr>
              <w:rPr>
                <w:rFonts w:hint="default" w:ascii="Times New Roman" w:hAnsi="Times New Roman" w:eastAsia="宋体" w:cs="Times New Roman"/>
                <w:sz w:val="24"/>
                <w:szCs w:val="32"/>
                <w:vertAlign w:val="baseline"/>
                <w:lang w:val="en-US" w:eastAsia="zh-CN"/>
                <w:rPrChange w:id="7537" w:author="......" w:date="2024-05-07T14:48:58Z">
                  <w:rPr>
                    <w:rFonts w:hint="eastAsia"/>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538" w:author="......" w:date="2024-05-07T14:48:58Z">
                  <w:rPr>
                    <w:rFonts w:hint="eastAsia"/>
                    <w:sz w:val="24"/>
                    <w:szCs w:val="32"/>
                    <w:vertAlign w:val="baseline"/>
                    <w:lang w:val="en-US" w:eastAsia="zh-CN"/>
                  </w:rPr>
                </w:rPrChange>
              </w:rPr>
              <w:t>用户在点击“保存”前取消操作，信息未成功添加；</w:t>
            </w:r>
          </w:p>
          <w:p>
            <w:pPr>
              <w:numPr>
                <w:ilvl w:val="0"/>
                <w:numId w:val="45"/>
              </w:numPr>
              <w:rPr>
                <w:rFonts w:hint="default" w:ascii="Times New Roman" w:hAnsi="Times New Roman" w:eastAsia="宋体" w:cs="Times New Roman"/>
                <w:sz w:val="24"/>
                <w:szCs w:val="32"/>
                <w:vertAlign w:val="baseline"/>
                <w:lang w:val="en-US" w:eastAsia="zh-CN"/>
                <w:rPrChange w:id="7539" w:author="......" w:date="2024-05-07T14:48:58Z">
                  <w:rPr>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540" w:author="......" w:date="2024-05-07T14:48:58Z">
                  <w:rPr>
                    <w:rFonts w:hint="eastAsia"/>
                    <w:sz w:val="24"/>
                    <w:szCs w:val="32"/>
                    <w:vertAlign w:val="baseline"/>
                    <w:lang w:val="en-US" w:eastAsia="zh-CN"/>
                  </w:rPr>
                </w:rPrChange>
              </w:rPr>
              <w:t>用户输入字符长度大于规定长度；</w:t>
            </w:r>
          </w:p>
          <w:p>
            <w:pPr>
              <w:numPr>
                <w:ilvl w:val="0"/>
                <w:numId w:val="45"/>
              </w:numPr>
              <w:rPr>
                <w:ins w:id="7541" w:author="......" w:date="2024-05-06T23:14:14Z"/>
                <w:rFonts w:hint="default" w:ascii="Times New Roman" w:hAnsi="Times New Roman" w:eastAsia="宋体" w:cs="Times New Roman"/>
                <w:sz w:val="24"/>
                <w:szCs w:val="32"/>
                <w:vertAlign w:val="baseline"/>
                <w:lang w:val="en-US" w:eastAsia="zh-CN"/>
                <w:rPrChange w:id="7542" w:author="......" w:date="2024-05-07T14:48:58Z">
                  <w:rPr>
                    <w:ins w:id="7543" w:author="......" w:date="2024-05-06T23:14:14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544" w:author="......" w:date="2024-05-07T14:48:58Z">
                  <w:rPr>
                    <w:rFonts w:hint="eastAsia"/>
                    <w:sz w:val="24"/>
                    <w:szCs w:val="32"/>
                    <w:vertAlign w:val="baseline"/>
                    <w:lang w:val="en-US" w:eastAsia="zh-CN"/>
                  </w:rPr>
                </w:rPrChange>
              </w:rPr>
              <w:t>项目名称属性的输入值为空。</w:t>
            </w:r>
          </w:p>
        </w:tc>
      </w:tr>
    </w:tbl>
    <w:p>
      <w:pPr>
        <w:numPr>
          <w:ilvl w:val="-1"/>
          <w:numId w:val="0"/>
        </w:numPr>
        <w:ind w:left="0" w:firstLine="0"/>
        <w:rPr>
          <w:ins w:id="7546" w:author="......" w:date="2024-03-25T23:32:23Z"/>
          <w:rFonts w:hint="default" w:ascii="Times New Roman" w:hAnsi="Times New Roman" w:eastAsia="宋体" w:cs="Times New Roman"/>
          <w:szCs w:val="32"/>
          <w:rPrChange w:id="7547" w:author="......" w:date="2024-05-07T14:48:58Z">
            <w:rPr>
              <w:ins w:id="7548" w:author="......" w:date="2024-03-25T23:32:23Z"/>
              <w:rFonts w:hint="eastAsia"/>
            </w:rPr>
          </w:rPrChange>
        </w:rPr>
        <w:pPrChange w:id="7545" w:author="......" w:date="2024-05-06T23:18:25Z">
          <w:pPr/>
        </w:pPrChange>
      </w:pPr>
    </w:p>
    <w:p>
      <w:pPr>
        <w:numPr>
          <w:ilvl w:val="0"/>
          <w:numId w:val="41"/>
        </w:numPr>
        <w:ind w:left="425" w:hanging="425"/>
        <w:rPr>
          <w:ins w:id="7549" w:author="......" w:date="2024-05-06T23:18:40Z"/>
          <w:rFonts w:hint="default" w:ascii="Times New Roman" w:hAnsi="Times New Roman" w:eastAsia="宋体" w:cs="Times New Roman"/>
          <w:szCs w:val="32"/>
          <w:rPrChange w:id="7550" w:author="......" w:date="2024-05-07T14:48:58Z">
            <w:rPr>
              <w:ins w:id="7551" w:author="......" w:date="2024-05-06T23:18:40Z"/>
              <w:rFonts w:hint="default" w:ascii="Times New Roman" w:hAnsi="Times New Roman" w:eastAsia="宋体" w:cs="Times New Roman"/>
              <w:szCs w:val="32"/>
            </w:rPr>
          </w:rPrChange>
        </w:rPr>
      </w:pPr>
      <w:ins w:id="7552" w:author="......" w:date="2024-03-25T23:32:23Z">
        <w:r>
          <w:rPr>
            <w:rFonts w:hint="default" w:ascii="Times New Roman" w:hAnsi="Times New Roman" w:eastAsia="宋体" w:cs="Times New Roman"/>
            <w:szCs w:val="32"/>
            <w:rPrChange w:id="7553" w:author="......" w:date="2024-05-07T14:48:58Z">
              <w:rPr>
                <w:rFonts w:hint="eastAsia"/>
              </w:rPr>
            </w:rPrChange>
          </w:rPr>
          <w:t>问题跟踪与处理：允许用户记录和跟踪项目中出现的质量问题，包括问题描述、责任人、解决方案等信息</w:t>
        </w:r>
      </w:ins>
      <w:ins w:id="7555" w:author="......" w:date="2024-05-06T23:18:40Z">
        <w:r>
          <w:rPr>
            <w:rFonts w:hint="default" w:ascii="Times New Roman" w:hAnsi="Times New Roman" w:eastAsia="宋体" w:cs="Times New Roman"/>
            <w:szCs w:val="32"/>
            <w:lang w:eastAsia="zh-CN"/>
            <w:rPrChange w:id="7556" w:author="......" w:date="2024-05-07T14:48:58Z">
              <w:rPr>
                <w:rFonts w:hint="eastAsia" w:ascii="Times New Roman" w:hAnsi="Times New Roman" w:eastAsia="宋体" w:cs="Times New Roman"/>
                <w:szCs w:val="32"/>
                <w:lang w:eastAsia="zh-CN"/>
              </w:rPr>
            </w:rPrChange>
          </w:rPr>
          <w:t>，</w:t>
        </w:r>
      </w:ins>
      <w:ins w:id="7558" w:author="......" w:date="2024-05-06T23:18:40Z">
        <w:r>
          <w:rPr>
            <w:rFonts w:hint="default" w:ascii="Times New Roman" w:hAnsi="Times New Roman" w:eastAsia="宋体" w:cs="Times New Roman"/>
            <w:szCs w:val="32"/>
            <w:lang w:val="en-US" w:eastAsia="zh-CN"/>
            <w:rPrChange w:id="7559" w:author="......" w:date="2024-05-07T14:48:58Z">
              <w:rPr>
                <w:rFonts w:hint="eastAsia" w:ascii="Times New Roman" w:hAnsi="Times New Roman" w:eastAsia="宋体" w:cs="Times New Roman"/>
                <w:szCs w:val="32"/>
                <w:lang w:val="en-US" w:eastAsia="zh-CN"/>
              </w:rPr>
            </w:rPrChange>
          </w:rPr>
          <w:t>如表3-4-</w:t>
        </w:r>
      </w:ins>
      <w:ins w:id="7561" w:author="......" w:date="2024-05-06T23:19:10Z">
        <w:r>
          <w:rPr>
            <w:rFonts w:hint="default" w:ascii="Times New Roman" w:hAnsi="Times New Roman" w:eastAsia="宋体" w:cs="Times New Roman"/>
            <w:szCs w:val="32"/>
            <w:lang w:val="en-US" w:eastAsia="zh-CN"/>
            <w:rPrChange w:id="7562" w:author="......" w:date="2024-05-07T14:48:58Z">
              <w:rPr>
                <w:rFonts w:hint="eastAsia" w:ascii="Times New Roman" w:hAnsi="Times New Roman" w:eastAsia="宋体" w:cs="Times New Roman"/>
                <w:szCs w:val="32"/>
                <w:lang w:val="en-US" w:eastAsia="zh-CN"/>
              </w:rPr>
            </w:rPrChange>
          </w:rPr>
          <w:t>3</w:t>
        </w:r>
      </w:ins>
      <w:ins w:id="7564" w:author="......" w:date="2024-05-06T23:18:40Z">
        <w:r>
          <w:rPr>
            <w:rFonts w:hint="default" w:ascii="Times New Roman" w:hAnsi="Times New Roman" w:eastAsia="宋体" w:cs="Times New Roman"/>
            <w:szCs w:val="32"/>
            <w:lang w:val="en-US" w:eastAsia="zh-CN"/>
            <w:rPrChange w:id="7565" w:author="......" w:date="2024-05-07T14:48:58Z">
              <w:rPr>
                <w:rFonts w:hint="eastAsia" w:ascii="Times New Roman" w:hAnsi="Times New Roman" w:eastAsia="宋体" w:cs="Times New Roman"/>
                <w:szCs w:val="32"/>
                <w:lang w:val="en-US" w:eastAsia="zh-CN"/>
              </w:rPr>
            </w:rPrChange>
          </w:rPr>
          <w:t>所示：</w:t>
        </w:r>
      </w:ins>
    </w:p>
    <w:p>
      <w:pPr>
        <w:numPr>
          <w:ilvl w:val="-1"/>
          <w:numId w:val="0"/>
        </w:numPr>
        <w:ind w:left="0" w:firstLine="0"/>
        <w:jc w:val="right"/>
        <w:rPr>
          <w:ins w:id="7568" w:author="......" w:date="2024-05-06T23:14:30Z"/>
          <w:rFonts w:hint="default" w:ascii="Times New Roman" w:hAnsi="Times New Roman" w:eastAsia="宋体" w:cs="Times New Roman"/>
          <w:szCs w:val="32"/>
          <w:lang w:val="en-US"/>
          <w:rPrChange w:id="7569" w:author="......" w:date="2024-05-07T14:48:58Z">
            <w:rPr>
              <w:ins w:id="7570" w:author="......" w:date="2024-05-06T23:14:30Z"/>
              <w:rFonts w:hint="default" w:ascii="Times New Roman" w:hAnsi="Times New Roman" w:eastAsia="宋体" w:cs="Times New Roman"/>
              <w:szCs w:val="32"/>
              <w:lang w:val="en-US"/>
            </w:rPr>
          </w:rPrChange>
        </w:rPr>
        <w:pPrChange w:id="7567" w:author="......" w:date="2024-05-06T23:18:42Z">
          <w:pPr/>
        </w:pPrChange>
      </w:pPr>
      <w:ins w:id="7571" w:author="......" w:date="2024-05-06T23:18:40Z">
        <w:r>
          <w:rPr>
            <w:rFonts w:hint="default" w:ascii="Times New Roman" w:hAnsi="Times New Roman" w:eastAsia="宋体" w:cs="Times New Roman"/>
            <w:sz w:val="21"/>
            <w:szCs w:val="24"/>
            <w:lang w:val="en-US" w:eastAsia="zh-CN"/>
            <w:rPrChange w:id="7572" w:author="......" w:date="2024-05-07T14:48:58Z">
              <w:rPr>
                <w:rFonts w:hint="eastAsia" w:ascii="Times New Roman" w:hAnsi="Times New Roman" w:eastAsia="宋体" w:cs="Times New Roman"/>
                <w:sz w:val="21"/>
                <w:szCs w:val="24"/>
                <w:lang w:val="en-US" w:eastAsia="zh-CN"/>
              </w:rPr>
            </w:rPrChange>
          </w:rPr>
          <w:t>表3-4-</w:t>
        </w:r>
      </w:ins>
      <w:ins w:id="7574" w:author="......" w:date="2024-05-06T23:19:12Z">
        <w:r>
          <w:rPr>
            <w:rFonts w:hint="default" w:ascii="Times New Roman" w:hAnsi="Times New Roman" w:eastAsia="宋体" w:cs="Times New Roman"/>
            <w:sz w:val="21"/>
            <w:szCs w:val="24"/>
            <w:lang w:val="en-US" w:eastAsia="zh-CN"/>
            <w:rPrChange w:id="7575" w:author="......" w:date="2024-05-07T14:48:58Z">
              <w:rPr>
                <w:rFonts w:hint="eastAsia" w:ascii="Times New Roman" w:hAnsi="Times New Roman" w:eastAsia="宋体" w:cs="Times New Roman"/>
                <w:sz w:val="21"/>
                <w:szCs w:val="24"/>
                <w:lang w:val="en-US" w:eastAsia="zh-CN"/>
              </w:rPr>
            </w:rPrChange>
          </w:rPr>
          <w:t>3</w:t>
        </w:r>
      </w:ins>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2"/>
        <w:gridCol w:w="6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7577" w:author="......" w:date="2024-05-06T23:14:30Z"/>
        </w:trPr>
        <w:tc>
          <w:tcPr>
            <w:tcW w:w="1692" w:type="dxa"/>
            <w:noWrap w:val="0"/>
            <w:vAlign w:val="top"/>
          </w:tcPr>
          <w:p>
            <w:pPr>
              <w:numPr>
                <w:ilvl w:val="0"/>
                <w:numId w:val="0"/>
              </w:numPr>
              <w:rPr>
                <w:ins w:id="7578" w:author="......" w:date="2024-05-06T23:14:30Z"/>
                <w:rFonts w:hint="default" w:ascii="Times New Roman" w:hAnsi="Times New Roman" w:eastAsia="宋体" w:cs="Times New Roman"/>
                <w:sz w:val="24"/>
                <w:szCs w:val="32"/>
                <w:vertAlign w:val="baseline"/>
                <w:lang w:val="en-US" w:eastAsia="zh-CN"/>
                <w:rPrChange w:id="7579" w:author="......" w:date="2024-05-07T14:48:58Z">
                  <w:rPr>
                    <w:ins w:id="7580" w:author="......" w:date="2024-05-06T23:14:30Z"/>
                    <w:rFonts w:hint="default"/>
                    <w:sz w:val="24"/>
                    <w:szCs w:val="32"/>
                    <w:vertAlign w:val="baseline"/>
                    <w:lang w:val="en-US" w:eastAsia="zh-CN"/>
                  </w:rPr>
                </w:rPrChange>
              </w:rPr>
            </w:pPr>
            <w:ins w:id="7581" w:author="......" w:date="2024-05-06T23:14:30Z">
              <w:r>
                <w:rPr>
                  <w:rFonts w:hint="default" w:ascii="Times New Roman" w:hAnsi="Times New Roman" w:eastAsia="宋体" w:cs="Times New Roman"/>
                  <w:sz w:val="24"/>
                  <w:szCs w:val="32"/>
                  <w:lang w:val="en-US" w:eastAsia="zh-CN"/>
                  <w:rPrChange w:id="7582" w:author="......" w:date="2024-05-07T14:48:58Z">
                    <w:rPr>
                      <w:rFonts w:hint="eastAsia"/>
                      <w:sz w:val="24"/>
                      <w:szCs w:val="32"/>
                      <w:lang w:val="en-US" w:eastAsia="zh-CN"/>
                    </w:rPr>
                  </w:rPrChange>
                </w:rPr>
                <w:t>用例</w:t>
              </w:r>
            </w:ins>
          </w:p>
        </w:tc>
        <w:tc>
          <w:tcPr>
            <w:tcW w:w="6830" w:type="dxa"/>
            <w:noWrap w:val="0"/>
            <w:vAlign w:val="top"/>
          </w:tcPr>
          <w:p>
            <w:pPr>
              <w:numPr>
                <w:ilvl w:val="0"/>
                <w:numId w:val="0"/>
              </w:numPr>
              <w:rPr>
                <w:ins w:id="7584" w:author="......" w:date="2024-05-06T23:14:30Z"/>
                <w:rFonts w:hint="default" w:ascii="Times New Roman" w:hAnsi="Times New Roman" w:eastAsia="宋体" w:cs="Times New Roman"/>
                <w:sz w:val="24"/>
                <w:szCs w:val="32"/>
                <w:vertAlign w:val="baseline"/>
                <w:lang w:val="en-US" w:eastAsia="zh-CN"/>
                <w:rPrChange w:id="7585" w:author="......" w:date="2024-05-07T14:48:58Z">
                  <w:rPr>
                    <w:ins w:id="7586" w:author="......" w:date="2024-05-06T23:14:30Z"/>
                    <w:rFonts w:hint="default"/>
                    <w:sz w:val="24"/>
                    <w:szCs w:val="32"/>
                    <w:vertAlign w:val="baseline"/>
                    <w:lang w:val="en-US" w:eastAsia="zh-CN"/>
                  </w:rPr>
                </w:rPrChange>
              </w:rPr>
            </w:pPr>
            <w:ins w:id="7587" w:author="......" w:date="2024-05-06T23:14:30Z">
              <w:r>
                <w:rPr>
                  <w:rFonts w:hint="default" w:ascii="Times New Roman" w:hAnsi="Times New Roman" w:eastAsia="宋体" w:cs="Times New Roman"/>
                  <w:sz w:val="24"/>
                  <w:szCs w:val="32"/>
                  <w:vertAlign w:val="baseline"/>
                  <w:lang w:val="en-US" w:eastAsia="zh-CN"/>
                  <w:rPrChange w:id="7588" w:author="......" w:date="2024-05-07T14:48:58Z">
                    <w:rPr>
                      <w:rFonts w:hint="eastAsia"/>
                      <w:sz w:val="24"/>
                      <w:szCs w:val="32"/>
                      <w:vertAlign w:val="baseline"/>
                      <w:lang w:val="en-US" w:eastAsia="zh-CN"/>
                    </w:rPr>
                  </w:rPrChange>
                </w:rPr>
                <w:t>更新项目质量信息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ins w:id="7590" w:author="......" w:date="2024-05-06T23:18:47Z"/>
        </w:trPr>
        <w:tc>
          <w:tcPr>
            <w:tcW w:w="1692" w:type="dxa"/>
            <w:noWrap w:val="0"/>
            <w:vAlign w:val="top"/>
          </w:tcPr>
          <w:p>
            <w:pPr>
              <w:numPr>
                <w:ilvl w:val="0"/>
                <w:numId w:val="0"/>
              </w:numPr>
              <w:ind w:left="0" w:leftChars="0" w:firstLine="0" w:firstLineChars="0"/>
              <w:rPr>
                <w:ins w:id="7591" w:author="......" w:date="2024-05-06T23:18:47Z"/>
                <w:rFonts w:hint="default" w:ascii="Times New Roman" w:hAnsi="Times New Roman" w:eastAsia="宋体" w:cs="Times New Roman"/>
                <w:kern w:val="2"/>
                <w:sz w:val="24"/>
                <w:szCs w:val="32"/>
                <w:vertAlign w:val="baseline"/>
                <w:lang w:val="en-US" w:eastAsia="zh-CN" w:bidi="ar-SA"/>
                <w:rPrChange w:id="7592" w:author="......" w:date="2024-05-07T14:48:58Z">
                  <w:rPr>
                    <w:ins w:id="7593" w:author="......" w:date="2024-05-06T23:18:47Z"/>
                    <w:rFonts w:hint="eastAsia" w:ascii="Times New Roman" w:hAnsi="Times New Roman" w:cs="Times New Roman" w:eastAsiaTheme="minorEastAsia"/>
                    <w:kern w:val="2"/>
                    <w:sz w:val="24"/>
                    <w:szCs w:val="32"/>
                    <w:vertAlign w:val="baseline"/>
                    <w:lang w:val="en-US" w:eastAsia="zh-CN" w:bidi="ar-SA"/>
                  </w:rPr>
                </w:rPrChange>
              </w:rPr>
            </w:pPr>
            <w:r>
              <w:rPr>
                <w:rFonts w:hint="default" w:ascii="Times New Roman" w:hAnsi="Times New Roman" w:eastAsia="宋体" w:cs="Times New Roman"/>
                <w:sz w:val="24"/>
                <w:szCs w:val="32"/>
                <w:vertAlign w:val="baseline"/>
                <w:lang w:val="en-US" w:eastAsia="zh-CN"/>
                <w:rPrChange w:id="7594" w:author="......" w:date="2024-05-07T14:48:58Z">
                  <w:rPr>
                    <w:rFonts w:hint="default" w:ascii="Times New Roman" w:hAnsi="Times New Roman" w:cs="Times New Roman"/>
                    <w:sz w:val="24"/>
                    <w:szCs w:val="32"/>
                    <w:vertAlign w:val="baseline"/>
                    <w:lang w:val="en-US" w:eastAsia="zh-CN"/>
                  </w:rPr>
                </w:rPrChange>
              </w:rPr>
              <w:t>用例编号</w:t>
            </w:r>
          </w:p>
        </w:tc>
        <w:tc>
          <w:tcPr>
            <w:tcW w:w="6830" w:type="dxa"/>
            <w:noWrap w:val="0"/>
            <w:vAlign w:val="top"/>
          </w:tcPr>
          <w:p>
            <w:pPr>
              <w:numPr>
                <w:ilvl w:val="0"/>
                <w:numId w:val="0"/>
              </w:numPr>
              <w:ind w:left="0" w:leftChars="0" w:firstLine="0" w:firstLineChars="0"/>
              <w:rPr>
                <w:ins w:id="7595" w:author="......" w:date="2024-05-06T23:18:47Z"/>
                <w:rFonts w:hint="default" w:ascii="Times New Roman" w:hAnsi="Times New Roman" w:eastAsia="宋体" w:cs="Times New Roman"/>
                <w:kern w:val="2"/>
                <w:sz w:val="24"/>
                <w:szCs w:val="32"/>
                <w:vertAlign w:val="baseline"/>
                <w:lang w:val="en-US" w:eastAsia="zh-CN" w:bidi="ar-SA"/>
                <w:rPrChange w:id="7596" w:author="......" w:date="2024-05-07T14:48:58Z">
                  <w:rPr>
                    <w:ins w:id="7597" w:author="......" w:date="2024-05-06T23:18:47Z"/>
                    <w:rFonts w:hint="eastAsia" w:ascii="Times New Roman" w:hAnsi="Times New Roman" w:cs="Times New Roman" w:eastAsiaTheme="minorEastAsia"/>
                    <w:kern w:val="2"/>
                    <w:sz w:val="24"/>
                    <w:szCs w:val="32"/>
                    <w:vertAlign w:val="baseline"/>
                    <w:lang w:val="en-US" w:eastAsia="zh-CN" w:bidi="ar-SA"/>
                  </w:rPr>
                </w:rPrChange>
              </w:rPr>
            </w:pPr>
            <w:r>
              <w:rPr>
                <w:rFonts w:hint="default" w:ascii="Times New Roman" w:hAnsi="Times New Roman" w:eastAsia="宋体" w:cs="Times New Roman"/>
                <w:sz w:val="24"/>
                <w:szCs w:val="32"/>
                <w:lang w:val="en-US" w:eastAsia="zh-CN"/>
                <w:rPrChange w:id="7598" w:author="......" w:date="2024-05-07T14:48:58Z">
                  <w:rPr>
                    <w:rFonts w:hint="default" w:ascii="Times New Roman" w:hAnsi="Times New Roman" w:cs="Times New Roman"/>
                    <w:sz w:val="24"/>
                    <w:szCs w:val="32"/>
                    <w:lang w:val="en-US" w:eastAsia="zh-CN"/>
                  </w:rPr>
                </w:rPrChange>
              </w:rPr>
              <w:t>SF0</w:t>
            </w:r>
            <w:r>
              <w:rPr>
                <w:rFonts w:hint="default" w:ascii="Times New Roman" w:hAnsi="Times New Roman" w:eastAsia="宋体" w:cs="Times New Roman"/>
                <w:sz w:val="24"/>
                <w:szCs w:val="32"/>
                <w:lang w:val="en-US" w:eastAsia="zh-CN"/>
                <w:rPrChange w:id="7599" w:author="......" w:date="2024-05-07T14:48:58Z">
                  <w:rPr>
                    <w:rFonts w:hint="eastAsia" w:ascii="Times New Roman" w:hAnsi="Times New Roman" w:cs="Times New Roman"/>
                    <w:sz w:val="24"/>
                    <w:szCs w:val="32"/>
                    <w:lang w:val="en-US" w:eastAsia="zh-CN"/>
                  </w:rPr>
                </w:rPrChange>
              </w:rPr>
              <w:t>4</w:t>
            </w:r>
            <w:r>
              <w:rPr>
                <w:rFonts w:hint="default" w:ascii="Times New Roman" w:hAnsi="Times New Roman" w:eastAsia="宋体" w:cs="Times New Roman"/>
                <w:sz w:val="24"/>
                <w:szCs w:val="32"/>
                <w:lang w:val="en-US" w:eastAsia="zh-CN"/>
                <w:rPrChange w:id="7600" w:author="......" w:date="2024-05-07T14:48:58Z">
                  <w:rPr>
                    <w:rFonts w:hint="default" w:ascii="Times New Roman" w:hAnsi="Times New Roman" w:cs="Times New Roman"/>
                    <w:sz w:val="24"/>
                    <w:szCs w:val="32"/>
                    <w:lang w:val="en-US" w:eastAsia="zh-CN"/>
                  </w:rPr>
                </w:rPrChange>
              </w:rPr>
              <w:t>00</w:t>
            </w:r>
            <w:ins w:id="7601" w:author="......" w:date="2024-05-06T23:19:14Z">
              <w:r>
                <w:rPr>
                  <w:rFonts w:hint="default" w:ascii="Times New Roman" w:hAnsi="Times New Roman" w:eastAsia="宋体" w:cs="Times New Roman"/>
                  <w:sz w:val="24"/>
                  <w:szCs w:val="32"/>
                  <w:lang w:val="en-US" w:eastAsia="zh-CN"/>
                  <w:rPrChange w:id="7602" w:author="......" w:date="2024-05-07T14:48:58Z">
                    <w:rPr>
                      <w:rFonts w:hint="eastAsia" w:ascii="Times New Roman" w:hAnsi="Times New Roman" w:cs="Times New Roman"/>
                      <w:sz w:val="24"/>
                      <w:szCs w:val="32"/>
                      <w:lang w:val="en-US" w:eastAsia="zh-CN"/>
                    </w:rPr>
                  </w:rPrChange>
                </w:rPr>
                <w:t>3</w:t>
              </w:r>
            </w:ins>
            <w:del w:id="7604" w:author="......" w:date="2024-05-06T23:19:14Z">
              <w:r>
                <w:rPr>
                  <w:rFonts w:hint="default" w:ascii="Times New Roman" w:hAnsi="Times New Roman" w:eastAsia="宋体" w:cs="Times New Roman"/>
                  <w:sz w:val="24"/>
                  <w:szCs w:val="32"/>
                  <w:lang w:val="en-US" w:eastAsia="zh-CN"/>
                  <w:rPrChange w:id="7605" w:author="......" w:date="2024-05-07T14:48:58Z">
                    <w:rPr>
                      <w:rFonts w:hint="eastAsia" w:ascii="Times New Roman" w:hAnsi="Times New Roman" w:cs="Times New Roman"/>
                      <w:sz w:val="24"/>
                      <w:szCs w:val="32"/>
                      <w:lang w:val="en-US" w:eastAsia="zh-CN"/>
                    </w:rPr>
                  </w:rPrChange>
                </w:rPr>
                <w:delText>2</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ins w:id="7607" w:author="......" w:date="2024-05-06T23:14:30Z"/>
        </w:trPr>
        <w:tc>
          <w:tcPr>
            <w:tcW w:w="1692" w:type="dxa"/>
            <w:noWrap w:val="0"/>
            <w:vAlign w:val="top"/>
          </w:tcPr>
          <w:p>
            <w:pPr>
              <w:numPr>
                <w:ilvl w:val="0"/>
                <w:numId w:val="0"/>
              </w:numPr>
              <w:rPr>
                <w:ins w:id="7608" w:author="......" w:date="2024-05-06T23:14:30Z"/>
                <w:rFonts w:hint="default" w:ascii="Times New Roman" w:hAnsi="Times New Roman" w:eastAsia="宋体" w:cs="Times New Roman"/>
                <w:sz w:val="24"/>
                <w:szCs w:val="32"/>
                <w:vertAlign w:val="baseline"/>
                <w:lang w:val="en-US" w:eastAsia="zh-CN"/>
                <w:rPrChange w:id="7609" w:author="......" w:date="2024-05-07T14:48:58Z">
                  <w:rPr>
                    <w:ins w:id="7610" w:author="......" w:date="2024-05-06T23:14:30Z"/>
                    <w:rFonts w:hint="default"/>
                    <w:sz w:val="24"/>
                    <w:szCs w:val="32"/>
                    <w:vertAlign w:val="baseline"/>
                    <w:lang w:val="en-US" w:eastAsia="zh-CN"/>
                  </w:rPr>
                </w:rPrChange>
              </w:rPr>
            </w:pPr>
            <w:ins w:id="7611" w:author="......" w:date="2024-05-06T23:14:30Z">
              <w:r>
                <w:rPr>
                  <w:rFonts w:hint="default" w:ascii="Times New Roman" w:hAnsi="Times New Roman" w:eastAsia="宋体" w:cs="Times New Roman"/>
                  <w:sz w:val="24"/>
                  <w:szCs w:val="32"/>
                  <w:vertAlign w:val="baseline"/>
                  <w:lang w:val="en-US" w:eastAsia="zh-CN"/>
                  <w:rPrChange w:id="7612" w:author="......" w:date="2024-05-07T14:48:58Z">
                    <w:rPr>
                      <w:rFonts w:hint="eastAsia"/>
                      <w:sz w:val="24"/>
                      <w:szCs w:val="32"/>
                      <w:vertAlign w:val="baseline"/>
                      <w:lang w:val="en-US" w:eastAsia="zh-CN"/>
                    </w:rPr>
                  </w:rPrChange>
                </w:rPr>
                <w:t>主执行者</w:t>
              </w:r>
            </w:ins>
          </w:p>
        </w:tc>
        <w:tc>
          <w:tcPr>
            <w:tcW w:w="6830" w:type="dxa"/>
            <w:noWrap w:val="0"/>
            <w:vAlign w:val="top"/>
          </w:tcPr>
          <w:p>
            <w:pPr>
              <w:numPr>
                <w:ilvl w:val="0"/>
                <w:numId w:val="0"/>
              </w:numPr>
              <w:rPr>
                <w:ins w:id="7614" w:author="......" w:date="2024-05-06T23:14:30Z"/>
                <w:rFonts w:hint="default" w:ascii="Times New Roman" w:hAnsi="Times New Roman" w:eastAsia="宋体" w:cs="Times New Roman"/>
                <w:sz w:val="24"/>
                <w:szCs w:val="32"/>
                <w:vertAlign w:val="baseline"/>
                <w:lang w:val="en-US" w:eastAsia="zh-CN"/>
                <w:rPrChange w:id="7615" w:author="......" w:date="2024-05-07T14:48:58Z">
                  <w:rPr>
                    <w:ins w:id="7616" w:author="......" w:date="2024-05-06T23:14:30Z"/>
                    <w:rFonts w:hint="default"/>
                    <w:sz w:val="24"/>
                    <w:szCs w:val="32"/>
                    <w:vertAlign w:val="baseline"/>
                    <w:lang w:val="en-US" w:eastAsia="zh-CN"/>
                  </w:rPr>
                </w:rPrChange>
              </w:rPr>
            </w:pPr>
            <w:ins w:id="7617" w:author="......" w:date="2024-05-06T23:14:30Z">
              <w:r>
                <w:rPr>
                  <w:rFonts w:hint="default" w:ascii="Times New Roman" w:hAnsi="Times New Roman" w:eastAsia="宋体" w:cs="Times New Roman"/>
                  <w:sz w:val="24"/>
                  <w:szCs w:val="32"/>
                  <w:vertAlign w:val="baseline"/>
                  <w:lang w:val="en-US" w:eastAsia="zh-CN"/>
                  <w:rPrChange w:id="7618" w:author="......" w:date="2024-05-07T14:48:58Z">
                    <w:rPr>
                      <w:rFonts w:hint="eastAsia"/>
                      <w:sz w:val="24"/>
                      <w:szCs w:val="32"/>
                      <w:vertAlign w:val="baseline"/>
                      <w:lang w:val="en-US" w:eastAsia="zh-CN"/>
                    </w:rPr>
                  </w:rPrChange>
                </w:rPr>
                <w:t>技术总工和</w:t>
              </w:r>
            </w:ins>
            <w:ins w:id="7620" w:author="......" w:date="2024-05-06T23:14:30Z">
              <w:r>
                <w:rPr>
                  <w:rFonts w:hint="default" w:ascii="Times New Roman" w:hAnsi="Times New Roman" w:eastAsia="宋体" w:cs="Times New Roman"/>
                  <w:sz w:val="24"/>
                  <w:szCs w:val="32"/>
                  <w:vertAlign w:val="baseline"/>
                  <w:lang w:val="en-US" w:eastAsia="zh-CN"/>
                  <w:rPrChange w:id="7621" w:author="......" w:date="2024-05-07T14:48:58Z">
                    <w:rPr>
                      <w:rFonts w:hint="eastAsia" w:ascii="Calibri" w:hAnsi="Calibri" w:eastAsia="宋体" w:cs="Times New Roman"/>
                      <w:sz w:val="24"/>
                      <w:szCs w:val="32"/>
                      <w:vertAlign w:val="baseline"/>
                      <w:lang w:val="en-US" w:eastAsia="zh-CN"/>
                    </w:rPr>
                  </w:rPrChange>
                </w:rPr>
                <w:t>工程质量管理</w:t>
              </w:r>
            </w:ins>
            <w:ins w:id="7623" w:author="......" w:date="2024-05-06T23:14:30Z">
              <w:r>
                <w:rPr>
                  <w:rFonts w:hint="default" w:ascii="Times New Roman" w:hAnsi="Times New Roman" w:eastAsia="宋体" w:cs="Times New Roman"/>
                  <w:sz w:val="24"/>
                  <w:szCs w:val="32"/>
                  <w:vertAlign w:val="baseline"/>
                  <w:lang w:val="en-US" w:eastAsia="zh-CN"/>
                  <w:rPrChange w:id="7624" w:author="......" w:date="2024-05-07T14:48:58Z">
                    <w:rPr>
                      <w:rFonts w:hint="eastAsia" w:cs="Times New Roman"/>
                      <w:sz w:val="24"/>
                      <w:szCs w:val="32"/>
                      <w:vertAlign w:val="baseline"/>
                      <w:lang w:val="en-US" w:eastAsia="zh-CN"/>
                    </w:rPr>
                  </w:rPrChange>
                </w:rPr>
                <w:t>人员</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7626" w:author="......" w:date="2024-05-06T23:14:30Z"/>
        </w:trPr>
        <w:tc>
          <w:tcPr>
            <w:tcW w:w="1692" w:type="dxa"/>
            <w:noWrap w:val="0"/>
            <w:vAlign w:val="top"/>
          </w:tcPr>
          <w:p>
            <w:pPr>
              <w:numPr>
                <w:ilvl w:val="0"/>
                <w:numId w:val="0"/>
              </w:numPr>
              <w:rPr>
                <w:ins w:id="7627" w:author="......" w:date="2024-05-06T23:14:30Z"/>
                <w:rFonts w:hint="default" w:ascii="Times New Roman" w:hAnsi="Times New Roman" w:eastAsia="宋体" w:cs="Times New Roman"/>
                <w:sz w:val="24"/>
                <w:szCs w:val="32"/>
                <w:vertAlign w:val="baseline"/>
                <w:lang w:val="en-US" w:eastAsia="zh-CN"/>
                <w:rPrChange w:id="7628" w:author="......" w:date="2024-05-07T14:48:58Z">
                  <w:rPr>
                    <w:ins w:id="7629" w:author="......" w:date="2024-05-06T23:14:30Z"/>
                    <w:rFonts w:hint="default"/>
                    <w:sz w:val="24"/>
                    <w:szCs w:val="32"/>
                    <w:vertAlign w:val="baseline"/>
                    <w:lang w:val="en-US" w:eastAsia="zh-CN"/>
                  </w:rPr>
                </w:rPrChange>
              </w:rPr>
            </w:pPr>
            <w:ins w:id="7630" w:author="......" w:date="2024-05-06T23:14:30Z">
              <w:r>
                <w:rPr>
                  <w:rFonts w:hint="default" w:ascii="Times New Roman" w:hAnsi="Times New Roman" w:eastAsia="宋体" w:cs="Times New Roman"/>
                  <w:sz w:val="24"/>
                  <w:szCs w:val="32"/>
                  <w:vertAlign w:val="baseline"/>
                  <w:lang w:val="en-US" w:eastAsia="zh-CN"/>
                  <w:rPrChange w:id="7631" w:author="......" w:date="2024-05-07T14:48:58Z">
                    <w:rPr>
                      <w:rFonts w:hint="eastAsia"/>
                      <w:sz w:val="24"/>
                      <w:szCs w:val="32"/>
                      <w:vertAlign w:val="baseline"/>
                      <w:lang w:val="en-US" w:eastAsia="zh-CN"/>
                    </w:rPr>
                  </w:rPrChange>
                </w:rPr>
                <w:t>目标</w:t>
              </w:r>
            </w:ins>
          </w:p>
        </w:tc>
        <w:tc>
          <w:tcPr>
            <w:tcW w:w="6830" w:type="dxa"/>
            <w:noWrap w:val="0"/>
            <w:vAlign w:val="top"/>
          </w:tcPr>
          <w:p>
            <w:pPr>
              <w:numPr>
                <w:ilvl w:val="0"/>
                <w:numId w:val="0"/>
              </w:numPr>
              <w:rPr>
                <w:ins w:id="7633" w:author="......" w:date="2024-05-06T23:14:30Z"/>
                <w:rFonts w:hint="default" w:ascii="Times New Roman" w:hAnsi="Times New Roman" w:eastAsia="宋体" w:cs="Times New Roman"/>
                <w:sz w:val="24"/>
                <w:szCs w:val="32"/>
                <w:vertAlign w:val="baseline"/>
                <w:lang w:val="en-US" w:eastAsia="zh-CN"/>
                <w:rPrChange w:id="7634" w:author="......" w:date="2024-05-07T14:48:58Z">
                  <w:rPr>
                    <w:ins w:id="7635" w:author="......" w:date="2024-05-06T23:14:30Z"/>
                    <w:rFonts w:hint="default"/>
                    <w:sz w:val="24"/>
                    <w:szCs w:val="32"/>
                    <w:vertAlign w:val="baseline"/>
                    <w:lang w:val="en-US" w:eastAsia="zh-CN"/>
                  </w:rPr>
                </w:rPrChange>
              </w:rPr>
            </w:pPr>
            <w:ins w:id="7636" w:author="......" w:date="2024-05-06T23:14:30Z">
              <w:r>
                <w:rPr>
                  <w:rFonts w:hint="default" w:ascii="Times New Roman" w:hAnsi="Times New Roman" w:eastAsia="宋体" w:cs="Times New Roman"/>
                  <w:sz w:val="24"/>
                  <w:szCs w:val="32"/>
                  <w:vertAlign w:val="baseline"/>
                  <w:lang w:val="en-US" w:eastAsia="zh-CN"/>
                  <w:rPrChange w:id="7637" w:author="......" w:date="2024-05-07T14:48:58Z">
                    <w:rPr>
                      <w:rFonts w:hint="eastAsia"/>
                      <w:sz w:val="24"/>
                      <w:szCs w:val="32"/>
                      <w:vertAlign w:val="baseline"/>
                      <w:lang w:val="en-US" w:eastAsia="zh-CN"/>
                    </w:rPr>
                  </w:rPrChange>
                </w:rPr>
                <w:t>更新已添加项目的质量数据</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7639" w:author="......" w:date="2024-05-06T23:14:30Z"/>
        </w:trPr>
        <w:tc>
          <w:tcPr>
            <w:tcW w:w="1692" w:type="dxa"/>
            <w:noWrap w:val="0"/>
            <w:vAlign w:val="top"/>
          </w:tcPr>
          <w:p>
            <w:pPr>
              <w:numPr>
                <w:ilvl w:val="0"/>
                <w:numId w:val="0"/>
              </w:numPr>
              <w:ind w:left="0" w:leftChars="0" w:firstLine="0" w:firstLineChars="0"/>
              <w:rPr>
                <w:ins w:id="7640" w:author="......" w:date="2024-05-06T23:14:30Z"/>
                <w:rFonts w:hint="default" w:ascii="Times New Roman" w:hAnsi="Times New Roman" w:eastAsia="宋体" w:cs="Times New Roman"/>
                <w:sz w:val="24"/>
                <w:szCs w:val="32"/>
                <w:vertAlign w:val="baseline"/>
                <w:lang w:val="en-US" w:eastAsia="zh-CN"/>
                <w:rPrChange w:id="7641" w:author="......" w:date="2024-05-07T14:48:58Z">
                  <w:rPr>
                    <w:ins w:id="7642" w:author="......" w:date="2024-05-06T23:14:30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643" w:author="......" w:date="2024-05-07T14:48:58Z">
                  <w:rPr>
                    <w:rFonts w:hint="eastAsia"/>
                    <w:sz w:val="24"/>
                    <w:szCs w:val="32"/>
                    <w:vertAlign w:val="baseline"/>
                    <w:lang w:val="en-US" w:eastAsia="zh-CN"/>
                  </w:rPr>
                </w:rPrChange>
              </w:rPr>
              <w:t>前提条件</w:t>
            </w:r>
          </w:p>
        </w:tc>
        <w:tc>
          <w:tcPr>
            <w:tcW w:w="6830" w:type="dxa"/>
            <w:noWrap w:val="0"/>
            <w:vAlign w:val="top"/>
          </w:tcPr>
          <w:p>
            <w:pPr>
              <w:numPr>
                <w:ilvl w:val="0"/>
                <w:numId w:val="46"/>
              </w:numPr>
              <w:rPr>
                <w:rFonts w:hint="default" w:ascii="Times New Roman" w:hAnsi="Times New Roman" w:eastAsia="宋体" w:cs="Times New Roman"/>
                <w:sz w:val="24"/>
                <w:szCs w:val="32"/>
                <w:vertAlign w:val="baseline"/>
                <w:lang w:val="en-US" w:eastAsia="zh-CN"/>
                <w:rPrChange w:id="7644" w:author="......" w:date="2024-05-07T14:48:58Z">
                  <w:rPr>
                    <w:rFonts w:hint="eastAsia"/>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645" w:author="......" w:date="2024-05-07T14:48:58Z">
                  <w:rPr>
                    <w:rFonts w:hint="eastAsia"/>
                    <w:sz w:val="24"/>
                    <w:szCs w:val="32"/>
                    <w:vertAlign w:val="baseline"/>
                    <w:lang w:val="en-US" w:eastAsia="zh-CN"/>
                  </w:rPr>
                </w:rPrChange>
              </w:rPr>
              <w:t>执行者已登录并且账号身份为技术总工和</w:t>
            </w:r>
            <w:r>
              <w:rPr>
                <w:rFonts w:hint="default" w:ascii="Times New Roman" w:hAnsi="Times New Roman" w:eastAsia="宋体" w:cs="Times New Roman"/>
                <w:sz w:val="24"/>
                <w:szCs w:val="32"/>
                <w:vertAlign w:val="baseline"/>
                <w:lang w:val="en-US" w:eastAsia="zh-CN"/>
                <w:rPrChange w:id="7646" w:author="......" w:date="2024-05-07T14:48:58Z">
                  <w:rPr>
                    <w:rFonts w:hint="eastAsia" w:ascii="Calibri" w:hAnsi="Calibri" w:eastAsia="宋体" w:cs="Times New Roman"/>
                    <w:sz w:val="24"/>
                    <w:szCs w:val="32"/>
                    <w:vertAlign w:val="baseline"/>
                    <w:lang w:val="en-US" w:eastAsia="zh-CN"/>
                  </w:rPr>
                </w:rPrChange>
              </w:rPr>
              <w:t>工程质量管理</w:t>
            </w:r>
            <w:r>
              <w:rPr>
                <w:rFonts w:hint="default" w:ascii="Times New Roman" w:hAnsi="Times New Roman" w:eastAsia="宋体" w:cs="Times New Roman"/>
                <w:sz w:val="24"/>
                <w:szCs w:val="32"/>
                <w:vertAlign w:val="baseline"/>
                <w:lang w:val="en-US" w:eastAsia="zh-CN"/>
                <w:rPrChange w:id="7647" w:author="......" w:date="2024-05-07T14:48:58Z">
                  <w:rPr>
                    <w:rFonts w:hint="eastAsia" w:cs="Times New Roman"/>
                    <w:sz w:val="24"/>
                    <w:szCs w:val="32"/>
                    <w:vertAlign w:val="baseline"/>
                    <w:lang w:val="en-US" w:eastAsia="zh-CN"/>
                  </w:rPr>
                </w:rPrChange>
              </w:rPr>
              <w:t>人员</w:t>
            </w:r>
          </w:p>
          <w:p>
            <w:pPr>
              <w:numPr>
                <w:ilvl w:val="0"/>
                <w:numId w:val="46"/>
              </w:numPr>
              <w:rPr>
                <w:ins w:id="7648" w:author="......" w:date="2024-05-06T23:14:30Z"/>
                <w:rFonts w:hint="default" w:ascii="Times New Roman" w:hAnsi="Times New Roman" w:eastAsia="宋体" w:cs="Times New Roman"/>
                <w:sz w:val="24"/>
                <w:szCs w:val="32"/>
                <w:vertAlign w:val="baseline"/>
                <w:lang w:val="en-US" w:eastAsia="zh-CN"/>
                <w:rPrChange w:id="7649" w:author="......" w:date="2024-05-07T14:48:58Z">
                  <w:rPr>
                    <w:ins w:id="7650" w:author="......" w:date="2024-05-06T23:14:30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651" w:author="......" w:date="2024-05-07T14:48:58Z">
                  <w:rPr>
                    <w:rFonts w:hint="eastAsia"/>
                    <w:sz w:val="24"/>
                    <w:szCs w:val="32"/>
                    <w:vertAlign w:val="baseline"/>
                    <w:lang w:val="en-US" w:eastAsia="zh-CN"/>
                  </w:rPr>
                </w:rPrChange>
              </w:rPr>
              <w:t>已经有已添加的项目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7652" w:author="......" w:date="2024-05-06T23:14:30Z"/>
        </w:trPr>
        <w:tc>
          <w:tcPr>
            <w:tcW w:w="1692" w:type="dxa"/>
            <w:noWrap w:val="0"/>
            <w:vAlign w:val="top"/>
          </w:tcPr>
          <w:p>
            <w:pPr>
              <w:numPr>
                <w:ilvl w:val="0"/>
                <w:numId w:val="0"/>
              </w:numPr>
              <w:ind w:left="0" w:leftChars="0" w:firstLine="0" w:firstLineChars="0"/>
              <w:rPr>
                <w:ins w:id="7653" w:author="......" w:date="2024-05-06T23:14:30Z"/>
                <w:rFonts w:hint="default" w:ascii="Times New Roman" w:hAnsi="Times New Roman" w:eastAsia="宋体" w:cs="Times New Roman"/>
                <w:sz w:val="24"/>
                <w:szCs w:val="32"/>
                <w:vertAlign w:val="baseline"/>
                <w:lang w:val="en-US" w:eastAsia="zh-CN"/>
                <w:rPrChange w:id="7654" w:author="......" w:date="2024-05-07T14:48:58Z">
                  <w:rPr>
                    <w:ins w:id="7655" w:author="......" w:date="2024-05-06T23:14:30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656" w:author="......" w:date="2024-05-07T14:48:58Z">
                  <w:rPr>
                    <w:rFonts w:hint="eastAsia"/>
                    <w:sz w:val="24"/>
                    <w:szCs w:val="32"/>
                    <w:vertAlign w:val="baseline"/>
                    <w:lang w:val="en-US" w:eastAsia="zh-CN"/>
                  </w:rPr>
                </w:rPrChange>
              </w:rPr>
              <w:t>触发事件</w:t>
            </w:r>
          </w:p>
        </w:tc>
        <w:tc>
          <w:tcPr>
            <w:tcW w:w="6830" w:type="dxa"/>
            <w:noWrap w:val="0"/>
            <w:vAlign w:val="top"/>
          </w:tcPr>
          <w:p>
            <w:pPr>
              <w:numPr>
                <w:ilvl w:val="0"/>
                <w:numId w:val="0"/>
              </w:numPr>
              <w:ind w:left="0" w:leftChars="0" w:firstLine="0" w:firstLineChars="0"/>
              <w:rPr>
                <w:ins w:id="7657" w:author="......" w:date="2024-05-06T23:14:30Z"/>
                <w:rFonts w:hint="default" w:ascii="Times New Roman" w:hAnsi="Times New Roman" w:eastAsia="宋体" w:cs="Times New Roman"/>
                <w:sz w:val="24"/>
                <w:szCs w:val="32"/>
                <w:vertAlign w:val="baseline"/>
                <w:lang w:val="en-US" w:eastAsia="zh-CN"/>
                <w:rPrChange w:id="7658" w:author="......" w:date="2024-05-07T14:48:58Z">
                  <w:rPr>
                    <w:ins w:id="7659" w:author="......" w:date="2024-05-06T23:14:30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660" w:author="......" w:date="2024-05-07T14:48:58Z">
                  <w:rPr>
                    <w:rFonts w:hint="eastAsia"/>
                    <w:sz w:val="24"/>
                    <w:szCs w:val="32"/>
                    <w:vertAlign w:val="baseline"/>
                    <w:lang w:val="en-US" w:eastAsia="zh-CN"/>
                  </w:rPr>
                </w:rPrChange>
              </w:rPr>
              <w:t>用户进质量管理界面，点击项目列表，点击“编辑”按键，点击要编辑的项目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7661" w:author="......" w:date="2024-05-06T23:14:30Z"/>
        </w:trPr>
        <w:tc>
          <w:tcPr>
            <w:tcW w:w="1692" w:type="dxa"/>
            <w:noWrap w:val="0"/>
            <w:vAlign w:val="top"/>
          </w:tcPr>
          <w:p>
            <w:pPr>
              <w:numPr>
                <w:ilvl w:val="0"/>
                <w:numId w:val="0"/>
              </w:numPr>
              <w:ind w:left="0" w:leftChars="0" w:firstLine="0" w:firstLineChars="0"/>
              <w:rPr>
                <w:ins w:id="7662" w:author="......" w:date="2024-05-06T23:14:30Z"/>
                <w:rFonts w:hint="default" w:ascii="Times New Roman" w:hAnsi="Times New Roman" w:eastAsia="宋体" w:cs="Times New Roman"/>
                <w:sz w:val="24"/>
                <w:szCs w:val="32"/>
                <w:vertAlign w:val="baseline"/>
                <w:lang w:val="en-US" w:eastAsia="zh-CN"/>
                <w:rPrChange w:id="7663" w:author="......" w:date="2024-05-07T14:48:58Z">
                  <w:rPr>
                    <w:ins w:id="7664" w:author="......" w:date="2024-05-06T23:14:30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665" w:author="......" w:date="2024-05-07T14:48:58Z">
                  <w:rPr>
                    <w:rFonts w:hint="eastAsia"/>
                    <w:sz w:val="24"/>
                    <w:szCs w:val="32"/>
                    <w:vertAlign w:val="baseline"/>
                    <w:lang w:val="en-US" w:eastAsia="zh-CN"/>
                  </w:rPr>
                </w:rPrChange>
              </w:rPr>
              <w:t>基本事件流</w:t>
            </w:r>
          </w:p>
        </w:tc>
        <w:tc>
          <w:tcPr>
            <w:tcW w:w="6830" w:type="dxa"/>
            <w:noWrap w:val="0"/>
            <w:vAlign w:val="top"/>
          </w:tcPr>
          <w:p>
            <w:pPr>
              <w:numPr>
                <w:ilvl w:val="0"/>
                <w:numId w:val="47"/>
              </w:numPr>
              <w:rPr>
                <w:rFonts w:hint="default" w:ascii="Times New Roman" w:hAnsi="Times New Roman" w:eastAsia="宋体" w:cs="Times New Roman"/>
                <w:sz w:val="24"/>
                <w:szCs w:val="32"/>
                <w:vertAlign w:val="baseline"/>
                <w:lang w:val="en-US" w:eastAsia="zh-CN"/>
                <w:rPrChange w:id="7666" w:author="......" w:date="2024-05-07T14:48:58Z">
                  <w:rPr>
                    <w:rFonts w:hint="eastAsia"/>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667" w:author="......" w:date="2024-05-07T14:48:58Z">
                  <w:rPr>
                    <w:rFonts w:hint="eastAsia"/>
                    <w:sz w:val="24"/>
                    <w:szCs w:val="32"/>
                    <w:vertAlign w:val="baseline"/>
                    <w:lang w:val="en-US" w:eastAsia="zh-CN"/>
                  </w:rPr>
                </w:rPrChange>
              </w:rPr>
              <w:t>用户在质量管理界面中点击项目列表</w:t>
            </w:r>
          </w:p>
          <w:p>
            <w:pPr>
              <w:numPr>
                <w:ilvl w:val="0"/>
                <w:numId w:val="47"/>
              </w:numPr>
              <w:rPr>
                <w:rFonts w:hint="default" w:ascii="Times New Roman" w:hAnsi="Times New Roman" w:eastAsia="宋体" w:cs="Times New Roman"/>
                <w:sz w:val="24"/>
                <w:szCs w:val="32"/>
                <w:vertAlign w:val="baseline"/>
                <w:lang w:val="en-US" w:eastAsia="zh-CN"/>
                <w:rPrChange w:id="7668" w:author="......" w:date="2024-05-07T14:48:58Z">
                  <w:rPr>
                    <w:rFonts w:hint="eastAsia"/>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669" w:author="......" w:date="2024-05-07T14:48:58Z">
                  <w:rPr>
                    <w:rFonts w:hint="eastAsia"/>
                    <w:sz w:val="24"/>
                    <w:szCs w:val="32"/>
                    <w:vertAlign w:val="baseline"/>
                    <w:lang w:val="en-US" w:eastAsia="zh-CN"/>
                  </w:rPr>
                </w:rPrChange>
              </w:rPr>
              <w:t>用户点击“编辑”按键；</w:t>
            </w:r>
          </w:p>
          <w:p>
            <w:pPr>
              <w:numPr>
                <w:ilvl w:val="0"/>
                <w:numId w:val="47"/>
              </w:numPr>
              <w:rPr>
                <w:rFonts w:hint="default" w:ascii="Times New Roman" w:hAnsi="Times New Roman" w:eastAsia="宋体" w:cs="Times New Roman"/>
                <w:sz w:val="24"/>
                <w:szCs w:val="32"/>
                <w:vertAlign w:val="baseline"/>
                <w:lang w:val="en-US" w:eastAsia="zh-CN"/>
                <w:rPrChange w:id="7670" w:author="......" w:date="2024-05-07T14:48:58Z">
                  <w:rPr>
                    <w:rFonts w:hint="eastAsia"/>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671" w:author="......" w:date="2024-05-07T14:48:58Z">
                  <w:rPr>
                    <w:rFonts w:hint="eastAsia"/>
                    <w:sz w:val="24"/>
                    <w:szCs w:val="32"/>
                    <w:vertAlign w:val="baseline"/>
                    <w:lang w:val="en-US" w:eastAsia="zh-CN"/>
                  </w:rPr>
                </w:rPrChange>
              </w:rPr>
              <w:t>用户点击要编辑的项目</w:t>
            </w:r>
          </w:p>
          <w:p>
            <w:pPr>
              <w:numPr>
                <w:ilvl w:val="0"/>
                <w:numId w:val="47"/>
              </w:numPr>
              <w:rPr>
                <w:rFonts w:hint="default" w:ascii="Times New Roman" w:hAnsi="Times New Roman" w:eastAsia="宋体" w:cs="Times New Roman"/>
                <w:sz w:val="24"/>
                <w:szCs w:val="32"/>
                <w:vertAlign w:val="baseline"/>
                <w:lang w:val="en-US" w:eastAsia="zh-CN"/>
                <w:rPrChange w:id="7672" w:author="......" w:date="2024-05-07T14:48:58Z">
                  <w:rPr>
                    <w:rFonts w:hint="eastAsia"/>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673" w:author="......" w:date="2024-05-07T14:48:58Z">
                  <w:rPr>
                    <w:rFonts w:hint="eastAsia"/>
                    <w:sz w:val="24"/>
                    <w:szCs w:val="32"/>
                    <w:vertAlign w:val="baseline"/>
                    <w:lang w:val="en-US" w:eastAsia="zh-CN"/>
                  </w:rPr>
                </w:rPrChange>
              </w:rPr>
              <w:t>系统弹出编辑界面；</w:t>
            </w:r>
          </w:p>
          <w:p>
            <w:pPr>
              <w:numPr>
                <w:ilvl w:val="0"/>
                <w:numId w:val="47"/>
              </w:numPr>
              <w:rPr>
                <w:rFonts w:hint="default" w:ascii="Times New Roman" w:hAnsi="Times New Roman" w:eastAsia="宋体" w:cs="Times New Roman"/>
                <w:sz w:val="24"/>
                <w:szCs w:val="32"/>
                <w:vertAlign w:val="baseline"/>
                <w:lang w:val="en-US" w:eastAsia="zh-CN"/>
                <w:rPrChange w:id="7674" w:author="......" w:date="2024-05-07T14:48:58Z">
                  <w:rPr>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675" w:author="......" w:date="2024-05-07T14:48:58Z">
                  <w:rPr>
                    <w:rFonts w:hint="eastAsia"/>
                    <w:sz w:val="24"/>
                    <w:szCs w:val="32"/>
                    <w:vertAlign w:val="baseline"/>
                    <w:lang w:val="en-US" w:eastAsia="zh-CN"/>
                  </w:rPr>
                </w:rPrChange>
              </w:rPr>
              <w:t>用户在界面中可以上传更新项目施工情况、质量检验等信息，并对原来的数据进行改正</w:t>
            </w:r>
          </w:p>
          <w:p>
            <w:pPr>
              <w:numPr>
                <w:ilvl w:val="0"/>
                <w:numId w:val="47"/>
              </w:numPr>
              <w:rPr>
                <w:ins w:id="7676" w:author="......" w:date="2024-05-06T23:14:30Z"/>
                <w:rFonts w:hint="default" w:ascii="Times New Roman" w:hAnsi="Times New Roman" w:eastAsia="宋体" w:cs="Times New Roman"/>
                <w:sz w:val="24"/>
                <w:szCs w:val="32"/>
                <w:vertAlign w:val="baseline"/>
                <w:lang w:val="en-US" w:eastAsia="zh-CN"/>
                <w:rPrChange w:id="7677" w:author="......" w:date="2024-05-07T14:48:58Z">
                  <w:rPr>
                    <w:ins w:id="7678" w:author="......" w:date="2024-05-06T23:14:30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679" w:author="......" w:date="2024-05-07T14:48:58Z">
                  <w:rPr>
                    <w:rFonts w:hint="eastAsia"/>
                    <w:sz w:val="24"/>
                    <w:szCs w:val="32"/>
                    <w:vertAlign w:val="baseline"/>
                    <w:lang w:val="en-US" w:eastAsia="zh-CN"/>
                  </w:rPr>
                </w:rPrChange>
              </w:rPr>
              <w:t>用户点击“保存”按键；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7680" w:author="......" w:date="2024-05-06T23:14:30Z"/>
        </w:trPr>
        <w:tc>
          <w:tcPr>
            <w:tcW w:w="1692" w:type="dxa"/>
            <w:noWrap w:val="0"/>
            <w:vAlign w:val="top"/>
          </w:tcPr>
          <w:p>
            <w:pPr>
              <w:numPr>
                <w:ilvl w:val="0"/>
                <w:numId w:val="0"/>
              </w:numPr>
              <w:ind w:left="0" w:leftChars="0" w:firstLine="0" w:firstLineChars="0"/>
              <w:rPr>
                <w:ins w:id="7681" w:author="......" w:date="2024-05-06T23:14:30Z"/>
                <w:rFonts w:hint="default" w:ascii="Times New Roman" w:hAnsi="Times New Roman" w:eastAsia="宋体" w:cs="Times New Roman"/>
                <w:sz w:val="24"/>
                <w:szCs w:val="32"/>
                <w:vertAlign w:val="baseline"/>
                <w:lang w:val="en-US" w:eastAsia="zh-CN"/>
                <w:rPrChange w:id="7682" w:author="......" w:date="2024-05-07T14:48:58Z">
                  <w:rPr>
                    <w:ins w:id="7683" w:author="......" w:date="2024-05-06T23:14:30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684" w:author="......" w:date="2024-05-07T14:48:58Z">
                  <w:rPr>
                    <w:rFonts w:hint="eastAsia"/>
                    <w:sz w:val="24"/>
                    <w:szCs w:val="32"/>
                    <w:vertAlign w:val="baseline"/>
                    <w:lang w:val="en-US" w:eastAsia="zh-CN"/>
                  </w:rPr>
                </w:rPrChange>
              </w:rPr>
              <w:t>异常事件流</w:t>
            </w:r>
          </w:p>
        </w:tc>
        <w:tc>
          <w:tcPr>
            <w:tcW w:w="6830" w:type="dxa"/>
            <w:noWrap w:val="0"/>
            <w:vAlign w:val="top"/>
          </w:tcPr>
          <w:p>
            <w:pPr>
              <w:numPr>
                <w:ilvl w:val="0"/>
                <w:numId w:val="0"/>
              </w:numPr>
              <w:ind w:left="0" w:leftChars="0" w:firstLine="0" w:firstLineChars="0"/>
              <w:rPr>
                <w:ins w:id="7685" w:author="......" w:date="2024-05-06T23:14:30Z"/>
                <w:rFonts w:hint="default" w:ascii="Times New Roman" w:hAnsi="Times New Roman" w:eastAsia="宋体" w:cs="Times New Roman"/>
                <w:sz w:val="24"/>
                <w:szCs w:val="32"/>
                <w:vertAlign w:val="baseline"/>
                <w:lang w:val="en-US" w:eastAsia="zh-CN"/>
                <w:rPrChange w:id="7686" w:author="......" w:date="2024-05-07T14:48:58Z">
                  <w:rPr>
                    <w:ins w:id="7687" w:author="......" w:date="2024-05-06T23:14:30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688" w:author="......" w:date="2024-05-07T14:48:58Z">
                  <w:rPr>
                    <w:rFonts w:hint="eastAsia"/>
                    <w:sz w:val="24"/>
                    <w:szCs w:val="32"/>
                    <w:vertAlign w:val="baseline"/>
                    <w:lang w:val="en-US" w:eastAsia="zh-CN"/>
                  </w:rPr>
                </w:rPrChange>
              </w:rPr>
              <w:t>用户在点击“保存”前取消操作，状态未成功更改；</w:t>
            </w:r>
          </w:p>
        </w:tc>
      </w:tr>
    </w:tbl>
    <w:p>
      <w:pPr>
        <w:numPr>
          <w:ilvl w:val="-1"/>
          <w:numId w:val="0"/>
        </w:numPr>
        <w:ind w:left="0" w:firstLine="0"/>
        <w:rPr>
          <w:ins w:id="7690" w:author="......" w:date="2024-03-25T23:32:23Z"/>
          <w:rFonts w:hint="default" w:ascii="Times New Roman" w:hAnsi="Times New Roman" w:eastAsia="宋体" w:cs="Times New Roman"/>
          <w:szCs w:val="32"/>
          <w:rPrChange w:id="7691" w:author="......" w:date="2024-05-07T14:48:58Z">
            <w:rPr>
              <w:ins w:id="7692" w:author="......" w:date="2024-03-25T23:32:23Z"/>
              <w:rFonts w:hint="eastAsia"/>
            </w:rPr>
          </w:rPrChange>
        </w:rPr>
        <w:pPrChange w:id="7689" w:author="......" w:date="2024-05-06T23:19:28Z">
          <w:pPr/>
        </w:pPrChange>
      </w:pPr>
    </w:p>
    <w:p>
      <w:pPr>
        <w:numPr>
          <w:ilvl w:val="0"/>
          <w:numId w:val="41"/>
        </w:numPr>
        <w:ind w:left="425" w:hanging="425"/>
        <w:rPr>
          <w:ins w:id="7693" w:author="......" w:date="2024-05-06T23:19:33Z"/>
          <w:rFonts w:hint="default" w:ascii="Times New Roman" w:hAnsi="Times New Roman" w:eastAsia="宋体" w:cs="Times New Roman"/>
          <w:szCs w:val="32"/>
          <w:rPrChange w:id="7694" w:author="......" w:date="2024-05-07T14:48:58Z">
            <w:rPr>
              <w:ins w:id="7695" w:author="......" w:date="2024-05-06T23:19:33Z"/>
              <w:rFonts w:hint="default" w:ascii="Times New Roman" w:hAnsi="Times New Roman" w:eastAsia="宋体" w:cs="Times New Roman"/>
              <w:szCs w:val="32"/>
            </w:rPr>
          </w:rPrChange>
        </w:rPr>
      </w:pPr>
      <w:ins w:id="7696" w:author="......" w:date="2024-05-06T23:20:37Z">
        <w:r>
          <w:rPr>
            <w:rFonts w:hint="default" w:ascii="Times New Roman" w:hAnsi="Times New Roman" w:eastAsia="宋体" w:cs="Times New Roman"/>
            <w:szCs w:val="32"/>
            <w:lang w:val="en-US" w:eastAsia="zh-CN"/>
            <w:rPrChange w:id="7697" w:author="......" w:date="2024-05-07T14:48:58Z">
              <w:rPr>
                <w:rFonts w:hint="eastAsia" w:ascii="Times New Roman" w:hAnsi="Times New Roman" w:eastAsia="宋体" w:cs="Times New Roman"/>
                <w:szCs w:val="32"/>
                <w:lang w:val="en-US" w:eastAsia="zh-CN"/>
              </w:rPr>
            </w:rPrChange>
          </w:rPr>
          <w:t>查看</w:t>
        </w:r>
      </w:ins>
      <w:ins w:id="7699" w:author="......" w:date="2024-05-06T23:20:41Z">
        <w:r>
          <w:rPr>
            <w:rFonts w:hint="default" w:ascii="Times New Roman" w:hAnsi="Times New Roman" w:eastAsia="宋体" w:cs="Times New Roman"/>
            <w:szCs w:val="32"/>
            <w:lang w:val="en-US" w:eastAsia="zh-CN"/>
            <w:rPrChange w:id="7700" w:author="......" w:date="2024-05-07T14:48:58Z">
              <w:rPr>
                <w:rFonts w:hint="eastAsia" w:ascii="Times New Roman" w:hAnsi="Times New Roman" w:eastAsia="宋体" w:cs="Times New Roman"/>
                <w:szCs w:val="32"/>
                <w:lang w:val="en-US" w:eastAsia="zh-CN"/>
              </w:rPr>
            </w:rPrChange>
          </w:rPr>
          <w:t>检索</w:t>
        </w:r>
      </w:ins>
      <w:ins w:id="7702" w:author="......" w:date="2024-05-06T23:20:45Z">
        <w:r>
          <w:rPr>
            <w:rFonts w:hint="default" w:ascii="Times New Roman" w:hAnsi="Times New Roman" w:eastAsia="宋体" w:cs="Times New Roman"/>
            <w:szCs w:val="32"/>
            <w:lang w:val="en-US" w:eastAsia="zh-CN"/>
            <w:rPrChange w:id="7703" w:author="......" w:date="2024-05-07T14:48:58Z">
              <w:rPr>
                <w:rFonts w:hint="eastAsia" w:ascii="Times New Roman" w:hAnsi="Times New Roman" w:eastAsia="宋体" w:cs="Times New Roman"/>
                <w:szCs w:val="32"/>
                <w:lang w:val="en-US" w:eastAsia="zh-CN"/>
              </w:rPr>
            </w:rPrChange>
          </w:rPr>
          <w:t>项目</w:t>
        </w:r>
      </w:ins>
      <w:ins w:id="7705" w:author="......" w:date="2024-05-06T23:20:47Z">
        <w:r>
          <w:rPr>
            <w:rFonts w:hint="default" w:ascii="Times New Roman" w:hAnsi="Times New Roman" w:eastAsia="宋体" w:cs="Times New Roman"/>
            <w:szCs w:val="32"/>
            <w:lang w:val="en-US" w:eastAsia="zh-CN"/>
            <w:rPrChange w:id="7706" w:author="......" w:date="2024-05-07T14:48:58Z">
              <w:rPr>
                <w:rFonts w:hint="eastAsia" w:ascii="Times New Roman" w:hAnsi="Times New Roman" w:eastAsia="宋体" w:cs="Times New Roman"/>
                <w:szCs w:val="32"/>
                <w:lang w:val="en-US" w:eastAsia="zh-CN"/>
              </w:rPr>
            </w:rPrChange>
          </w:rPr>
          <w:t>质量</w:t>
        </w:r>
      </w:ins>
      <w:ins w:id="7708" w:author="......" w:date="2024-05-06T23:20:50Z">
        <w:r>
          <w:rPr>
            <w:rFonts w:hint="default" w:ascii="Times New Roman" w:hAnsi="Times New Roman" w:eastAsia="宋体" w:cs="Times New Roman"/>
            <w:szCs w:val="32"/>
            <w:lang w:val="en-US" w:eastAsia="zh-CN"/>
            <w:rPrChange w:id="7709" w:author="......" w:date="2024-05-07T14:48:58Z">
              <w:rPr>
                <w:rFonts w:hint="eastAsia" w:ascii="Times New Roman" w:hAnsi="Times New Roman" w:eastAsia="宋体" w:cs="Times New Roman"/>
                <w:szCs w:val="32"/>
                <w:lang w:val="en-US" w:eastAsia="zh-CN"/>
              </w:rPr>
            </w:rPrChange>
          </w:rPr>
          <w:t>情况</w:t>
        </w:r>
      </w:ins>
      <w:ins w:id="7711" w:author="......" w:date="2024-05-06T23:20:52Z">
        <w:r>
          <w:rPr>
            <w:rFonts w:hint="default" w:ascii="Times New Roman" w:hAnsi="Times New Roman" w:eastAsia="宋体" w:cs="Times New Roman"/>
            <w:szCs w:val="32"/>
            <w:lang w:val="en-US" w:eastAsia="zh-CN"/>
            <w:rPrChange w:id="7712" w:author="......" w:date="2024-05-07T14:48:58Z">
              <w:rPr>
                <w:rFonts w:hint="eastAsia" w:ascii="Times New Roman" w:hAnsi="Times New Roman" w:eastAsia="宋体" w:cs="Times New Roman"/>
                <w:szCs w:val="32"/>
                <w:lang w:val="en-US" w:eastAsia="zh-CN"/>
              </w:rPr>
            </w:rPrChange>
          </w:rPr>
          <w:t>：</w:t>
        </w:r>
      </w:ins>
      <w:ins w:id="7714" w:author="......" w:date="2024-05-06T23:19:33Z">
        <w:r>
          <w:rPr>
            <w:rFonts w:hint="default" w:ascii="Times New Roman" w:hAnsi="Times New Roman" w:eastAsia="宋体" w:cs="Times New Roman"/>
            <w:szCs w:val="32"/>
            <w:lang w:val="en-US" w:eastAsia="zh-CN"/>
            <w:rPrChange w:id="7715" w:author="......" w:date="2024-05-07T14:48:58Z">
              <w:rPr>
                <w:rFonts w:hint="eastAsia" w:ascii="Times New Roman" w:hAnsi="Times New Roman" w:eastAsia="宋体" w:cs="Times New Roman"/>
                <w:szCs w:val="32"/>
                <w:lang w:val="en-US" w:eastAsia="zh-CN"/>
              </w:rPr>
            </w:rPrChange>
          </w:rPr>
          <w:t>如表3-4-</w:t>
        </w:r>
      </w:ins>
      <w:ins w:id="7717" w:author="......" w:date="2024-05-06T23:19:53Z">
        <w:r>
          <w:rPr>
            <w:rFonts w:hint="default" w:ascii="Times New Roman" w:hAnsi="Times New Roman" w:eastAsia="宋体" w:cs="Times New Roman"/>
            <w:szCs w:val="32"/>
            <w:lang w:val="en-US" w:eastAsia="zh-CN"/>
            <w:rPrChange w:id="7718" w:author="......" w:date="2024-05-07T14:48:58Z">
              <w:rPr>
                <w:rFonts w:hint="eastAsia" w:ascii="Times New Roman" w:hAnsi="Times New Roman" w:eastAsia="宋体" w:cs="Times New Roman"/>
                <w:szCs w:val="32"/>
                <w:lang w:val="en-US" w:eastAsia="zh-CN"/>
              </w:rPr>
            </w:rPrChange>
          </w:rPr>
          <w:t>4</w:t>
        </w:r>
      </w:ins>
      <w:ins w:id="7720" w:author="......" w:date="2024-05-06T23:19:33Z">
        <w:r>
          <w:rPr>
            <w:rFonts w:hint="default" w:ascii="Times New Roman" w:hAnsi="Times New Roman" w:eastAsia="宋体" w:cs="Times New Roman"/>
            <w:szCs w:val="32"/>
            <w:lang w:val="en-US" w:eastAsia="zh-CN"/>
            <w:rPrChange w:id="7721" w:author="......" w:date="2024-05-07T14:48:58Z">
              <w:rPr>
                <w:rFonts w:hint="eastAsia" w:ascii="Times New Roman" w:hAnsi="Times New Roman" w:eastAsia="宋体" w:cs="Times New Roman"/>
                <w:szCs w:val="32"/>
                <w:lang w:val="en-US" w:eastAsia="zh-CN"/>
              </w:rPr>
            </w:rPrChange>
          </w:rPr>
          <w:t>所示：</w:t>
        </w:r>
      </w:ins>
    </w:p>
    <w:p>
      <w:pPr>
        <w:numPr>
          <w:ilvl w:val="-1"/>
          <w:numId w:val="0"/>
        </w:numPr>
        <w:ind w:left="0" w:firstLine="0"/>
        <w:jc w:val="right"/>
        <w:rPr>
          <w:ins w:id="7724" w:author="......" w:date="2024-05-06T23:14:42Z"/>
          <w:rFonts w:hint="default" w:ascii="Times New Roman" w:hAnsi="Times New Roman" w:eastAsia="宋体" w:cs="Times New Roman"/>
          <w:szCs w:val="32"/>
          <w:lang w:val="en-US"/>
          <w:rPrChange w:id="7725" w:author="......" w:date="2024-05-07T14:48:58Z">
            <w:rPr>
              <w:ins w:id="7726" w:author="......" w:date="2024-05-06T23:14:42Z"/>
              <w:rFonts w:hint="default" w:ascii="Times New Roman" w:hAnsi="Times New Roman" w:eastAsia="宋体" w:cs="Times New Roman"/>
              <w:szCs w:val="32"/>
              <w:lang w:val="en-US"/>
            </w:rPr>
          </w:rPrChange>
        </w:rPr>
        <w:pPrChange w:id="7723" w:author="......" w:date="2024-05-06T23:19:36Z">
          <w:pPr/>
        </w:pPrChange>
      </w:pPr>
      <w:ins w:id="7727" w:author="......" w:date="2024-05-06T23:19:33Z">
        <w:r>
          <w:rPr>
            <w:rFonts w:hint="default" w:ascii="Times New Roman" w:hAnsi="Times New Roman" w:eastAsia="宋体" w:cs="Times New Roman"/>
            <w:sz w:val="21"/>
            <w:szCs w:val="24"/>
            <w:lang w:val="en-US" w:eastAsia="zh-CN"/>
            <w:rPrChange w:id="7728" w:author="......" w:date="2024-05-07T14:48:58Z">
              <w:rPr>
                <w:rFonts w:hint="eastAsia" w:ascii="Times New Roman" w:hAnsi="Times New Roman" w:eastAsia="宋体" w:cs="Times New Roman"/>
                <w:sz w:val="21"/>
                <w:szCs w:val="24"/>
                <w:lang w:val="en-US" w:eastAsia="zh-CN"/>
              </w:rPr>
            </w:rPrChange>
          </w:rPr>
          <w:t>表3-4-</w:t>
        </w:r>
      </w:ins>
      <w:ins w:id="7730" w:author="......" w:date="2024-05-06T23:19:55Z">
        <w:r>
          <w:rPr>
            <w:rFonts w:hint="default" w:ascii="Times New Roman" w:hAnsi="Times New Roman" w:eastAsia="宋体" w:cs="Times New Roman"/>
            <w:sz w:val="21"/>
            <w:szCs w:val="24"/>
            <w:lang w:val="en-US" w:eastAsia="zh-CN"/>
            <w:rPrChange w:id="7731" w:author="......" w:date="2024-05-07T14:48:58Z">
              <w:rPr>
                <w:rFonts w:hint="eastAsia" w:ascii="Times New Roman" w:hAnsi="Times New Roman" w:eastAsia="宋体" w:cs="Times New Roman"/>
                <w:sz w:val="21"/>
                <w:szCs w:val="24"/>
                <w:lang w:val="en-US" w:eastAsia="zh-CN"/>
              </w:rPr>
            </w:rPrChange>
          </w:rPr>
          <w:t>4</w:t>
        </w:r>
      </w:ins>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2"/>
        <w:gridCol w:w="6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ins w:id="7733" w:author="......" w:date="2024-05-06T23:14:43Z"/>
        </w:trPr>
        <w:tc>
          <w:tcPr>
            <w:tcW w:w="1692" w:type="dxa"/>
            <w:noWrap w:val="0"/>
            <w:vAlign w:val="top"/>
          </w:tcPr>
          <w:p>
            <w:pPr>
              <w:numPr>
                <w:ilvl w:val="0"/>
                <w:numId w:val="0"/>
              </w:numPr>
              <w:rPr>
                <w:ins w:id="7734" w:author="......" w:date="2024-05-06T23:14:43Z"/>
                <w:rFonts w:hint="default" w:ascii="Times New Roman" w:hAnsi="Times New Roman" w:eastAsia="宋体" w:cs="Times New Roman"/>
                <w:sz w:val="24"/>
                <w:szCs w:val="32"/>
                <w:vertAlign w:val="baseline"/>
                <w:lang w:val="en-US" w:eastAsia="zh-CN"/>
                <w:rPrChange w:id="7735" w:author="......" w:date="2024-05-07T14:48:58Z">
                  <w:rPr>
                    <w:ins w:id="7736" w:author="......" w:date="2024-05-06T23:14:43Z"/>
                    <w:rFonts w:hint="default"/>
                    <w:sz w:val="24"/>
                    <w:szCs w:val="32"/>
                    <w:vertAlign w:val="baseline"/>
                    <w:lang w:val="en-US" w:eastAsia="zh-CN"/>
                  </w:rPr>
                </w:rPrChange>
              </w:rPr>
            </w:pPr>
            <w:ins w:id="7737" w:author="......" w:date="2024-05-06T23:14:43Z">
              <w:r>
                <w:rPr>
                  <w:rFonts w:hint="default" w:ascii="Times New Roman" w:hAnsi="Times New Roman" w:eastAsia="宋体" w:cs="Times New Roman"/>
                  <w:sz w:val="24"/>
                  <w:szCs w:val="32"/>
                  <w:lang w:val="en-US" w:eastAsia="zh-CN"/>
                  <w:rPrChange w:id="7738" w:author="......" w:date="2024-05-07T14:48:58Z">
                    <w:rPr>
                      <w:rFonts w:hint="eastAsia"/>
                      <w:sz w:val="24"/>
                      <w:szCs w:val="32"/>
                      <w:lang w:val="en-US" w:eastAsia="zh-CN"/>
                    </w:rPr>
                  </w:rPrChange>
                </w:rPr>
                <w:t>用例</w:t>
              </w:r>
            </w:ins>
          </w:p>
        </w:tc>
        <w:tc>
          <w:tcPr>
            <w:tcW w:w="6830" w:type="dxa"/>
            <w:noWrap w:val="0"/>
            <w:vAlign w:val="top"/>
          </w:tcPr>
          <w:p>
            <w:pPr>
              <w:numPr>
                <w:ilvl w:val="0"/>
                <w:numId w:val="0"/>
              </w:numPr>
              <w:rPr>
                <w:ins w:id="7740" w:author="......" w:date="2024-05-06T23:14:43Z"/>
                <w:rFonts w:hint="default" w:ascii="Times New Roman" w:hAnsi="Times New Roman" w:eastAsia="宋体" w:cs="Times New Roman"/>
                <w:sz w:val="24"/>
                <w:szCs w:val="32"/>
                <w:vertAlign w:val="baseline"/>
                <w:lang w:val="en-US" w:eastAsia="zh-CN"/>
                <w:rPrChange w:id="7741" w:author="......" w:date="2024-05-07T14:48:58Z">
                  <w:rPr>
                    <w:ins w:id="7742" w:author="......" w:date="2024-05-06T23:14:43Z"/>
                    <w:rFonts w:hint="default"/>
                    <w:sz w:val="24"/>
                    <w:szCs w:val="32"/>
                    <w:vertAlign w:val="baseline"/>
                    <w:lang w:val="en-US" w:eastAsia="zh-CN"/>
                  </w:rPr>
                </w:rPrChange>
              </w:rPr>
            </w:pPr>
            <w:ins w:id="7743" w:author="......" w:date="2024-05-06T23:14:43Z">
              <w:r>
                <w:rPr>
                  <w:rFonts w:hint="default" w:ascii="Times New Roman" w:hAnsi="Times New Roman" w:eastAsia="宋体" w:cs="Times New Roman"/>
                  <w:sz w:val="24"/>
                  <w:szCs w:val="32"/>
                  <w:vertAlign w:val="baseline"/>
                  <w:lang w:val="en-US" w:eastAsia="zh-CN"/>
                  <w:rPrChange w:id="7744" w:author="......" w:date="2024-05-07T14:48:58Z">
                    <w:rPr>
                      <w:rFonts w:hint="eastAsia"/>
                      <w:sz w:val="24"/>
                      <w:szCs w:val="32"/>
                      <w:vertAlign w:val="baseline"/>
                      <w:lang w:val="en-US" w:eastAsia="zh-CN"/>
                    </w:rPr>
                  </w:rPrChange>
                </w:rPr>
                <w:t>检索相关项目的质量情况</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ins w:id="7746" w:author="......" w:date="2024-05-06T23:18:56Z"/>
        </w:trPr>
        <w:tc>
          <w:tcPr>
            <w:tcW w:w="1692" w:type="dxa"/>
            <w:noWrap w:val="0"/>
            <w:vAlign w:val="top"/>
          </w:tcPr>
          <w:p>
            <w:pPr>
              <w:numPr>
                <w:ilvl w:val="0"/>
                <w:numId w:val="0"/>
              </w:numPr>
              <w:ind w:left="0" w:leftChars="0" w:firstLine="0" w:firstLineChars="0"/>
              <w:rPr>
                <w:ins w:id="7747" w:author="......" w:date="2024-05-06T23:18:56Z"/>
                <w:rFonts w:hint="default" w:ascii="Times New Roman" w:hAnsi="Times New Roman" w:eastAsia="宋体" w:cs="Times New Roman"/>
                <w:kern w:val="2"/>
                <w:sz w:val="24"/>
                <w:szCs w:val="32"/>
                <w:vertAlign w:val="baseline"/>
                <w:lang w:val="en-US" w:eastAsia="zh-CN" w:bidi="ar-SA"/>
                <w:rPrChange w:id="7748" w:author="......" w:date="2024-05-07T14:48:58Z">
                  <w:rPr>
                    <w:ins w:id="7749" w:author="......" w:date="2024-05-06T23:18:56Z"/>
                    <w:rFonts w:hint="eastAsia" w:ascii="Times New Roman" w:hAnsi="Times New Roman" w:cs="Times New Roman" w:eastAsiaTheme="minorEastAsia"/>
                    <w:kern w:val="2"/>
                    <w:sz w:val="24"/>
                    <w:szCs w:val="32"/>
                    <w:vertAlign w:val="baseline"/>
                    <w:lang w:val="en-US" w:eastAsia="zh-CN" w:bidi="ar-SA"/>
                  </w:rPr>
                </w:rPrChange>
              </w:rPr>
            </w:pPr>
            <w:r>
              <w:rPr>
                <w:rFonts w:hint="default" w:ascii="Times New Roman" w:hAnsi="Times New Roman" w:eastAsia="宋体" w:cs="Times New Roman"/>
                <w:sz w:val="24"/>
                <w:szCs w:val="32"/>
                <w:vertAlign w:val="baseline"/>
                <w:lang w:val="en-US" w:eastAsia="zh-CN"/>
                <w:rPrChange w:id="7750" w:author="......" w:date="2024-05-07T14:48:58Z">
                  <w:rPr>
                    <w:rFonts w:hint="default" w:ascii="Times New Roman" w:hAnsi="Times New Roman" w:cs="Times New Roman"/>
                    <w:sz w:val="24"/>
                    <w:szCs w:val="32"/>
                    <w:vertAlign w:val="baseline"/>
                    <w:lang w:val="en-US" w:eastAsia="zh-CN"/>
                  </w:rPr>
                </w:rPrChange>
              </w:rPr>
              <w:t>用例编号</w:t>
            </w:r>
          </w:p>
        </w:tc>
        <w:tc>
          <w:tcPr>
            <w:tcW w:w="6830" w:type="dxa"/>
            <w:noWrap w:val="0"/>
            <w:vAlign w:val="top"/>
          </w:tcPr>
          <w:p>
            <w:pPr>
              <w:numPr>
                <w:ilvl w:val="0"/>
                <w:numId w:val="0"/>
              </w:numPr>
              <w:ind w:left="0" w:leftChars="0" w:firstLine="0" w:firstLineChars="0"/>
              <w:rPr>
                <w:ins w:id="7751" w:author="......" w:date="2024-05-06T23:18:56Z"/>
                <w:rFonts w:hint="default" w:ascii="Times New Roman" w:hAnsi="Times New Roman" w:eastAsia="宋体" w:cs="Times New Roman"/>
                <w:kern w:val="2"/>
                <w:sz w:val="24"/>
                <w:szCs w:val="32"/>
                <w:vertAlign w:val="baseline"/>
                <w:lang w:val="en-US" w:eastAsia="zh-CN" w:bidi="ar-SA"/>
                <w:rPrChange w:id="7752" w:author="......" w:date="2024-05-07T14:48:58Z">
                  <w:rPr>
                    <w:ins w:id="7753" w:author="......" w:date="2024-05-06T23:18:56Z"/>
                    <w:rFonts w:hint="eastAsia" w:ascii="Times New Roman" w:hAnsi="Times New Roman" w:cs="Times New Roman" w:eastAsiaTheme="minorEastAsia"/>
                    <w:kern w:val="2"/>
                    <w:sz w:val="24"/>
                    <w:szCs w:val="32"/>
                    <w:vertAlign w:val="baseline"/>
                    <w:lang w:val="en-US" w:eastAsia="zh-CN" w:bidi="ar-SA"/>
                  </w:rPr>
                </w:rPrChange>
              </w:rPr>
            </w:pPr>
            <w:r>
              <w:rPr>
                <w:rFonts w:hint="default" w:ascii="Times New Roman" w:hAnsi="Times New Roman" w:eastAsia="宋体" w:cs="Times New Roman"/>
                <w:sz w:val="24"/>
                <w:szCs w:val="32"/>
                <w:lang w:val="en-US" w:eastAsia="zh-CN"/>
                <w:rPrChange w:id="7754" w:author="......" w:date="2024-05-07T14:48:58Z">
                  <w:rPr>
                    <w:rFonts w:hint="default" w:ascii="Times New Roman" w:hAnsi="Times New Roman" w:cs="Times New Roman"/>
                    <w:sz w:val="24"/>
                    <w:szCs w:val="32"/>
                    <w:lang w:val="en-US" w:eastAsia="zh-CN"/>
                  </w:rPr>
                </w:rPrChange>
              </w:rPr>
              <w:t>SF0</w:t>
            </w:r>
            <w:r>
              <w:rPr>
                <w:rFonts w:hint="default" w:ascii="Times New Roman" w:hAnsi="Times New Roman" w:eastAsia="宋体" w:cs="Times New Roman"/>
                <w:sz w:val="24"/>
                <w:szCs w:val="32"/>
                <w:lang w:val="en-US" w:eastAsia="zh-CN"/>
                <w:rPrChange w:id="7755" w:author="......" w:date="2024-05-07T14:48:58Z">
                  <w:rPr>
                    <w:rFonts w:hint="eastAsia" w:ascii="Times New Roman" w:hAnsi="Times New Roman" w:cs="Times New Roman"/>
                    <w:sz w:val="24"/>
                    <w:szCs w:val="32"/>
                    <w:lang w:val="en-US" w:eastAsia="zh-CN"/>
                  </w:rPr>
                </w:rPrChange>
              </w:rPr>
              <w:t>4</w:t>
            </w:r>
            <w:r>
              <w:rPr>
                <w:rFonts w:hint="default" w:ascii="Times New Roman" w:hAnsi="Times New Roman" w:eastAsia="宋体" w:cs="Times New Roman"/>
                <w:sz w:val="24"/>
                <w:szCs w:val="32"/>
                <w:lang w:val="en-US" w:eastAsia="zh-CN"/>
                <w:rPrChange w:id="7756" w:author="......" w:date="2024-05-07T14:48:58Z">
                  <w:rPr>
                    <w:rFonts w:hint="default" w:ascii="Times New Roman" w:hAnsi="Times New Roman" w:cs="Times New Roman"/>
                    <w:sz w:val="24"/>
                    <w:szCs w:val="32"/>
                    <w:lang w:val="en-US" w:eastAsia="zh-CN"/>
                  </w:rPr>
                </w:rPrChange>
              </w:rPr>
              <w:t>00</w:t>
            </w:r>
            <w:ins w:id="7757" w:author="......" w:date="2024-05-06T23:19:18Z">
              <w:r>
                <w:rPr>
                  <w:rFonts w:hint="default" w:ascii="Times New Roman" w:hAnsi="Times New Roman" w:eastAsia="宋体" w:cs="Times New Roman"/>
                  <w:sz w:val="24"/>
                  <w:szCs w:val="32"/>
                  <w:lang w:val="en-US" w:eastAsia="zh-CN"/>
                  <w:rPrChange w:id="7758" w:author="......" w:date="2024-05-07T14:48:58Z">
                    <w:rPr>
                      <w:rFonts w:hint="eastAsia" w:ascii="Times New Roman" w:hAnsi="Times New Roman" w:cs="Times New Roman"/>
                      <w:sz w:val="24"/>
                      <w:szCs w:val="32"/>
                      <w:lang w:val="en-US" w:eastAsia="zh-CN"/>
                    </w:rPr>
                  </w:rPrChange>
                </w:rPr>
                <w:t>4</w:t>
              </w:r>
            </w:ins>
            <w:del w:id="7760" w:author="......" w:date="2024-05-06T23:19:17Z">
              <w:r>
                <w:rPr>
                  <w:rFonts w:hint="default" w:ascii="Times New Roman" w:hAnsi="Times New Roman" w:eastAsia="宋体" w:cs="Times New Roman"/>
                  <w:sz w:val="24"/>
                  <w:szCs w:val="32"/>
                  <w:lang w:val="en-US" w:eastAsia="zh-CN"/>
                  <w:rPrChange w:id="7761" w:author="......" w:date="2024-05-07T14:48:58Z">
                    <w:rPr>
                      <w:rFonts w:hint="eastAsia" w:ascii="Times New Roman" w:hAnsi="Times New Roman" w:cs="Times New Roman"/>
                      <w:sz w:val="24"/>
                      <w:szCs w:val="32"/>
                      <w:lang w:val="en-US" w:eastAsia="zh-CN"/>
                    </w:rPr>
                  </w:rPrChange>
                </w:rPr>
                <w:delText>2</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ins w:id="7763" w:author="......" w:date="2024-05-06T23:14:43Z"/>
        </w:trPr>
        <w:tc>
          <w:tcPr>
            <w:tcW w:w="1692" w:type="dxa"/>
            <w:noWrap w:val="0"/>
            <w:vAlign w:val="top"/>
          </w:tcPr>
          <w:p>
            <w:pPr>
              <w:numPr>
                <w:ilvl w:val="0"/>
                <w:numId w:val="0"/>
              </w:numPr>
              <w:rPr>
                <w:ins w:id="7764" w:author="......" w:date="2024-05-06T23:14:43Z"/>
                <w:rFonts w:hint="default" w:ascii="Times New Roman" w:hAnsi="Times New Roman" w:eastAsia="宋体" w:cs="Times New Roman"/>
                <w:sz w:val="24"/>
                <w:szCs w:val="32"/>
                <w:vertAlign w:val="baseline"/>
                <w:lang w:val="en-US" w:eastAsia="zh-CN"/>
                <w:rPrChange w:id="7765" w:author="......" w:date="2024-05-07T14:48:58Z">
                  <w:rPr>
                    <w:ins w:id="7766" w:author="......" w:date="2024-05-06T23:14:43Z"/>
                    <w:rFonts w:hint="default"/>
                    <w:sz w:val="24"/>
                    <w:szCs w:val="32"/>
                    <w:vertAlign w:val="baseline"/>
                    <w:lang w:val="en-US" w:eastAsia="zh-CN"/>
                  </w:rPr>
                </w:rPrChange>
              </w:rPr>
            </w:pPr>
            <w:ins w:id="7767" w:author="......" w:date="2024-05-06T23:14:43Z">
              <w:r>
                <w:rPr>
                  <w:rFonts w:hint="default" w:ascii="Times New Roman" w:hAnsi="Times New Roman" w:eastAsia="宋体" w:cs="Times New Roman"/>
                  <w:sz w:val="24"/>
                  <w:szCs w:val="32"/>
                  <w:vertAlign w:val="baseline"/>
                  <w:lang w:val="en-US" w:eastAsia="zh-CN"/>
                  <w:rPrChange w:id="7768" w:author="......" w:date="2024-05-07T14:48:58Z">
                    <w:rPr>
                      <w:rFonts w:hint="eastAsia"/>
                      <w:sz w:val="24"/>
                      <w:szCs w:val="32"/>
                      <w:vertAlign w:val="baseline"/>
                      <w:lang w:val="en-US" w:eastAsia="zh-CN"/>
                    </w:rPr>
                  </w:rPrChange>
                </w:rPr>
                <w:t>主执行者</w:t>
              </w:r>
            </w:ins>
          </w:p>
        </w:tc>
        <w:tc>
          <w:tcPr>
            <w:tcW w:w="6830" w:type="dxa"/>
            <w:noWrap w:val="0"/>
            <w:vAlign w:val="top"/>
          </w:tcPr>
          <w:p>
            <w:pPr>
              <w:numPr>
                <w:ilvl w:val="0"/>
                <w:numId w:val="0"/>
              </w:numPr>
              <w:rPr>
                <w:ins w:id="7770" w:author="......" w:date="2024-05-06T23:14:43Z"/>
                <w:rFonts w:hint="default" w:ascii="Times New Roman" w:hAnsi="Times New Roman" w:eastAsia="宋体" w:cs="Times New Roman"/>
                <w:sz w:val="24"/>
                <w:szCs w:val="32"/>
                <w:vertAlign w:val="baseline"/>
                <w:lang w:val="en-US" w:eastAsia="zh-CN"/>
                <w:rPrChange w:id="7771" w:author="......" w:date="2024-05-07T14:48:58Z">
                  <w:rPr>
                    <w:ins w:id="7772" w:author="......" w:date="2024-05-06T23:14:43Z"/>
                    <w:rFonts w:hint="default"/>
                    <w:sz w:val="24"/>
                    <w:szCs w:val="32"/>
                    <w:vertAlign w:val="baseline"/>
                    <w:lang w:val="en-US" w:eastAsia="zh-CN"/>
                  </w:rPr>
                </w:rPrChange>
              </w:rPr>
            </w:pPr>
            <w:ins w:id="7773" w:author="......" w:date="2024-05-06T23:14:43Z">
              <w:r>
                <w:rPr>
                  <w:rFonts w:hint="default" w:ascii="Times New Roman" w:hAnsi="Times New Roman" w:eastAsia="宋体" w:cs="Times New Roman"/>
                  <w:sz w:val="24"/>
                  <w:szCs w:val="32"/>
                  <w:vertAlign w:val="baseline"/>
                  <w:lang w:val="en-US" w:eastAsia="zh-CN"/>
                  <w:rPrChange w:id="7774" w:author="......" w:date="2024-05-07T14:48:58Z">
                    <w:rPr>
                      <w:rFonts w:hint="eastAsia"/>
                      <w:sz w:val="24"/>
                      <w:szCs w:val="32"/>
                      <w:vertAlign w:val="baseline"/>
                      <w:lang w:val="en-US" w:eastAsia="zh-CN"/>
                    </w:rPr>
                  </w:rPrChange>
                </w:rPr>
                <w:t>技术总工和</w:t>
              </w:r>
            </w:ins>
            <w:ins w:id="7776" w:author="......" w:date="2024-05-06T23:14:43Z">
              <w:r>
                <w:rPr>
                  <w:rFonts w:hint="default" w:ascii="Times New Roman" w:hAnsi="Times New Roman" w:eastAsia="宋体" w:cs="Times New Roman"/>
                  <w:sz w:val="24"/>
                  <w:szCs w:val="32"/>
                  <w:vertAlign w:val="baseline"/>
                  <w:lang w:val="en-US" w:eastAsia="zh-CN"/>
                  <w:rPrChange w:id="7777" w:author="......" w:date="2024-05-07T14:48:58Z">
                    <w:rPr>
                      <w:rFonts w:hint="eastAsia" w:ascii="Calibri" w:hAnsi="Calibri" w:eastAsia="宋体" w:cs="Times New Roman"/>
                      <w:sz w:val="24"/>
                      <w:szCs w:val="32"/>
                      <w:vertAlign w:val="baseline"/>
                      <w:lang w:val="en-US" w:eastAsia="zh-CN"/>
                    </w:rPr>
                  </w:rPrChange>
                </w:rPr>
                <w:t>工程质量管理</w:t>
              </w:r>
            </w:ins>
            <w:ins w:id="7779" w:author="......" w:date="2024-05-06T23:14:43Z">
              <w:r>
                <w:rPr>
                  <w:rFonts w:hint="default" w:ascii="Times New Roman" w:hAnsi="Times New Roman" w:eastAsia="宋体" w:cs="Times New Roman"/>
                  <w:sz w:val="24"/>
                  <w:szCs w:val="32"/>
                  <w:vertAlign w:val="baseline"/>
                  <w:lang w:val="en-US" w:eastAsia="zh-CN"/>
                  <w:rPrChange w:id="7780" w:author="......" w:date="2024-05-07T14:48:58Z">
                    <w:rPr>
                      <w:rFonts w:hint="eastAsia" w:cs="Times New Roman"/>
                      <w:sz w:val="24"/>
                      <w:szCs w:val="32"/>
                      <w:vertAlign w:val="baseline"/>
                      <w:lang w:val="en-US" w:eastAsia="zh-CN"/>
                    </w:rPr>
                  </w:rPrChange>
                </w:rPr>
                <w:t>人员</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7782" w:author="......" w:date="2024-05-06T23:14:43Z"/>
        </w:trPr>
        <w:tc>
          <w:tcPr>
            <w:tcW w:w="1692" w:type="dxa"/>
            <w:noWrap w:val="0"/>
            <w:vAlign w:val="top"/>
          </w:tcPr>
          <w:p>
            <w:pPr>
              <w:numPr>
                <w:ilvl w:val="0"/>
                <w:numId w:val="0"/>
              </w:numPr>
              <w:ind w:left="0" w:leftChars="0" w:firstLine="0" w:firstLineChars="0"/>
              <w:rPr>
                <w:ins w:id="7783" w:author="......" w:date="2024-05-06T23:14:43Z"/>
                <w:rFonts w:hint="default" w:ascii="Times New Roman" w:hAnsi="Times New Roman" w:eastAsia="宋体" w:cs="Times New Roman"/>
                <w:sz w:val="24"/>
                <w:szCs w:val="32"/>
                <w:vertAlign w:val="baseline"/>
                <w:lang w:val="en-US" w:eastAsia="zh-CN"/>
                <w:rPrChange w:id="7784" w:author="......" w:date="2024-05-07T14:48:58Z">
                  <w:rPr>
                    <w:ins w:id="7785" w:author="......" w:date="2024-05-06T23:14:43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786" w:author="......" w:date="2024-05-07T14:48:58Z">
                  <w:rPr>
                    <w:rFonts w:hint="eastAsia"/>
                    <w:sz w:val="24"/>
                    <w:szCs w:val="32"/>
                    <w:vertAlign w:val="baseline"/>
                    <w:lang w:val="en-US" w:eastAsia="zh-CN"/>
                  </w:rPr>
                </w:rPrChange>
              </w:rPr>
              <w:t>目标</w:t>
            </w:r>
          </w:p>
        </w:tc>
        <w:tc>
          <w:tcPr>
            <w:tcW w:w="6830" w:type="dxa"/>
            <w:noWrap w:val="0"/>
            <w:vAlign w:val="top"/>
          </w:tcPr>
          <w:p>
            <w:pPr>
              <w:numPr>
                <w:ilvl w:val="0"/>
                <w:numId w:val="0"/>
              </w:numPr>
              <w:ind w:left="0" w:leftChars="0" w:firstLine="0" w:firstLineChars="0"/>
              <w:rPr>
                <w:ins w:id="7787" w:author="......" w:date="2024-05-06T23:14:43Z"/>
                <w:rFonts w:hint="default" w:ascii="Times New Roman" w:hAnsi="Times New Roman" w:eastAsia="宋体" w:cs="Times New Roman"/>
                <w:sz w:val="24"/>
                <w:szCs w:val="32"/>
                <w:vertAlign w:val="baseline"/>
                <w:lang w:val="en-US" w:eastAsia="zh-CN"/>
                <w:rPrChange w:id="7788" w:author="......" w:date="2024-05-07T14:48:58Z">
                  <w:rPr>
                    <w:ins w:id="7789" w:author="......" w:date="2024-05-06T23:14:43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790" w:author="......" w:date="2024-05-07T14:48:58Z">
                  <w:rPr>
                    <w:rFonts w:hint="eastAsia"/>
                    <w:sz w:val="24"/>
                    <w:szCs w:val="32"/>
                    <w:vertAlign w:val="baseline"/>
                    <w:lang w:val="en-US" w:eastAsia="zh-CN"/>
                  </w:rPr>
                </w:rPrChange>
              </w:rPr>
              <w:t>能使用搜索框快速检索需要的项目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7791" w:author="......" w:date="2024-05-06T23:14:43Z"/>
        </w:trPr>
        <w:tc>
          <w:tcPr>
            <w:tcW w:w="1692" w:type="dxa"/>
            <w:noWrap w:val="0"/>
            <w:vAlign w:val="top"/>
          </w:tcPr>
          <w:p>
            <w:pPr>
              <w:numPr>
                <w:ilvl w:val="0"/>
                <w:numId w:val="0"/>
              </w:numPr>
              <w:ind w:left="0" w:leftChars="0" w:firstLine="0" w:firstLineChars="0"/>
              <w:rPr>
                <w:ins w:id="7792" w:author="......" w:date="2024-05-06T23:14:43Z"/>
                <w:rFonts w:hint="default" w:ascii="Times New Roman" w:hAnsi="Times New Roman" w:eastAsia="宋体" w:cs="Times New Roman"/>
                <w:sz w:val="24"/>
                <w:szCs w:val="32"/>
                <w:vertAlign w:val="baseline"/>
                <w:lang w:val="en-US" w:eastAsia="zh-CN"/>
                <w:rPrChange w:id="7793" w:author="......" w:date="2024-05-07T14:48:58Z">
                  <w:rPr>
                    <w:ins w:id="7794" w:author="......" w:date="2024-05-06T23:14:43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795" w:author="......" w:date="2024-05-07T14:48:58Z">
                  <w:rPr>
                    <w:rFonts w:hint="eastAsia"/>
                    <w:sz w:val="24"/>
                    <w:szCs w:val="32"/>
                    <w:vertAlign w:val="baseline"/>
                    <w:lang w:val="en-US" w:eastAsia="zh-CN"/>
                  </w:rPr>
                </w:rPrChange>
              </w:rPr>
              <w:t>前提条件</w:t>
            </w:r>
          </w:p>
        </w:tc>
        <w:tc>
          <w:tcPr>
            <w:tcW w:w="6830" w:type="dxa"/>
            <w:noWrap w:val="0"/>
            <w:vAlign w:val="top"/>
          </w:tcPr>
          <w:p>
            <w:pPr>
              <w:numPr>
                <w:ilvl w:val="0"/>
                <w:numId w:val="0"/>
              </w:numPr>
              <w:ind w:left="0" w:leftChars="0" w:firstLine="0" w:firstLineChars="0"/>
              <w:rPr>
                <w:ins w:id="7796" w:author="......" w:date="2024-05-06T23:14:43Z"/>
                <w:rFonts w:hint="default" w:ascii="Times New Roman" w:hAnsi="Times New Roman" w:eastAsia="宋体" w:cs="Times New Roman"/>
                <w:sz w:val="24"/>
                <w:szCs w:val="32"/>
                <w:vertAlign w:val="baseline"/>
                <w:lang w:val="en-US" w:eastAsia="zh-CN"/>
                <w:rPrChange w:id="7797" w:author="......" w:date="2024-05-07T14:48:58Z">
                  <w:rPr>
                    <w:ins w:id="7798" w:author="......" w:date="2024-05-06T23:14:43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799" w:author="......" w:date="2024-05-07T14:48:58Z">
                  <w:rPr>
                    <w:rFonts w:hint="eastAsia"/>
                    <w:sz w:val="24"/>
                    <w:szCs w:val="32"/>
                    <w:vertAlign w:val="baseline"/>
                    <w:lang w:val="en-US" w:eastAsia="zh-CN"/>
                  </w:rPr>
                </w:rPrChange>
              </w:rPr>
              <w:t>相关项目已经存入数据库并显示在“质量管理”界面中的项目列表中。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7800" w:author="......" w:date="2024-05-06T23:14:43Z"/>
        </w:trPr>
        <w:tc>
          <w:tcPr>
            <w:tcW w:w="1692" w:type="dxa"/>
            <w:noWrap w:val="0"/>
            <w:vAlign w:val="top"/>
          </w:tcPr>
          <w:p>
            <w:pPr>
              <w:numPr>
                <w:ilvl w:val="0"/>
                <w:numId w:val="0"/>
              </w:numPr>
              <w:ind w:left="0" w:leftChars="0" w:firstLine="0" w:firstLineChars="0"/>
              <w:rPr>
                <w:ins w:id="7801" w:author="......" w:date="2024-05-06T23:14:43Z"/>
                <w:rFonts w:hint="default" w:ascii="Times New Roman" w:hAnsi="Times New Roman" w:eastAsia="宋体" w:cs="Times New Roman"/>
                <w:sz w:val="24"/>
                <w:szCs w:val="32"/>
                <w:vertAlign w:val="baseline"/>
                <w:lang w:val="en-US" w:eastAsia="zh-CN"/>
                <w:rPrChange w:id="7802" w:author="......" w:date="2024-05-07T14:48:58Z">
                  <w:rPr>
                    <w:ins w:id="7803" w:author="......" w:date="2024-05-06T23:14:43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804" w:author="......" w:date="2024-05-07T14:48:58Z">
                  <w:rPr>
                    <w:rFonts w:hint="eastAsia"/>
                    <w:sz w:val="24"/>
                    <w:szCs w:val="32"/>
                    <w:vertAlign w:val="baseline"/>
                    <w:lang w:val="en-US" w:eastAsia="zh-CN"/>
                  </w:rPr>
                </w:rPrChange>
              </w:rPr>
              <w:t>触发事件</w:t>
            </w:r>
          </w:p>
        </w:tc>
        <w:tc>
          <w:tcPr>
            <w:tcW w:w="6830" w:type="dxa"/>
            <w:noWrap w:val="0"/>
            <w:vAlign w:val="top"/>
          </w:tcPr>
          <w:p>
            <w:pPr>
              <w:numPr>
                <w:ilvl w:val="0"/>
                <w:numId w:val="48"/>
              </w:numPr>
              <w:rPr>
                <w:ins w:id="7805" w:author="......" w:date="2024-05-06T23:14:43Z"/>
                <w:rFonts w:hint="default" w:ascii="Times New Roman" w:hAnsi="Times New Roman" w:eastAsia="宋体" w:cs="Times New Roman"/>
                <w:sz w:val="24"/>
                <w:szCs w:val="32"/>
                <w:vertAlign w:val="baseline"/>
                <w:lang w:val="en-US" w:eastAsia="zh-CN"/>
                <w:rPrChange w:id="7806" w:author="......" w:date="2024-05-07T14:48:58Z">
                  <w:rPr>
                    <w:ins w:id="7807" w:author="......" w:date="2024-05-06T23:14:43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808" w:author="......" w:date="2024-05-07T14:48:58Z">
                  <w:rPr>
                    <w:rFonts w:hint="eastAsia"/>
                    <w:sz w:val="24"/>
                    <w:szCs w:val="32"/>
                    <w:vertAlign w:val="baseline"/>
                    <w:lang w:val="en-US" w:eastAsia="zh-CN"/>
                  </w:rPr>
                </w:rPrChange>
              </w:rPr>
              <w:t>用户进入“质量管理”界面，点击右上角的搜索框，输入关键字，点击查询；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7809" w:author="......" w:date="2024-05-06T23:14:43Z"/>
        </w:trPr>
        <w:tc>
          <w:tcPr>
            <w:tcW w:w="1692" w:type="dxa"/>
            <w:noWrap w:val="0"/>
            <w:vAlign w:val="top"/>
          </w:tcPr>
          <w:p>
            <w:pPr>
              <w:numPr>
                <w:ilvl w:val="0"/>
                <w:numId w:val="0"/>
              </w:numPr>
              <w:ind w:left="0" w:leftChars="0" w:firstLine="0" w:firstLineChars="0"/>
              <w:rPr>
                <w:ins w:id="7810" w:author="......" w:date="2024-05-06T23:14:43Z"/>
                <w:rFonts w:hint="default" w:ascii="Times New Roman" w:hAnsi="Times New Roman" w:eastAsia="宋体" w:cs="Times New Roman"/>
                <w:sz w:val="24"/>
                <w:szCs w:val="32"/>
                <w:vertAlign w:val="baseline"/>
                <w:lang w:val="en-US" w:eastAsia="zh-CN"/>
                <w:rPrChange w:id="7811" w:author="......" w:date="2024-05-07T14:48:58Z">
                  <w:rPr>
                    <w:ins w:id="7812" w:author="......" w:date="2024-05-06T23:14:43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813" w:author="......" w:date="2024-05-07T14:48:58Z">
                  <w:rPr>
                    <w:rFonts w:hint="eastAsia"/>
                    <w:sz w:val="24"/>
                    <w:szCs w:val="32"/>
                    <w:vertAlign w:val="baseline"/>
                    <w:lang w:val="en-US" w:eastAsia="zh-CN"/>
                  </w:rPr>
                </w:rPrChange>
              </w:rPr>
              <w:t>基本事件流</w:t>
            </w:r>
          </w:p>
        </w:tc>
        <w:tc>
          <w:tcPr>
            <w:tcW w:w="6830" w:type="dxa"/>
            <w:noWrap w:val="0"/>
            <w:vAlign w:val="top"/>
          </w:tcPr>
          <w:p>
            <w:pPr>
              <w:numPr>
                <w:ilvl w:val="0"/>
                <w:numId w:val="49"/>
              </w:numPr>
              <w:rPr>
                <w:rFonts w:hint="default" w:ascii="Times New Roman" w:hAnsi="Times New Roman" w:eastAsia="宋体" w:cs="Times New Roman"/>
                <w:sz w:val="24"/>
                <w:szCs w:val="32"/>
                <w:vertAlign w:val="baseline"/>
                <w:lang w:val="en-US" w:eastAsia="zh-CN"/>
                <w:rPrChange w:id="7814" w:author="......" w:date="2024-05-07T14:48:58Z">
                  <w:rPr>
                    <w:rFonts w:hint="eastAsia"/>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815" w:author="......" w:date="2024-05-07T14:48:58Z">
                  <w:rPr>
                    <w:rFonts w:hint="eastAsia"/>
                    <w:sz w:val="24"/>
                    <w:szCs w:val="32"/>
                    <w:vertAlign w:val="baseline"/>
                    <w:lang w:val="en-US" w:eastAsia="zh-CN"/>
                  </w:rPr>
                </w:rPrChange>
              </w:rPr>
              <w:t>用户进入“质量管理”，点击搜索框；</w:t>
            </w:r>
          </w:p>
          <w:p>
            <w:pPr>
              <w:numPr>
                <w:ilvl w:val="0"/>
                <w:numId w:val="49"/>
              </w:numPr>
              <w:rPr>
                <w:rFonts w:hint="default" w:ascii="Times New Roman" w:hAnsi="Times New Roman" w:eastAsia="宋体" w:cs="Times New Roman"/>
                <w:sz w:val="24"/>
                <w:szCs w:val="32"/>
                <w:vertAlign w:val="baseline"/>
                <w:lang w:val="en-US" w:eastAsia="zh-CN"/>
                <w:rPrChange w:id="7816" w:author="......" w:date="2024-05-07T14:48:58Z">
                  <w:rPr>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817" w:author="......" w:date="2024-05-07T14:48:58Z">
                  <w:rPr>
                    <w:rFonts w:hint="eastAsia"/>
                    <w:sz w:val="24"/>
                    <w:szCs w:val="32"/>
                    <w:vertAlign w:val="baseline"/>
                    <w:lang w:val="en-US" w:eastAsia="zh-CN"/>
                  </w:rPr>
                </w:rPrChange>
              </w:rPr>
              <w:t>用户输入文件关键字；</w:t>
            </w:r>
          </w:p>
          <w:p>
            <w:pPr>
              <w:numPr>
                <w:ilvl w:val="0"/>
                <w:numId w:val="49"/>
              </w:numPr>
              <w:rPr>
                <w:rFonts w:hint="default" w:ascii="Times New Roman" w:hAnsi="Times New Roman" w:eastAsia="宋体" w:cs="Times New Roman"/>
                <w:sz w:val="24"/>
                <w:szCs w:val="32"/>
                <w:vertAlign w:val="baseline"/>
                <w:lang w:val="en-US" w:eastAsia="zh-CN"/>
                <w:rPrChange w:id="7818" w:author="......" w:date="2024-05-07T14:48:58Z">
                  <w:rPr>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819" w:author="......" w:date="2024-05-07T14:48:58Z">
                  <w:rPr>
                    <w:rFonts w:hint="eastAsia"/>
                    <w:sz w:val="24"/>
                    <w:szCs w:val="32"/>
                    <w:vertAlign w:val="baseline"/>
                    <w:lang w:val="en-US" w:eastAsia="zh-CN"/>
                  </w:rPr>
                </w:rPrChange>
              </w:rPr>
              <w:t>点击查阅；</w:t>
            </w:r>
          </w:p>
          <w:p>
            <w:pPr>
              <w:numPr>
                <w:ilvl w:val="0"/>
                <w:numId w:val="49"/>
              </w:numPr>
              <w:rPr>
                <w:ins w:id="7820" w:author="......" w:date="2024-05-06T23:14:43Z"/>
                <w:rFonts w:hint="default" w:ascii="Times New Roman" w:hAnsi="Times New Roman" w:eastAsia="宋体" w:cs="Times New Roman"/>
                <w:sz w:val="24"/>
                <w:szCs w:val="32"/>
                <w:vertAlign w:val="baseline"/>
                <w:lang w:val="en-US" w:eastAsia="zh-CN"/>
                <w:rPrChange w:id="7821" w:author="......" w:date="2024-05-07T14:48:58Z">
                  <w:rPr>
                    <w:ins w:id="7822" w:author="......" w:date="2024-05-06T23:14:43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823" w:author="......" w:date="2024-05-07T14:48:58Z">
                  <w:rPr>
                    <w:rFonts w:hint="eastAsia"/>
                    <w:sz w:val="24"/>
                    <w:szCs w:val="32"/>
                    <w:vertAlign w:val="baseline"/>
                    <w:lang w:val="en-US" w:eastAsia="zh-CN"/>
                  </w:rPr>
                </w:rPrChange>
              </w:rPr>
              <w:t>系统将包含关键字的文件显示在“搜寻结果”界面中。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7824" w:author="......" w:date="2024-05-06T23:14:43Z"/>
        </w:trPr>
        <w:tc>
          <w:tcPr>
            <w:tcW w:w="1692" w:type="dxa"/>
            <w:noWrap w:val="0"/>
            <w:vAlign w:val="top"/>
          </w:tcPr>
          <w:p>
            <w:pPr>
              <w:numPr>
                <w:ilvl w:val="0"/>
                <w:numId w:val="0"/>
              </w:numPr>
              <w:ind w:left="0" w:leftChars="0" w:firstLine="0" w:firstLineChars="0"/>
              <w:rPr>
                <w:ins w:id="7825" w:author="......" w:date="2024-05-06T23:14:43Z"/>
                <w:rFonts w:hint="default" w:ascii="Times New Roman" w:hAnsi="Times New Roman" w:eastAsia="宋体" w:cs="Times New Roman"/>
                <w:sz w:val="24"/>
                <w:szCs w:val="32"/>
                <w:vertAlign w:val="baseline"/>
                <w:lang w:val="en-US" w:eastAsia="zh-CN"/>
                <w:rPrChange w:id="7826" w:author="......" w:date="2024-05-07T14:48:58Z">
                  <w:rPr>
                    <w:ins w:id="7827" w:author="......" w:date="2024-05-06T23:14:43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828" w:author="......" w:date="2024-05-07T14:48:58Z">
                  <w:rPr>
                    <w:rFonts w:hint="eastAsia"/>
                    <w:sz w:val="24"/>
                    <w:szCs w:val="32"/>
                    <w:vertAlign w:val="baseline"/>
                    <w:lang w:val="en-US" w:eastAsia="zh-CN"/>
                  </w:rPr>
                </w:rPrChange>
              </w:rPr>
              <w:t>异常事件流</w:t>
            </w:r>
          </w:p>
        </w:tc>
        <w:tc>
          <w:tcPr>
            <w:tcW w:w="6830" w:type="dxa"/>
            <w:noWrap w:val="0"/>
            <w:vAlign w:val="top"/>
          </w:tcPr>
          <w:p>
            <w:pPr>
              <w:numPr>
                <w:ilvl w:val="0"/>
                <w:numId w:val="50"/>
              </w:numPr>
              <w:rPr>
                <w:ins w:id="7829" w:author="......" w:date="2024-05-06T23:14:43Z"/>
                <w:rFonts w:hint="default" w:ascii="Times New Roman" w:hAnsi="Times New Roman" w:eastAsia="宋体" w:cs="Times New Roman"/>
                <w:sz w:val="24"/>
                <w:szCs w:val="32"/>
                <w:vertAlign w:val="baseline"/>
                <w:lang w:val="en-US" w:eastAsia="zh-CN"/>
                <w:rPrChange w:id="7830" w:author="......" w:date="2024-05-07T14:48:58Z">
                  <w:rPr>
                    <w:ins w:id="7831" w:author="......" w:date="2024-05-06T23:14:43Z"/>
                    <w:rFonts w:hint="default"/>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7832" w:author="......" w:date="2024-05-07T14:48:58Z">
                  <w:rPr>
                    <w:rFonts w:hint="eastAsia"/>
                    <w:sz w:val="24"/>
                    <w:szCs w:val="32"/>
                    <w:vertAlign w:val="baseline"/>
                    <w:lang w:val="en-US" w:eastAsia="zh-CN"/>
                  </w:rPr>
                </w:rPrChange>
              </w:rPr>
              <w:t>数据库中无满足用户筛选条件的项目；</w:t>
            </w:r>
          </w:p>
        </w:tc>
      </w:tr>
    </w:tbl>
    <w:p>
      <w:pPr>
        <w:numPr>
          <w:ilvl w:val="-1"/>
          <w:numId w:val="0"/>
        </w:numPr>
        <w:ind w:left="0" w:firstLine="0"/>
        <w:rPr>
          <w:ins w:id="7834" w:author="......" w:date="2024-05-06T23:34:46Z"/>
          <w:rFonts w:hint="default" w:ascii="Times New Roman" w:hAnsi="Times New Roman" w:eastAsia="宋体" w:cs="Times New Roman"/>
          <w:szCs w:val="32"/>
          <w:lang w:val="en-US"/>
          <w:rPrChange w:id="7835" w:author="......" w:date="2024-05-07T14:48:58Z">
            <w:rPr>
              <w:ins w:id="7836" w:author="......" w:date="2024-05-06T23:34:46Z"/>
              <w:rFonts w:hint="default" w:ascii="Times New Roman" w:hAnsi="Times New Roman" w:eastAsia="宋体" w:cs="Times New Roman"/>
              <w:szCs w:val="32"/>
              <w:lang w:val="en-US"/>
            </w:rPr>
          </w:rPrChange>
        </w:rPr>
        <w:pPrChange w:id="7833" w:author="......" w:date="2024-05-06T23:20:02Z">
          <w:pPr/>
        </w:pPrChange>
      </w:pPr>
    </w:p>
    <w:p>
      <w:pPr>
        <w:numPr>
          <w:ilvl w:val="-1"/>
          <w:numId w:val="0"/>
        </w:numPr>
        <w:ind w:left="0" w:firstLine="419"/>
        <w:rPr>
          <w:ins w:id="7837" w:author="......" w:date="2024-05-06T23:35:16Z"/>
          <w:rFonts w:hint="default" w:ascii="Times New Roman" w:hAnsi="Times New Roman" w:eastAsia="宋体" w:cs="Times New Roman"/>
          <w:szCs w:val="32"/>
          <w:lang w:val="en-US" w:eastAsia="zh-CN"/>
          <w:rPrChange w:id="7838" w:author="......" w:date="2024-05-07T14:48:58Z">
            <w:rPr>
              <w:ins w:id="7839" w:author="......" w:date="2024-05-06T23:35:16Z"/>
              <w:rFonts w:hint="default" w:ascii="Times New Roman" w:hAnsi="Times New Roman" w:eastAsia="宋体" w:cs="Times New Roman"/>
              <w:szCs w:val="32"/>
              <w:lang w:val="en-US" w:eastAsia="zh-CN"/>
            </w:rPr>
          </w:rPrChange>
        </w:rPr>
      </w:pPr>
      <w:ins w:id="7840" w:author="......" w:date="2024-05-06T23:35:16Z">
        <w:r>
          <w:rPr>
            <w:rFonts w:hint="default" w:ascii="Times New Roman" w:hAnsi="Times New Roman" w:eastAsia="宋体" w:cs="Times New Roman"/>
            <w:szCs w:val="32"/>
            <w:lang w:val="en-US" w:eastAsia="zh-CN"/>
            <w:rPrChange w:id="7841" w:author="......" w:date="2024-05-07T14:48:58Z">
              <w:rPr>
                <w:rFonts w:hint="eastAsia" w:ascii="Times New Roman" w:hAnsi="Times New Roman" w:eastAsia="宋体" w:cs="Times New Roman"/>
                <w:szCs w:val="32"/>
                <w:lang w:val="en-US" w:eastAsia="zh-CN"/>
              </w:rPr>
            </w:rPrChange>
          </w:rPr>
          <w:t>各用例活动图如图3-</w:t>
        </w:r>
      </w:ins>
      <w:ins w:id="7843" w:author="......" w:date="2024-05-06T23:35:25Z">
        <w:r>
          <w:rPr>
            <w:rFonts w:hint="default" w:ascii="Times New Roman" w:hAnsi="Times New Roman" w:eastAsia="宋体" w:cs="Times New Roman"/>
            <w:szCs w:val="32"/>
            <w:lang w:val="en-US" w:eastAsia="zh-CN"/>
            <w:rPrChange w:id="7844" w:author="......" w:date="2024-05-07T14:48:58Z">
              <w:rPr>
                <w:rFonts w:hint="eastAsia" w:ascii="Times New Roman" w:hAnsi="Times New Roman" w:eastAsia="宋体" w:cs="Times New Roman"/>
                <w:szCs w:val="32"/>
                <w:lang w:val="en-US" w:eastAsia="zh-CN"/>
              </w:rPr>
            </w:rPrChange>
          </w:rPr>
          <w:t>4</w:t>
        </w:r>
      </w:ins>
      <w:ins w:id="7846" w:author="......" w:date="2024-05-06T23:35:16Z">
        <w:r>
          <w:rPr>
            <w:rFonts w:hint="default" w:ascii="Times New Roman" w:hAnsi="Times New Roman" w:eastAsia="宋体" w:cs="Times New Roman"/>
            <w:szCs w:val="32"/>
            <w:lang w:val="en-US" w:eastAsia="zh-CN"/>
            <w:rPrChange w:id="7847" w:author="......" w:date="2024-05-07T14:48:58Z">
              <w:rPr>
                <w:rFonts w:hint="eastAsia" w:ascii="Times New Roman" w:hAnsi="Times New Roman" w:eastAsia="宋体" w:cs="Times New Roman"/>
                <w:szCs w:val="32"/>
                <w:lang w:val="en-US" w:eastAsia="zh-CN"/>
              </w:rPr>
            </w:rPrChange>
          </w:rPr>
          <w:t>-2至图3-</w:t>
        </w:r>
      </w:ins>
      <w:ins w:id="7849" w:author="......" w:date="2024-05-06T23:35:27Z">
        <w:r>
          <w:rPr>
            <w:rFonts w:hint="default" w:ascii="Times New Roman" w:hAnsi="Times New Roman" w:eastAsia="宋体" w:cs="Times New Roman"/>
            <w:szCs w:val="32"/>
            <w:lang w:val="en-US" w:eastAsia="zh-CN"/>
            <w:rPrChange w:id="7850" w:author="......" w:date="2024-05-07T14:48:58Z">
              <w:rPr>
                <w:rFonts w:hint="eastAsia" w:ascii="Times New Roman" w:hAnsi="Times New Roman" w:eastAsia="宋体" w:cs="Times New Roman"/>
                <w:szCs w:val="32"/>
                <w:lang w:val="en-US" w:eastAsia="zh-CN"/>
              </w:rPr>
            </w:rPrChange>
          </w:rPr>
          <w:t>4</w:t>
        </w:r>
      </w:ins>
      <w:ins w:id="7852" w:author="......" w:date="2024-05-06T23:35:16Z">
        <w:r>
          <w:rPr>
            <w:rFonts w:hint="default" w:ascii="Times New Roman" w:hAnsi="Times New Roman" w:eastAsia="宋体" w:cs="Times New Roman"/>
            <w:szCs w:val="32"/>
            <w:lang w:val="en-US" w:eastAsia="zh-CN"/>
            <w:rPrChange w:id="7853" w:author="......" w:date="2024-05-07T14:48:58Z">
              <w:rPr>
                <w:rFonts w:hint="eastAsia" w:ascii="Times New Roman" w:hAnsi="Times New Roman" w:eastAsia="宋体" w:cs="Times New Roman"/>
                <w:szCs w:val="32"/>
                <w:lang w:val="en-US" w:eastAsia="zh-CN"/>
              </w:rPr>
            </w:rPrChange>
          </w:rPr>
          <w:t>-</w:t>
        </w:r>
      </w:ins>
      <w:ins w:id="7855" w:author="......" w:date="2024-05-07T14:45:13Z">
        <w:r>
          <w:rPr>
            <w:rFonts w:hint="default" w:ascii="Times New Roman" w:hAnsi="Times New Roman" w:eastAsia="宋体" w:cs="Times New Roman"/>
            <w:szCs w:val="32"/>
            <w:lang w:val="en-US" w:eastAsia="zh-CN"/>
            <w:rPrChange w:id="7856" w:author="......" w:date="2024-05-07T14:48:58Z">
              <w:rPr>
                <w:rFonts w:hint="eastAsia" w:ascii="Times New Roman" w:hAnsi="Times New Roman" w:eastAsia="宋体" w:cs="Times New Roman"/>
                <w:szCs w:val="32"/>
                <w:lang w:val="en-US" w:eastAsia="zh-CN"/>
              </w:rPr>
            </w:rPrChange>
          </w:rPr>
          <w:t>5</w:t>
        </w:r>
      </w:ins>
      <w:ins w:id="7858" w:author="......" w:date="2024-05-06T23:35:16Z">
        <w:r>
          <w:rPr>
            <w:rFonts w:hint="default" w:ascii="Times New Roman" w:hAnsi="Times New Roman" w:eastAsia="宋体" w:cs="Times New Roman"/>
            <w:szCs w:val="32"/>
            <w:lang w:val="en-US" w:eastAsia="zh-CN"/>
            <w:rPrChange w:id="7859" w:author="......" w:date="2024-05-07T14:48:58Z">
              <w:rPr>
                <w:rFonts w:hint="eastAsia" w:ascii="Times New Roman" w:hAnsi="Times New Roman" w:eastAsia="宋体" w:cs="Times New Roman"/>
                <w:szCs w:val="32"/>
                <w:lang w:val="en-US" w:eastAsia="zh-CN"/>
              </w:rPr>
            </w:rPrChange>
          </w:rPr>
          <w:t>所示：</w:t>
        </w:r>
      </w:ins>
    </w:p>
    <w:p>
      <w:pPr>
        <w:rPr>
          <w:ins w:id="7861" w:author="......" w:date="2024-05-06T23:37:29Z"/>
          <w:rFonts w:hint="default" w:ascii="Times New Roman" w:hAnsi="Times New Roman" w:eastAsia="宋体" w:cs="Times New Roman"/>
          <w:sz w:val="24"/>
          <w:szCs w:val="32"/>
          <w:vertAlign w:val="baseline"/>
          <w:lang w:val="en-US" w:eastAsia="zh-CN"/>
          <w:rPrChange w:id="7862" w:author="......" w:date="2024-05-07T14:48:58Z">
            <w:rPr>
              <w:ins w:id="7863" w:author="......" w:date="2024-05-06T23:37:29Z"/>
              <w:rFonts w:hint="eastAsia"/>
              <w:sz w:val="24"/>
              <w:szCs w:val="32"/>
              <w:vertAlign w:val="baseline"/>
              <w:lang w:val="en-US" w:eastAsia="zh-CN"/>
            </w:rPr>
          </w:rPrChange>
        </w:rPr>
      </w:pPr>
      <w:ins w:id="7864" w:author="......" w:date="2024-05-06T23:36:15Z">
        <w:r>
          <w:rPr>
            <w:rFonts w:hint="default" w:ascii="Times New Roman" w:hAnsi="Times New Roman" w:eastAsia="宋体" w:cs="Times New Roman"/>
            <w:sz w:val="24"/>
            <w:szCs w:val="32"/>
            <w:vertAlign w:val="baseline"/>
            <w:lang w:val="en-US" w:eastAsia="zh-CN"/>
            <w:rPrChange w:id="7868" w:author="......" w:date="2024-05-07T14:48:58Z">
              <w:rPr>
                <w:rFonts w:hint="eastAsia"/>
                <w:sz w:val="24"/>
                <w:szCs w:val="32"/>
                <w:vertAlign w:val="baseline"/>
                <w:lang w:val="en-US" w:eastAsia="zh-CN"/>
              </w:rPr>
            </w:rPrChange>
          </w:rPr>
          <w:drawing>
            <wp:inline distT="0" distB="0" distL="114300" distR="114300">
              <wp:extent cx="2629535" cy="2232025"/>
              <wp:effectExtent l="0" t="0" r="0" b="0"/>
              <wp:docPr id="26" name="图片 4"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descr="未命名文件"/>
                      <pic:cNvPicPr>
                        <a:picLocks noChangeAspect="1"/>
                      </pic:cNvPicPr>
                    </pic:nvPicPr>
                    <pic:blipFill>
                      <a:blip r:embed="rId27"/>
                      <a:stretch>
                        <a:fillRect/>
                      </a:stretch>
                    </pic:blipFill>
                    <pic:spPr>
                      <a:xfrm>
                        <a:off x="0" y="0"/>
                        <a:ext cx="2629535" cy="2232025"/>
                      </a:xfrm>
                      <a:prstGeom prst="rect">
                        <a:avLst/>
                      </a:prstGeom>
                      <a:noFill/>
                      <a:ln>
                        <a:noFill/>
                      </a:ln>
                    </pic:spPr>
                  </pic:pic>
                </a:graphicData>
              </a:graphic>
            </wp:inline>
          </w:drawing>
        </w:r>
      </w:ins>
      <w:ins w:id="7870" w:author="......" w:date="2024-05-06T23:36:31Z">
        <w:r>
          <w:rPr>
            <w:rFonts w:hint="default" w:ascii="Times New Roman" w:hAnsi="Times New Roman" w:eastAsia="宋体" w:cs="Times New Roman"/>
            <w:sz w:val="24"/>
            <w:szCs w:val="32"/>
            <w:vertAlign w:val="baseline"/>
            <w:lang w:val="en-US" w:eastAsia="zh-CN"/>
            <w:rPrChange w:id="7871" w:author="......" w:date="2024-05-07T14:48:58Z">
              <w:rPr>
                <w:rFonts w:hint="eastAsia"/>
                <w:sz w:val="24"/>
                <w:szCs w:val="32"/>
                <w:vertAlign w:val="baseline"/>
                <w:lang w:val="en-US" w:eastAsia="zh-CN"/>
              </w:rPr>
            </w:rPrChange>
          </w:rPr>
          <w:t xml:space="preserve"> </w:t>
        </w:r>
      </w:ins>
      <w:ins w:id="7873" w:author="......" w:date="2024-05-07T15:09:25Z">
        <w:r>
          <w:rPr>
            <w:rFonts w:hint="default" w:ascii="Times New Roman" w:hAnsi="Times New Roman" w:eastAsia="宋体" w:cs="Times New Roman"/>
            <w:sz w:val="24"/>
            <w:szCs w:val="32"/>
            <w:vertAlign w:val="baseline"/>
            <w:lang w:val="en-US" w:eastAsia="zh-CN"/>
          </w:rPr>
          <w:drawing>
            <wp:inline distT="0" distB="0" distL="114300" distR="114300">
              <wp:extent cx="2524760" cy="2053590"/>
              <wp:effectExtent l="0" t="0" r="0" b="0"/>
              <wp:docPr id="36" name="图片 2" descr="未命名文件(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descr="未命名文件(1)"/>
                      <pic:cNvPicPr>
                        <a:picLocks noChangeAspect="1"/>
                      </pic:cNvPicPr>
                    </pic:nvPicPr>
                    <pic:blipFill>
                      <a:blip r:embed="rId28"/>
                      <a:stretch>
                        <a:fillRect/>
                      </a:stretch>
                    </pic:blipFill>
                    <pic:spPr>
                      <a:xfrm>
                        <a:off x="0" y="0"/>
                        <a:ext cx="2524760" cy="2053590"/>
                      </a:xfrm>
                      <a:prstGeom prst="rect">
                        <a:avLst/>
                      </a:prstGeom>
                      <a:noFill/>
                      <a:ln>
                        <a:noFill/>
                      </a:ln>
                    </pic:spPr>
                  </pic:pic>
                </a:graphicData>
              </a:graphic>
            </wp:inline>
          </w:drawing>
        </w:r>
      </w:ins>
      <w:bookmarkStart w:id="276" w:name="_GoBack"/>
      <w:bookmarkEnd w:id="276"/>
    </w:p>
    <w:p>
      <w:pPr>
        <w:ind w:firstLine="420" w:firstLineChars="200"/>
        <w:rPr>
          <w:ins w:id="7876" w:author="......" w:date="2024-05-06T23:34:46Z"/>
          <w:rFonts w:hint="default" w:ascii="Times New Roman" w:hAnsi="Times New Roman" w:eastAsia="宋体" w:cs="Times New Roman"/>
          <w:sz w:val="24"/>
          <w:szCs w:val="32"/>
          <w:vertAlign w:val="baseline"/>
          <w:lang w:val="en-US" w:eastAsia="zh-CN"/>
          <w:rPrChange w:id="7877" w:author="......" w:date="2024-05-07T14:48:58Z">
            <w:rPr>
              <w:ins w:id="7878" w:author="......" w:date="2024-05-06T23:34:46Z"/>
              <w:rFonts w:hint="eastAsia"/>
              <w:sz w:val="24"/>
              <w:szCs w:val="32"/>
              <w:vertAlign w:val="baseline"/>
              <w:lang w:val="en-US" w:eastAsia="zh-CN"/>
            </w:rPr>
          </w:rPrChange>
        </w:rPr>
        <w:pPrChange w:id="7875" w:author="......" w:date="2024-05-06T23:38:10Z">
          <w:pPr/>
        </w:pPrChange>
      </w:pPr>
      <w:ins w:id="7879" w:author="......" w:date="2024-05-06T23:37:30Z">
        <w:r>
          <w:rPr>
            <w:rFonts w:hint="default" w:ascii="Times New Roman" w:hAnsi="Times New Roman" w:eastAsia="宋体" w:cs="Times New Roman"/>
            <w:sz w:val="21"/>
            <w:szCs w:val="21"/>
            <w:lang w:val="en-US" w:eastAsia="zh-CN"/>
            <w:rPrChange w:id="7880" w:author="......" w:date="2024-05-07T14:48:58Z">
              <w:rPr>
                <w:rFonts w:hint="default" w:ascii="Times New Roman" w:hAnsi="Times New Roman" w:cs="Times New Roman"/>
                <w:sz w:val="21"/>
                <w:szCs w:val="21"/>
                <w:lang w:val="en-US" w:eastAsia="zh-CN"/>
              </w:rPr>
            </w:rPrChange>
          </w:rPr>
          <w:t>图3-</w:t>
        </w:r>
      </w:ins>
      <w:ins w:id="7882" w:author="......" w:date="2024-05-06T23:37:42Z">
        <w:r>
          <w:rPr>
            <w:rFonts w:hint="default" w:ascii="Times New Roman" w:hAnsi="Times New Roman" w:eastAsia="宋体" w:cs="Times New Roman"/>
            <w:sz w:val="21"/>
            <w:szCs w:val="21"/>
            <w:lang w:val="en-US" w:eastAsia="zh-CN"/>
            <w:rPrChange w:id="7883" w:author="......" w:date="2024-05-07T14:48:58Z">
              <w:rPr>
                <w:rFonts w:hint="eastAsia" w:ascii="Times New Roman" w:hAnsi="Times New Roman" w:cs="Times New Roman"/>
                <w:sz w:val="21"/>
                <w:szCs w:val="21"/>
                <w:lang w:val="en-US" w:eastAsia="zh-CN"/>
              </w:rPr>
            </w:rPrChange>
          </w:rPr>
          <w:t>4</w:t>
        </w:r>
      </w:ins>
      <w:ins w:id="7885" w:author="......" w:date="2024-05-06T23:37:30Z">
        <w:r>
          <w:rPr>
            <w:rFonts w:hint="default" w:ascii="Times New Roman" w:hAnsi="Times New Roman" w:eastAsia="宋体" w:cs="Times New Roman"/>
            <w:sz w:val="21"/>
            <w:szCs w:val="21"/>
            <w:lang w:val="en-US" w:eastAsia="zh-CN"/>
            <w:rPrChange w:id="7886" w:author="......" w:date="2024-05-07T14:48:58Z">
              <w:rPr>
                <w:rFonts w:hint="eastAsia" w:ascii="Times New Roman" w:hAnsi="Times New Roman" w:cs="Times New Roman"/>
                <w:sz w:val="21"/>
                <w:szCs w:val="21"/>
                <w:lang w:val="en-US" w:eastAsia="zh-CN"/>
              </w:rPr>
            </w:rPrChange>
          </w:rPr>
          <w:t>-2</w:t>
        </w:r>
      </w:ins>
      <w:ins w:id="7888" w:author="......" w:date="2024-05-06T23:37:30Z">
        <w:r>
          <w:rPr>
            <w:rFonts w:hint="default" w:ascii="Times New Roman" w:hAnsi="Times New Roman" w:eastAsia="宋体" w:cs="Times New Roman"/>
            <w:sz w:val="21"/>
            <w:szCs w:val="21"/>
            <w:lang w:val="en-US" w:eastAsia="zh-CN"/>
            <w:rPrChange w:id="7889" w:author="......" w:date="2024-05-07T14:48:58Z">
              <w:rPr>
                <w:rFonts w:hint="default" w:ascii="Times New Roman" w:hAnsi="Times New Roman" w:cs="Times New Roman"/>
                <w:sz w:val="21"/>
                <w:szCs w:val="21"/>
                <w:lang w:val="en-US" w:eastAsia="zh-CN"/>
              </w:rPr>
            </w:rPrChange>
          </w:rPr>
          <w:t xml:space="preserve"> </w:t>
        </w:r>
      </w:ins>
      <w:ins w:id="7891" w:author="......" w:date="2024-05-06T23:38:07Z">
        <w:r>
          <w:rPr>
            <w:rFonts w:hint="default" w:ascii="Times New Roman" w:hAnsi="Times New Roman" w:eastAsia="宋体" w:cs="Times New Roman"/>
            <w:sz w:val="21"/>
            <w:szCs w:val="21"/>
            <w:lang w:val="en-US" w:eastAsia="zh-CN"/>
            <w:rPrChange w:id="7892" w:author="......" w:date="2024-05-07T14:48:58Z">
              <w:rPr>
                <w:rFonts w:hint="default" w:ascii="Times New Roman" w:hAnsi="Times New Roman" w:cs="Times New Roman"/>
                <w:sz w:val="21"/>
                <w:szCs w:val="21"/>
                <w:lang w:val="en-US" w:eastAsia="zh-CN"/>
              </w:rPr>
            </w:rPrChange>
          </w:rPr>
          <w:t>上传质量规范</w:t>
        </w:r>
      </w:ins>
      <w:ins w:id="7894" w:author="......" w:date="2024-05-06T23:37:30Z">
        <w:r>
          <w:rPr>
            <w:rFonts w:hint="default" w:ascii="Times New Roman" w:hAnsi="Times New Roman" w:eastAsia="宋体" w:cs="Times New Roman"/>
            <w:sz w:val="21"/>
            <w:szCs w:val="24"/>
            <w:vertAlign w:val="baseline"/>
            <w:lang w:val="en-US" w:eastAsia="zh-CN"/>
            <w:rPrChange w:id="7895" w:author="......" w:date="2024-05-07T14:48:58Z">
              <w:rPr>
                <w:rFonts w:hint="default" w:ascii="Times New Roman" w:hAnsi="Times New Roman" w:cs="Times New Roman"/>
                <w:sz w:val="21"/>
                <w:szCs w:val="24"/>
                <w:vertAlign w:val="baseline"/>
                <w:lang w:val="en-US" w:eastAsia="zh-CN"/>
              </w:rPr>
            </w:rPrChange>
          </w:rPr>
          <w:t xml:space="preserve">活动图         </w:t>
        </w:r>
      </w:ins>
      <w:ins w:id="7897" w:author="......" w:date="2024-05-06T23:39:09Z">
        <w:r>
          <w:rPr>
            <w:rFonts w:hint="default" w:ascii="Times New Roman" w:hAnsi="Times New Roman" w:eastAsia="宋体" w:cs="Times New Roman"/>
            <w:sz w:val="21"/>
            <w:szCs w:val="24"/>
            <w:vertAlign w:val="baseline"/>
            <w:lang w:val="en-US" w:eastAsia="zh-CN"/>
            <w:rPrChange w:id="7898" w:author="......" w:date="2024-05-07T14:48:58Z">
              <w:rPr>
                <w:rFonts w:hint="eastAsia" w:ascii="Times New Roman" w:hAnsi="Times New Roman" w:cs="Times New Roman"/>
                <w:sz w:val="21"/>
                <w:szCs w:val="24"/>
                <w:vertAlign w:val="baseline"/>
                <w:lang w:val="en-US" w:eastAsia="zh-CN"/>
              </w:rPr>
            </w:rPrChange>
          </w:rPr>
          <w:t xml:space="preserve">  </w:t>
        </w:r>
      </w:ins>
      <w:ins w:id="7900" w:author="......" w:date="2024-05-06T23:39:10Z">
        <w:r>
          <w:rPr>
            <w:rFonts w:hint="default" w:ascii="Times New Roman" w:hAnsi="Times New Roman" w:eastAsia="宋体" w:cs="Times New Roman"/>
            <w:sz w:val="21"/>
            <w:szCs w:val="24"/>
            <w:vertAlign w:val="baseline"/>
            <w:lang w:val="en-US" w:eastAsia="zh-CN"/>
            <w:rPrChange w:id="7901" w:author="......" w:date="2024-05-07T14:48:58Z">
              <w:rPr>
                <w:rFonts w:hint="eastAsia" w:ascii="Times New Roman" w:hAnsi="Times New Roman" w:cs="Times New Roman"/>
                <w:sz w:val="21"/>
                <w:szCs w:val="24"/>
                <w:vertAlign w:val="baseline"/>
                <w:lang w:val="en-US" w:eastAsia="zh-CN"/>
              </w:rPr>
            </w:rPrChange>
          </w:rPr>
          <w:t xml:space="preserve"> </w:t>
        </w:r>
      </w:ins>
      <w:ins w:id="7903" w:author="......" w:date="2024-05-06T23:37:30Z">
        <w:r>
          <w:rPr>
            <w:rFonts w:hint="default" w:ascii="Times New Roman" w:hAnsi="Times New Roman" w:eastAsia="宋体" w:cs="Times New Roman"/>
            <w:sz w:val="21"/>
            <w:szCs w:val="24"/>
            <w:vertAlign w:val="baseline"/>
            <w:lang w:val="en-US" w:eastAsia="zh-CN"/>
            <w:rPrChange w:id="7904" w:author="......" w:date="2024-05-07T14:48:58Z">
              <w:rPr>
                <w:rFonts w:hint="default" w:ascii="Times New Roman" w:hAnsi="Times New Roman" w:cs="Times New Roman"/>
                <w:sz w:val="21"/>
                <w:szCs w:val="24"/>
                <w:vertAlign w:val="baseline"/>
                <w:lang w:val="en-US" w:eastAsia="zh-CN"/>
              </w:rPr>
            </w:rPrChange>
          </w:rPr>
          <w:t xml:space="preserve"> </w:t>
        </w:r>
      </w:ins>
      <w:ins w:id="7906" w:author="......" w:date="2024-05-06T23:39:08Z">
        <w:r>
          <w:rPr>
            <w:rFonts w:hint="default" w:ascii="Times New Roman" w:hAnsi="Times New Roman" w:eastAsia="宋体" w:cs="Times New Roman"/>
            <w:sz w:val="21"/>
            <w:szCs w:val="21"/>
            <w:lang w:val="en-US" w:eastAsia="zh-CN"/>
            <w:rPrChange w:id="7907" w:author="......" w:date="2024-05-07T14:48:58Z">
              <w:rPr>
                <w:rFonts w:hint="default" w:ascii="Times New Roman" w:hAnsi="Times New Roman" w:cs="Times New Roman"/>
                <w:sz w:val="21"/>
                <w:szCs w:val="21"/>
                <w:lang w:val="en-US" w:eastAsia="zh-CN"/>
              </w:rPr>
            </w:rPrChange>
          </w:rPr>
          <w:t>图3-</w:t>
        </w:r>
      </w:ins>
      <w:ins w:id="7909" w:author="......" w:date="2024-05-06T23:39:08Z">
        <w:r>
          <w:rPr>
            <w:rFonts w:hint="default" w:ascii="Times New Roman" w:hAnsi="Times New Roman" w:eastAsia="宋体" w:cs="Times New Roman"/>
            <w:sz w:val="21"/>
            <w:szCs w:val="21"/>
            <w:lang w:val="en-US" w:eastAsia="zh-CN"/>
            <w:rPrChange w:id="7910" w:author="......" w:date="2024-05-07T14:48:58Z">
              <w:rPr>
                <w:rFonts w:hint="eastAsia" w:ascii="Times New Roman" w:hAnsi="Times New Roman" w:cs="Times New Roman"/>
                <w:sz w:val="21"/>
                <w:szCs w:val="21"/>
                <w:lang w:val="en-US" w:eastAsia="zh-CN"/>
              </w:rPr>
            </w:rPrChange>
          </w:rPr>
          <w:t>4-</w:t>
        </w:r>
      </w:ins>
      <w:ins w:id="7912" w:author="......" w:date="2024-05-06T23:39:14Z">
        <w:r>
          <w:rPr>
            <w:rFonts w:hint="default" w:ascii="Times New Roman" w:hAnsi="Times New Roman" w:eastAsia="宋体" w:cs="Times New Roman"/>
            <w:sz w:val="21"/>
            <w:szCs w:val="21"/>
            <w:lang w:val="en-US" w:eastAsia="zh-CN"/>
            <w:rPrChange w:id="7913" w:author="......" w:date="2024-05-07T14:48:58Z">
              <w:rPr>
                <w:rFonts w:hint="eastAsia" w:ascii="Times New Roman" w:hAnsi="Times New Roman" w:cs="Times New Roman"/>
                <w:sz w:val="21"/>
                <w:szCs w:val="21"/>
                <w:lang w:val="en-US" w:eastAsia="zh-CN"/>
              </w:rPr>
            </w:rPrChange>
          </w:rPr>
          <w:t>3</w:t>
        </w:r>
      </w:ins>
      <w:ins w:id="7915" w:author="......" w:date="2024-05-06T23:39:08Z">
        <w:r>
          <w:rPr>
            <w:rFonts w:hint="default" w:ascii="Times New Roman" w:hAnsi="Times New Roman" w:eastAsia="宋体" w:cs="Times New Roman"/>
            <w:sz w:val="21"/>
            <w:szCs w:val="21"/>
            <w:lang w:val="en-US" w:eastAsia="zh-CN"/>
            <w:rPrChange w:id="7916" w:author="......" w:date="2024-05-07T14:48:58Z">
              <w:rPr>
                <w:rFonts w:hint="default" w:ascii="Times New Roman" w:hAnsi="Times New Roman" w:cs="Times New Roman"/>
                <w:sz w:val="21"/>
                <w:szCs w:val="21"/>
                <w:lang w:val="en-US" w:eastAsia="zh-CN"/>
              </w:rPr>
            </w:rPrChange>
          </w:rPr>
          <w:t xml:space="preserve"> </w:t>
        </w:r>
      </w:ins>
      <w:ins w:id="7918" w:author="......" w:date="2024-05-06T23:41:44Z">
        <w:r>
          <w:rPr>
            <w:rFonts w:hint="default" w:ascii="Times New Roman" w:hAnsi="Times New Roman" w:eastAsia="宋体" w:cs="Times New Roman"/>
            <w:sz w:val="21"/>
            <w:szCs w:val="21"/>
            <w:vertAlign w:val="baseline"/>
            <w:lang w:val="en-US" w:eastAsia="zh-CN"/>
            <w:rPrChange w:id="7919" w:author="......" w:date="2024-05-07T14:48:58Z">
              <w:rPr>
                <w:rFonts w:hint="eastAsia"/>
                <w:sz w:val="21"/>
                <w:szCs w:val="21"/>
                <w:vertAlign w:val="baseline"/>
                <w:lang w:val="en-US" w:eastAsia="zh-CN"/>
              </w:rPr>
            </w:rPrChange>
          </w:rPr>
          <w:t>上传项目质量信息</w:t>
        </w:r>
      </w:ins>
      <w:ins w:id="7921" w:author="......" w:date="2024-05-06T23:39:08Z">
        <w:r>
          <w:rPr>
            <w:rFonts w:hint="default" w:ascii="Times New Roman" w:hAnsi="Times New Roman" w:eastAsia="宋体" w:cs="Times New Roman"/>
            <w:sz w:val="21"/>
            <w:szCs w:val="24"/>
            <w:vertAlign w:val="baseline"/>
            <w:lang w:val="en-US" w:eastAsia="zh-CN"/>
            <w:rPrChange w:id="7922" w:author="......" w:date="2024-05-07T14:48:58Z">
              <w:rPr>
                <w:rFonts w:hint="default" w:ascii="Times New Roman" w:hAnsi="Times New Roman" w:cs="Times New Roman"/>
                <w:sz w:val="21"/>
                <w:szCs w:val="24"/>
                <w:vertAlign w:val="baseline"/>
                <w:lang w:val="en-US" w:eastAsia="zh-CN"/>
              </w:rPr>
            </w:rPrChange>
          </w:rPr>
          <w:t xml:space="preserve">活动图    </w:t>
        </w:r>
      </w:ins>
      <w:ins w:id="7924" w:author="......" w:date="2024-05-06T23:37:30Z">
        <w:r>
          <w:rPr>
            <w:rFonts w:hint="default" w:ascii="Times New Roman" w:hAnsi="Times New Roman" w:eastAsia="宋体" w:cs="Times New Roman"/>
            <w:sz w:val="21"/>
            <w:szCs w:val="24"/>
            <w:vertAlign w:val="baseline"/>
            <w:lang w:val="en-US" w:eastAsia="zh-CN"/>
            <w:rPrChange w:id="7925" w:author="......" w:date="2024-05-07T14:48:58Z">
              <w:rPr>
                <w:rFonts w:hint="default" w:ascii="Times New Roman" w:hAnsi="Times New Roman" w:cs="Times New Roman"/>
                <w:sz w:val="21"/>
                <w:szCs w:val="24"/>
                <w:vertAlign w:val="baseline"/>
                <w:lang w:val="en-US" w:eastAsia="zh-CN"/>
              </w:rPr>
            </w:rPrChange>
          </w:rPr>
          <w:t xml:space="preserve">       </w:t>
        </w:r>
      </w:ins>
    </w:p>
    <w:p>
      <w:pPr>
        <w:rPr>
          <w:ins w:id="7927" w:author="......" w:date="2024-05-06T23:34:46Z"/>
          <w:rFonts w:hint="default" w:ascii="Times New Roman" w:hAnsi="Times New Roman" w:eastAsia="宋体" w:cs="Times New Roman"/>
          <w:sz w:val="24"/>
          <w:szCs w:val="32"/>
          <w:vertAlign w:val="baseline"/>
          <w:lang w:val="en-US" w:eastAsia="zh-CN"/>
          <w:rPrChange w:id="7928" w:author="......" w:date="2024-05-07T14:48:58Z">
            <w:rPr>
              <w:ins w:id="7929" w:author="......" w:date="2024-05-06T23:34:46Z"/>
              <w:rFonts w:hint="eastAsia"/>
              <w:sz w:val="24"/>
              <w:szCs w:val="32"/>
              <w:vertAlign w:val="baseline"/>
              <w:lang w:val="en-US" w:eastAsia="zh-CN"/>
            </w:rPr>
          </w:rPrChange>
        </w:rPr>
      </w:pPr>
    </w:p>
    <w:p>
      <w:pPr>
        <w:jc w:val="left"/>
        <w:rPr>
          <w:ins w:id="7931" w:author="......" w:date="2024-05-06T23:40:23Z"/>
          <w:rFonts w:hint="default" w:ascii="Times New Roman" w:hAnsi="Times New Roman" w:eastAsia="宋体" w:cs="Times New Roman"/>
          <w:sz w:val="24"/>
          <w:szCs w:val="32"/>
          <w:vertAlign w:val="baseline"/>
          <w:lang w:val="en-US" w:eastAsia="zh-CN"/>
          <w:rPrChange w:id="7932" w:author="......" w:date="2024-05-07T14:48:58Z">
            <w:rPr>
              <w:ins w:id="7933" w:author="......" w:date="2024-05-06T23:40:23Z"/>
              <w:rFonts w:hint="eastAsia"/>
              <w:sz w:val="24"/>
              <w:szCs w:val="32"/>
              <w:vertAlign w:val="baseline"/>
              <w:lang w:val="en-US" w:eastAsia="zh-CN"/>
            </w:rPr>
          </w:rPrChange>
        </w:rPr>
        <w:pPrChange w:id="7930" w:author="......" w:date="2024-05-06T23:40:30Z">
          <w:pPr/>
        </w:pPrChange>
      </w:pPr>
      <w:ins w:id="7934" w:author="......" w:date="2024-05-06T23:36:54Z">
        <w:r>
          <w:rPr>
            <w:rFonts w:hint="default" w:ascii="Times New Roman" w:hAnsi="Times New Roman" w:eastAsia="宋体" w:cs="Times New Roman"/>
            <w:sz w:val="24"/>
            <w:szCs w:val="32"/>
            <w:vertAlign w:val="baseline"/>
            <w:lang w:val="en-US" w:eastAsia="zh-CN"/>
            <w:rPrChange w:id="7935" w:author="......" w:date="2024-05-07T14:48:58Z">
              <w:rPr>
                <w:rFonts w:hint="eastAsia"/>
                <w:sz w:val="24"/>
                <w:szCs w:val="32"/>
                <w:vertAlign w:val="baseline"/>
                <w:lang w:val="en-US" w:eastAsia="zh-CN"/>
              </w:rPr>
            </w:rPrChange>
          </w:rPr>
          <w:t xml:space="preserve"> </w:t>
        </w:r>
      </w:ins>
      <w:ins w:id="7937" w:author="......" w:date="2024-05-06T23:35:54Z">
        <w:r>
          <w:rPr>
            <w:rFonts w:hint="default" w:ascii="Times New Roman" w:hAnsi="Times New Roman" w:eastAsia="宋体" w:cs="Times New Roman"/>
            <w:sz w:val="24"/>
            <w:szCs w:val="32"/>
            <w:vertAlign w:val="baseline"/>
            <w:lang w:val="en-US" w:eastAsia="zh-CN"/>
            <w:rPrChange w:id="7941" w:author="......" w:date="2024-05-07T14:48:58Z">
              <w:rPr>
                <w:rFonts w:hint="eastAsia"/>
                <w:sz w:val="24"/>
                <w:szCs w:val="32"/>
                <w:vertAlign w:val="baseline"/>
                <w:lang w:val="en-US" w:eastAsia="zh-CN"/>
              </w:rPr>
            </w:rPrChange>
          </w:rPr>
          <w:drawing>
            <wp:inline distT="0" distB="0" distL="114300" distR="114300">
              <wp:extent cx="2211705" cy="3192780"/>
              <wp:effectExtent l="0" t="0" r="0" b="0"/>
              <wp:docPr id="29" name="图片 7"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descr="未命名文件"/>
                      <pic:cNvPicPr>
                        <a:picLocks noChangeAspect="1"/>
                      </pic:cNvPicPr>
                    </pic:nvPicPr>
                    <pic:blipFill>
                      <a:blip r:embed="rId29"/>
                      <a:stretch>
                        <a:fillRect/>
                      </a:stretch>
                    </pic:blipFill>
                    <pic:spPr>
                      <a:xfrm>
                        <a:off x="0" y="0"/>
                        <a:ext cx="2211705" cy="3192780"/>
                      </a:xfrm>
                      <a:prstGeom prst="rect">
                        <a:avLst/>
                      </a:prstGeom>
                      <a:noFill/>
                      <a:ln>
                        <a:noFill/>
                      </a:ln>
                    </pic:spPr>
                  </pic:pic>
                </a:graphicData>
              </a:graphic>
            </wp:inline>
          </w:drawing>
        </w:r>
      </w:ins>
      <w:ins w:id="7943" w:author="......" w:date="2024-05-06T23:40:36Z">
        <w:r>
          <w:rPr>
            <w:rFonts w:hint="default" w:ascii="Times New Roman" w:hAnsi="Times New Roman" w:eastAsia="宋体" w:cs="Times New Roman"/>
            <w:sz w:val="24"/>
            <w:szCs w:val="32"/>
            <w:vertAlign w:val="baseline"/>
            <w:lang w:val="en-US" w:eastAsia="zh-CN"/>
            <w:rPrChange w:id="7944" w:author="......" w:date="2024-05-07T14:48:58Z">
              <w:rPr>
                <w:rFonts w:hint="eastAsia"/>
                <w:sz w:val="24"/>
                <w:szCs w:val="32"/>
                <w:vertAlign w:val="baseline"/>
                <w:lang w:val="en-US" w:eastAsia="zh-CN"/>
              </w:rPr>
            </w:rPrChange>
          </w:rPr>
          <w:t xml:space="preserve">    </w:t>
        </w:r>
      </w:ins>
      <w:ins w:id="7946" w:author="......" w:date="2024-05-06T23:40:34Z">
        <w:r>
          <w:rPr>
            <w:rFonts w:hint="default" w:ascii="Times New Roman" w:hAnsi="Times New Roman" w:eastAsia="宋体" w:cs="Times New Roman"/>
            <w:sz w:val="24"/>
            <w:szCs w:val="32"/>
            <w:vertAlign w:val="baseline"/>
            <w:lang w:val="en-US" w:eastAsia="zh-CN"/>
            <w:rPrChange w:id="7947" w:author="......" w:date="2024-05-07T14:48:58Z">
              <w:rPr>
                <w:rFonts w:hint="eastAsia"/>
                <w:sz w:val="24"/>
                <w:szCs w:val="32"/>
                <w:vertAlign w:val="baseline"/>
                <w:lang w:val="en-US" w:eastAsia="zh-CN"/>
              </w:rPr>
            </w:rPrChange>
          </w:rPr>
          <w:t xml:space="preserve"> </w:t>
        </w:r>
      </w:ins>
      <w:ins w:id="7949" w:author="......" w:date="2024-05-06T23:37:09Z">
        <w:r>
          <w:rPr>
            <w:rFonts w:hint="default" w:ascii="Times New Roman" w:hAnsi="Times New Roman" w:eastAsia="宋体" w:cs="Times New Roman"/>
            <w:sz w:val="24"/>
            <w:szCs w:val="32"/>
            <w:vertAlign w:val="baseline"/>
            <w:lang w:val="en-US" w:eastAsia="zh-CN"/>
            <w:rPrChange w:id="7950" w:author="......" w:date="2024-05-07T14:48:58Z">
              <w:rPr>
                <w:rFonts w:hint="eastAsia"/>
                <w:sz w:val="24"/>
                <w:szCs w:val="32"/>
                <w:vertAlign w:val="baseline"/>
                <w:lang w:val="en-US" w:eastAsia="zh-CN"/>
              </w:rPr>
            </w:rPrChange>
          </w:rPr>
          <w:t xml:space="preserve"> </w:t>
        </w:r>
      </w:ins>
      <w:ins w:id="7952" w:author="......" w:date="2024-05-06T23:37:10Z">
        <w:r>
          <w:rPr>
            <w:rFonts w:hint="default" w:ascii="Times New Roman" w:hAnsi="Times New Roman" w:eastAsia="宋体" w:cs="Times New Roman"/>
            <w:sz w:val="24"/>
            <w:szCs w:val="32"/>
            <w:vertAlign w:val="baseline"/>
            <w:lang w:val="en-US" w:eastAsia="zh-CN"/>
            <w:rPrChange w:id="7953" w:author="......" w:date="2024-05-07T14:48:58Z">
              <w:rPr>
                <w:rFonts w:hint="eastAsia"/>
                <w:sz w:val="24"/>
                <w:szCs w:val="32"/>
                <w:vertAlign w:val="baseline"/>
                <w:lang w:val="en-US" w:eastAsia="zh-CN"/>
              </w:rPr>
            </w:rPrChange>
          </w:rPr>
          <w:t xml:space="preserve"> </w:t>
        </w:r>
      </w:ins>
      <w:ins w:id="7955" w:author="......" w:date="2024-05-07T14:44:53Z">
        <w:r>
          <w:rPr>
            <w:rFonts w:hint="default" w:ascii="Times New Roman" w:hAnsi="Times New Roman" w:eastAsia="宋体" w:cs="Times New Roman"/>
            <w:sz w:val="24"/>
            <w:szCs w:val="32"/>
            <w:vertAlign w:val="baseline"/>
            <w:lang w:val="en-US" w:eastAsia="zh-CN"/>
            <w:rPrChange w:id="7959" w:author="......" w:date="2024-05-07T14:48:58Z">
              <w:rPr>
                <w:rFonts w:hint="default" w:ascii="Times New Roman" w:hAnsi="Times New Roman" w:eastAsia="宋体" w:cs="Times New Roman"/>
                <w:sz w:val="24"/>
                <w:szCs w:val="32"/>
                <w:vertAlign w:val="baseline"/>
                <w:lang w:val="en-US" w:eastAsia="zh-CN"/>
              </w:rPr>
            </w:rPrChange>
          </w:rPr>
          <w:drawing>
            <wp:inline distT="0" distB="0" distL="114300" distR="114300">
              <wp:extent cx="2381250" cy="2861310"/>
              <wp:effectExtent l="0" t="0" r="0" b="0"/>
              <wp:docPr id="31" name="图片 9"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descr="未命名文件"/>
                      <pic:cNvPicPr>
                        <a:picLocks noChangeAspect="1"/>
                      </pic:cNvPicPr>
                    </pic:nvPicPr>
                    <pic:blipFill>
                      <a:blip r:embed="rId25"/>
                      <a:stretch>
                        <a:fillRect/>
                      </a:stretch>
                    </pic:blipFill>
                    <pic:spPr>
                      <a:xfrm>
                        <a:off x="0" y="0"/>
                        <a:ext cx="2381250" cy="2861310"/>
                      </a:xfrm>
                      <a:prstGeom prst="rect">
                        <a:avLst/>
                      </a:prstGeom>
                      <a:noFill/>
                      <a:ln>
                        <a:noFill/>
                      </a:ln>
                    </pic:spPr>
                  </pic:pic>
                </a:graphicData>
              </a:graphic>
            </wp:inline>
          </w:drawing>
        </w:r>
      </w:ins>
    </w:p>
    <w:p>
      <w:pPr>
        <w:ind w:firstLine="210" w:firstLineChars="100"/>
        <w:jc w:val="left"/>
        <w:rPr>
          <w:ins w:id="7962" w:author="......" w:date="2024-05-06T23:42:41Z"/>
          <w:rFonts w:hint="default" w:ascii="Times New Roman" w:hAnsi="Times New Roman" w:eastAsia="宋体" w:cs="Times New Roman"/>
          <w:sz w:val="21"/>
          <w:szCs w:val="21"/>
          <w:vertAlign w:val="baseline"/>
          <w:lang w:val="en-US" w:eastAsia="zh-CN"/>
          <w:rPrChange w:id="7963" w:author="......" w:date="2024-05-07T14:48:58Z">
            <w:rPr>
              <w:ins w:id="7964" w:author="......" w:date="2024-05-06T23:42:41Z"/>
              <w:rFonts w:hint="eastAsia"/>
              <w:sz w:val="21"/>
              <w:szCs w:val="21"/>
              <w:vertAlign w:val="baseline"/>
              <w:lang w:val="en-US" w:eastAsia="zh-CN"/>
            </w:rPr>
          </w:rPrChange>
        </w:rPr>
        <w:pPrChange w:id="7961" w:author="......" w:date="2024-05-06T23:42:04Z">
          <w:pPr/>
        </w:pPrChange>
      </w:pPr>
      <w:ins w:id="7965" w:author="......" w:date="2024-05-06T23:40:23Z">
        <w:r>
          <w:rPr>
            <w:rFonts w:hint="default" w:ascii="Times New Roman" w:hAnsi="Times New Roman" w:eastAsia="宋体" w:cs="Times New Roman"/>
            <w:sz w:val="21"/>
            <w:szCs w:val="21"/>
            <w:lang w:val="en-US" w:eastAsia="zh-CN"/>
            <w:rPrChange w:id="7966" w:author="......" w:date="2024-05-07T14:48:58Z">
              <w:rPr>
                <w:rFonts w:hint="default" w:ascii="Times New Roman" w:hAnsi="Times New Roman" w:cs="Times New Roman"/>
                <w:sz w:val="21"/>
                <w:szCs w:val="21"/>
                <w:lang w:val="en-US" w:eastAsia="zh-CN"/>
              </w:rPr>
            </w:rPrChange>
          </w:rPr>
          <w:t>图3-</w:t>
        </w:r>
      </w:ins>
      <w:ins w:id="7968" w:author="......" w:date="2024-05-06T23:40:23Z">
        <w:r>
          <w:rPr>
            <w:rFonts w:hint="default" w:ascii="Times New Roman" w:hAnsi="Times New Roman" w:eastAsia="宋体" w:cs="Times New Roman"/>
            <w:sz w:val="21"/>
            <w:szCs w:val="21"/>
            <w:lang w:val="en-US" w:eastAsia="zh-CN"/>
            <w:rPrChange w:id="7969" w:author="......" w:date="2024-05-07T14:48:58Z">
              <w:rPr>
                <w:rFonts w:hint="eastAsia" w:ascii="Times New Roman" w:hAnsi="Times New Roman" w:cs="Times New Roman"/>
                <w:sz w:val="21"/>
                <w:szCs w:val="21"/>
                <w:lang w:val="en-US" w:eastAsia="zh-CN"/>
              </w:rPr>
            </w:rPrChange>
          </w:rPr>
          <w:t>4-</w:t>
        </w:r>
      </w:ins>
      <w:ins w:id="7971" w:author="......" w:date="2024-05-06T23:40:42Z">
        <w:r>
          <w:rPr>
            <w:rFonts w:hint="default" w:ascii="Times New Roman" w:hAnsi="Times New Roman" w:eastAsia="宋体" w:cs="Times New Roman"/>
            <w:sz w:val="21"/>
            <w:szCs w:val="21"/>
            <w:lang w:val="en-US" w:eastAsia="zh-CN"/>
            <w:rPrChange w:id="7972" w:author="......" w:date="2024-05-07T14:48:58Z">
              <w:rPr>
                <w:rFonts w:hint="eastAsia" w:ascii="Times New Roman" w:hAnsi="Times New Roman" w:cs="Times New Roman"/>
                <w:sz w:val="21"/>
                <w:szCs w:val="21"/>
                <w:lang w:val="en-US" w:eastAsia="zh-CN"/>
              </w:rPr>
            </w:rPrChange>
          </w:rPr>
          <w:t>4</w:t>
        </w:r>
      </w:ins>
      <w:ins w:id="7974" w:author="......" w:date="2024-05-06T23:40:23Z">
        <w:r>
          <w:rPr>
            <w:rFonts w:hint="default" w:ascii="Times New Roman" w:hAnsi="Times New Roman" w:eastAsia="宋体" w:cs="Times New Roman"/>
            <w:sz w:val="21"/>
            <w:szCs w:val="21"/>
            <w:lang w:val="en-US" w:eastAsia="zh-CN"/>
            <w:rPrChange w:id="7975" w:author="......" w:date="2024-05-07T14:48:58Z">
              <w:rPr>
                <w:rFonts w:hint="default" w:ascii="Times New Roman" w:hAnsi="Times New Roman" w:cs="Times New Roman"/>
                <w:sz w:val="21"/>
                <w:szCs w:val="21"/>
                <w:lang w:val="en-US" w:eastAsia="zh-CN"/>
              </w:rPr>
            </w:rPrChange>
          </w:rPr>
          <w:t xml:space="preserve"> </w:t>
        </w:r>
      </w:ins>
      <w:ins w:id="7977" w:author="......" w:date="2024-05-06T23:41:58Z">
        <w:r>
          <w:rPr>
            <w:rFonts w:hint="default" w:ascii="Times New Roman" w:hAnsi="Times New Roman" w:eastAsia="宋体" w:cs="Times New Roman"/>
            <w:sz w:val="21"/>
            <w:szCs w:val="21"/>
            <w:vertAlign w:val="baseline"/>
            <w:lang w:val="en-US" w:eastAsia="zh-CN"/>
            <w:rPrChange w:id="7978" w:author="......" w:date="2024-05-07T14:48:58Z">
              <w:rPr>
                <w:rFonts w:hint="eastAsia"/>
                <w:sz w:val="21"/>
                <w:szCs w:val="21"/>
                <w:vertAlign w:val="baseline"/>
                <w:lang w:val="en-US" w:eastAsia="zh-CN"/>
              </w:rPr>
            </w:rPrChange>
          </w:rPr>
          <w:t>更新项目质量信息</w:t>
        </w:r>
      </w:ins>
      <w:ins w:id="7980" w:author="......" w:date="2024-05-06T23:40:23Z">
        <w:r>
          <w:rPr>
            <w:rFonts w:hint="default" w:ascii="Times New Roman" w:hAnsi="Times New Roman" w:eastAsia="宋体" w:cs="Times New Roman"/>
            <w:sz w:val="21"/>
            <w:szCs w:val="24"/>
            <w:vertAlign w:val="baseline"/>
            <w:lang w:val="en-US" w:eastAsia="zh-CN"/>
            <w:rPrChange w:id="7981" w:author="......" w:date="2024-05-07T14:48:58Z">
              <w:rPr>
                <w:rFonts w:hint="default" w:ascii="Times New Roman" w:hAnsi="Times New Roman" w:cs="Times New Roman"/>
                <w:sz w:val="21"/>
                <w:szCs w:val="24"/>
                <w:vertAlign w:val="baseline"/>
                <w:lang w:val="en-US" w:eastAsia="zh-CN"/>
              </w:rPr>
            </w:rPrChange>
          </w:rPr>
          <w:t xml:space="preserve">活动图         </w:t>
        </w:r>
      </w:ins>
      <w:ins w:id="7983" w:author="......" w:date="2024-05-06T23:40:23Z">
        <w:r>
          <w:rPr>
            <w:rFonts w:hint="default" w:ascii="Times New Roman" w:hAnsi="Times New Roman" w:eastAsia="宋体" w:cs="Times New Roman"/>
            <w:sz w:val="21"/>
            <w:szCs w:val="24"/>
            <w:vertAlign w:val="baseline"/>
            <w:lang w:val="en-US" w:eastAsia="zh-CN"/>
            <w:rPrChange w:id="7984" w:author="......" w:date="2024-05-07T14:48:58Z">
              <w:rPr>
                <w:rFonts w:hint="eastAsia" w:ascii="Times New Roman" w:hAnsi="Times New Roman" w:cs="Times New Roman"/>
                <w:sz w:val="21"/>
                <w:szCs w:val="24"/>
                <w:vertAlign w:val="baseline"/>
                <w:lang w:val="en-US" w:eastAsia="zh-CN"/>
              </w:rPr>
            </w:rPrChange>
          </w:rPr>
          <w:t xml:space="preserve"> </w:t>
        </w:r>
      </w:ins>
      <w:ins w:id="7986" w:author="......" w:date="2024-05-06T23:37:10Z">
        <w:r>
          <w:rPr>
            <w:rFonts w:hint="default" w:ascii="Times New Roman" w:hAnsi="Times New Roman" w:eastAsia="宋体" w:cs="Times New Roman"/>
            <w:sz w:val="24"/>
            <w:szCs w:val="32"/>
            <w:vertAlign w:val="baseline"/>
            <w:lang w:val="en-US" w:eastAsia="zh-CN"/>
            <w:rPrChange w:id="7987" w:author="......" w:date="2024-05-07T14:48:58Z">
              <w:rPr>
                <w:rFonts w:hint="eastAsia"/>
                <w:sz w:val="24"/>
                <w:szCs w:val="32"/>
                <w:vertAlign w:val="baseline"/>
                <w:lang w:val="en-US" w:eastAsia="zh-CN"/>
              </w:rPr>
            </w:rPrChange>
          </w:rPr>
          <w:t xml:space="preserve"> </w:t>
        </w:r>
      </w:ins>
      <w:ins w:id="7989" w:author="......" w:date="2024-05-06T23:37:12Z">
        <w:r>
          <w:rPr>
            <w:rFonts w:hint="default" w:ascii="Times New Roman" w:hAnsi="Times New Roman" w:eastAsia="宋体" w:cs="Times New Roman"/>
            <w:sz w:val="24"/>
            <w:szCs w:val="32"/>
            <w:vertAlign w:val="baseline"/>
            <w:lang w:val="en-US" w:eastAsia="zh-CN"/>
            <w:rPrChange w:id="7990" w:author="......" w:date="2024-05-07T14:48:58Z">
              <w:rPr>
                <w:rFonts w:hint="eastAsia"/>
                <w:sz w:val="24"/>
                <w:szCs w:val="32"/>
                <w:vertAlign w:val="baseline"/>
                <w:lang w:val="en-US" w:eastAsia="zh-CN"/>
              </w:rPr>
            </w:rPrChange>
          </w:rPr>
          <w:t xml:space="preserve"> </w:t>
        </w:r>
      </w:ins>
      <w:ins w:id="7992" w:author="......" w:date="2024-05-06T23:42:36Z">
        <w:r>
          <w:rPr>
            <w:rFonts w:hint="default" w:ascii="Times New Roman" w:hAnsi="Times New Roman" w:eastAsia="宋体" w:cs="Times New Roman"/>
            <w:sz w:val="21"/>
            <w:szCs w:val="21"/>
            <w:lang w:val="en-US" w:eastAsia="zh-CN"/>
            <w:rPrChange w:id="7993" w:author="......" w:date="2024-05-07T14:48:58Z">
              <w:rPr>
                <w:rFonts w:hint="default" w:ascii="Times New Roman" w:hAnsi="Times New Roman" w:cs="Times New Roman"/>
                <w:sz w:val="21"/>
                <w:szCs w:val="21"/>
                <w:lang w:val="en-US" w:eastAsia="zh-CN"/>
              </w:rPr>
            </w:rPrChange>
          </w:rPr>
          <w:t>图3-</w:t>
        </w:r>
      </w:ins>
      <w:ins w:id="7995" w:author="......" w:date="2024-05-06T23:42:36Z">
        <w:r>
          <w:rPr>
            <w:rFonts w:hint="default" w:ascii="Times New Roman" w:hAnsi="Times New Roman" w:eastAsia="宋体" w:cs="Times New Roman"/>
            <w:sz w:val="21"/>
            <w:szCs w:val="21"/>
            <w:lang w:val="en-US" w:eastAsia="zh-CN"/>
            <w:rPrChange w:id="7996" w:author="......" w:date="2024-05-07T14:48:58Z">
              <w:rPr>
                <w:rFonts w:hint="eastAsia" w:ascii="Times New Roman" w:hAnsi="Times New Roman" w:cs="Times New Roman"/>
                <w:sz w:val="21"/>
                <w:szCs w:val="21"/>
                <w:lang w:val="en-US" w:eastAsia="zh-CN"/>
              </w:rPr>
            </w:rPrChange>
          </w:rPr>
          <w:t>4-</w:t>
        </w:r>
      </w:ins>
      <w:ins w:id="7998" w:author="......" w:date="2024-05-07T14:45:05Z">
        <w:r>
          <w:rPr>
            <w:rFonts w:hint="default" w:ascii="Times New Roman" w:hAnsi="Times New Roman" w:eastAsia="宋体" w:cs="Times New Roman"/>
            <w:sz w:val="21"/>
            <w:szCs w:val="21"/>
            <w:lang w:val="en-US" w:eastAsia="zh-CN"/>
            <w:rPrChange w:id="7999" w:author="......" w:date="2024-05-07T14:48:58Z">
              <w:rPr>
                <w:rFonts w:hint="eastAsia" w:ascii="Times New Roman" w:hAnsi="Times New Roman" w:eastAsia="宋体" w:cs="Times New Roman"/>
                <w:sz w:val="21"/>
                <w:szCs w:val="21"/>
                <w:lang w:val="en-US" w:eastAsia="zh-CN"/>
              </w:rPr>
            </w:rPrChange>
          </w:rPr>
          <w:t>5</w:t>
        </w:r>
      </w:ins>
      <w:ins w:id="8001" w:author="......" w:date="2024-05-06T23:42:36Z">
        <w:r>
          <w:rPr>
            <w:rFonts w:hint="default" w:ascii="Times New Roman" w:hAnsi="Times New Roman" w:eastAsia="宋体" w:cs="Times New Roman"/>
            <w:sz w:val="21"/>
            <w:szCs w:val="21"/>
            <w:lang w:val="en-US" w:eastAsia="zh-CN"/>
            <w:rPrChange w:id="8002" w:author="......" w:date="2024-05-07T14:48:58Z">
              <w:rPr>
                <w:rFonts w:hint="eastAsia" w:ascii="Times New Roman" w:hAnsi="Times New Roman" w:cs="Times New Roman"/>
                <w:sz w:val="21"/>
                <w:szCs w:val="21"/>
                <w:lang w:val="en-US" w:eastAsia="zh-CN"/>
              </w:rPr>
            </w:rPrChange>
          </w:rPr>
          <w:t xml:space="preserve"> </w:t>
        </w:r>
      </w:ins>
      <w:ins w:id="8004" w:author="......" w:date="2024-05-06T23:42:29Z">
        <w:r>
          <w:rPr>
            <w:rFonts w:hint="default" w:ascii="Times New Roman" w:hAnsi="Times New Roman" w:eastAsia="宋体" w:cs="Times New Roman"/>
            <w:sz w:val="21"/>
            <w:szCs w:val="21"/>
            <w:vertAlign w:val="baseline"/>
            <w:lang w:val="en-US" w:eastAsia="zh-CN"/>
            <w:rPrChange w:id="8005" w:author="......" w:date="2024-05-07T14:48:58Z">
              <w:rPr>
                <w:rFonts w:hint="eastAsia"/>
                <w:sz w:val="21"/>
                <w:szCs w:val="21"/>
                <w:vertAlign w:val="baseline"/>
                <w:lang w:val="en-US" w:eastAsia="zh-CN"/>
              </w:rPr>
            </w:rPrChange>
          </w:rPr>
          <w:t>检索相关项目的质量情况</w:t>
        </w:r>
      </w:ins>
    </w:p>
    <w:p>
      <w:pPr>
        <w:ind w:firstLine="210" w:firstLineChars="100"/>
        <w:jc w:val="left"/>
        <w:rPr>
          <w:rFonts w:hint="default" w:ascii="Times New Roman" w:hAnsi="Times New Roman" w:eastAsia="宋体" w:cs="Times New Roman"/>
          <w:sz w:val="21"/>
          <w:szCs w:val="21"/>
          <w:lang w:val="en-US"/>
          <w:rPrChange w:id="8008" w:author="......" w:date="2024-05-07T14:48:58Z">
            <w:rPr>
              <w:rFonts w:hint="default"/>
              <w:lang w:val="en-US"/>
            </w:rPr>
          </w:rPrChange>
        </w:rPr>
        <w:pPrChange w:id="8007" w:author="......" w:date="2024-05-06T23:42:04Z">
          <w:pPr/>
        </w:pPrChange>
      </w:pPr>
    </w:p>
    <w:p>
      <w:pPr>
        <w:pStyle w:val="4"/>
        <w:numPr>
          <w:ins w:id="8010" w:author="......" w:date="2024-03-26T00:45:48Z"/>
        </w:numPr>
        <w:bidi w:val="0"/>
        <w:outlineLvl w:val="1"/>
        <w:rPr>
          <w:ins w:id="8011" w:author="......" w:date="2024-05-06T23:26:37Z"/>
          <w:rFonts w:hint="default" w:ascii="Times New Roman" w:hAnsi="Times New Roman" w:eastAsia="宋体" w:cs="Times New Roman"/>
          <w:lang w:val="en-US"/>
          <w:rPrChange w:id="8012" w:author="......" w:date="2024-05-07T14:48:58Z">
            <w:rPr>
              <w:ins w:id="8013" w:author="......" w:date="2024-05-06T23:26:37Z"/>
              <w:rFonts w:hint="default" w:ascii="Times New Roman" w:hAnsi="Times New Roman" w:eastAsia="宋体" w:cs="Times New Roman"/>
              <w:lang w:val="en-US"/>
            </w:rPr>
          </w:rPrChange>
        </w:rPr>
        <w:pPrChange w:id="8009" w:author="......" w:date="2024-03-26T00:45:48Z">
          <w:pPr>
            <w:pStyle w:val="5"/>
            <w:bidi w:val="0"/>
          </w:pPr>
        </w:pPrChange>
      </w:pPr>
      <w:bookmarkStart w:id="217" w:name="_Toc11375"/>
      <w:bookmarkStart w:id="218" w:name="_Toc9961"/>
      <w:bookmarkStart w:id="219" w:name="_Toc20977"/>
      <w:bookmarkStart w:id="220" w:name="_Toc25994"/>
      <w:r>
        <w:rPr>
          <w:rFonts w:hint="default" w:ascii="Times New Roman" w:hAnsi="Times New Roman" w:eastAsia="宋体" w:cs="Times New Roman"/>
          <w:lang w:val="en-US" w:eastAsia="zh-CN"/>
          <w:rPrChange w:id="8014" w:author="......" w:date="2024-05-07T14:48:58Z">
            <w:rPr>
              <w:rFonts w:hint="default"/>
              <w:lang w:val="en-US" w:eastAsia="zh-CN"/>
            </w:rPr>
          </w:rPrChange>
        </w:rPr>
        <w:t>安全管理</w:t>
      </w:r>
      <w:bookmarkEnd w:id="217"/>
      <w:bookmarkEnd w:id="218"/>
      <w:bookmarkEnd w:id="219"/>
      <w:bookmarkEnd w:id="220"/>
    </w:p>
    <w:p>
      <w:pPr>
        <w:bidi w:val="0"/>
        <w:ind w:firstLine="419"/>
        <w:rPr>
          <w:ins w:id="8015" w:author="......" w:date="2024-05-06T23:26:38Z"/>
          <w:rFonts w:hint="default" w:ascii="Times New Roman" w:hAnsi="Times New Roman" w:eastAsia="宋体" w:cs="Times New Roman"/>
          <w:lang w:val="en-US" w:eastAsia="zh-CN"/>
          <w:rPrChange w:id="8016" w:author="......" w:date="2024-05-07T14:48:58Z">
            <w:rPr>
              <w:ins w:id="8017" w:author="......" w:date="2024-05-06T23:26:38Z"/>
              <w:rFonts w:hint="default" w:ascii="Times New Roman" w:hAnsi="Times New Roman" w:cs="Times New Roman" w:eastAsiaTheme="minorEastAsia"/>
              <w:lang w:val="en-US" w:eastAsia="zh-CN"/>
            </w:rPr>
          </w:rPrChange>
        </w:rPr>
      </w:pPr>
      <w:ins w:id="8018" w:author="......" w:date="2024-05-06T23:26:42Z">
        <w:r>
          <w:rPr>
            <w:rFonts w:hint="default" w:ascii="Times New Roman" w:hAnsi="Times New Roman" w:eastAsia="宋体" w:cs="Times New Roman"/>
            <w:lang w:val="en-US" w:eastAsia="zh-CN"/>
            <w:rPrChange w:id="8019" w:author="......" w:date="2024-05-07T14:48:58Z">
              <w:rPr>
                <w:rFonts w:hint="eastAsia" w:ascii="Times New Roman" w:hAnsi="Times New Roman" w:cs="Times New Roman"/>
                <w:lang w:val="en-US" w:eastAsia="zh-CN"/>
              </w:rPr>
            </w:rPrChange>
          </w:rPr>
          <w:t>安全</w:t>
        </w:r>
      </w:ins>
      <w:ins w:id="8021" w:author="......" w:date="2024-05-06T23:26:38Z">
        <w:r>
          <w:rPr>
            <w:rFonts w:hint="default" w:ascii="Times New Roman" w:hAnsi="Times New Roman" w:eastAsia="宋体" w:cs="Times New Roman"/>
            <w:lang w:val="en-US" w:eastAsia="zh-CN"/>
            <w:rPrChange w:id="8022" w:author="......" w:date="2024-05-07T14:48:58Z">
              <w:rPr>
                <w:rFonts w:hint="default" w:ascii="Times New Roman" w:hAnsi="Times New Roman" w:cs="Times New Roman"/>
                <w:lang w:val="en-US" w:eastAsia="zh-CN"/>
              </w:rPr>
            </w:rPrChange>
          </w:rPr>
          <w:t>管理模块用例图如图3</w:t>
        </w:r>
      </w:ins>
      <w:ins w:id="8024" w:author="......" w:date="2024-05-06T23:26:50Z">
        <w:r>
          <w:rPr>
            <w:rFonts w:hint="default" w:ascii="Times New Roman" w:hAnsi="Times New Roman" w:eastAsia="宋体" w:cs="Times New Roman"/>
            <w:lang w:val="en-US" w:eastAsia="zh-CN"/>
            <w:rPrChange w:id="8025" w:author="......" w:date="2024-05-07T14:48:58Z">
              <w:rPr>
                <w:rFonts w:hint="eastAsia" w:ascii="Times New Roman" w:hAnsi="Times New Roman" w:cs="Times New Roman"/>
                <w:lang w:val="en-US" w:eastAsia="zh-CN"/>
              </w:rPr>
            </w:rPrChange>
          </w:rPr>
          <w:t>-5-</w:t>
        </w:r>
      </w:ins>
      <w:ins w:id="8027" w:author="......" w:date="2024-05-06T23:26:51Z">
        <w:r>
          <w:rPr>
            <w:rFonts w:hint="default" w:ascii="Times New Roman" w:hAnsi="Times New Roman" w:eastAsia="宋体" w:cs="Times New Roman"/>
            <w:lang w:val="en-US" w:eastAsia="zh-CN"/>
            <w:rPrChange w:id="8028" w:author="......" w:date="2024-05-07T14:48:58Z">
              <w:rPr>
                <w:rFonts w:hint="eastAsia" w:ascii="Times New Roman" w:hAnsi="Times New Roman" w:cs="Times New Roman"/>
                <w:lang w:val="en-US" w:eastAsia="zh-CN"/>
              </w:rPr>
            </w:rPrChange>
          </w:rPr>
          <w:t>1</w:t>
        </w:r>
      </w:ins>
      <w:ins w:id="8030" w:author="......" w:date="2024-05-06T23:26:38Z">
        <w:r>
          <w:rPr>
            <w:rFonts w:hint="default" w:ascii="Times New Roman" w:hAnsi="Times New Roman" w:eastAsia="宋体" w:cs="Times New Roman"/>
            <w:lang w:val="en-US" w:eastAsia="zh-CN"/>
            <w:rPrChange w:id="8031" w:author="......" w:date="2024-05-07T14:48:58Z">
              <w:rPr>
                <w:rFonts w:hint="default" w:ascii="Times New Roman" w:hAnsi="Times New Roman" w:cs="Times New Roman"/>
                <w:lang w:val="en-US" w:eastAsia="zh-CN"/>
              </w:rPr>
            </w:rPrChange>
          </w:rPr>
          <w:t>所示：</w:t>
        </w:r>
      </w:ins>
    </w:p>
    <w:p>
      <w:pPr>
        <w:bidi w:val="0"/>
        <w:rPr>
          <w:ins w:id="8034" w:author="......" w:date="2024-05-06T22:52:26Z"/>
          <w:rFonts w:hint="default" w:ascii="Times New Roman" w:hAnsi="Times New Roman" w:eastAsia="宋体" w:cs="Times New Roman"/>
          <w:lang w:val="en-US"/>
          <w:rPrChange w:id="8035" w:author="......" w:date="2024-05-07T14:48:58Z">
            <w:rPr>
              <w:ins w:id="8036" w:author="......" w:date="2024-05-06T22:52:26Z"/>
              <w:rFonts w:hint="default"/>
              <w:lang w:val="en-US"/>
            </w:rPr>
          </w:rPrChange>
        </w:rPr>
        <w:pPrChange w:id="8033" w:author="......" w:date="2024-03-26T00:45:48Z">
          <w:pPr>
            <w:pStyle w:val="5"/>
            <w:bidi w:val="0"/>
          </w:pPr>
        </w:pPrChange>
      </w:pPr>
    </w:p>
    <w:p>
      <w:pPr>
        <w:bidi w:val="0"/>
        <w:jc w:val="center"/>
        <w:rPr>
          <w:ins w:id="8038" w:author="......" w:date="2024-05-06T23:27:16Z"/>
          <w:rFonts w:hint="default" w:ascii="Times New Roman" w:hAnsi="Times New Roman" w:eastAsia="宋体" w:cs="Times New Roman"/>
          <w:lang w:val="en-US"/>
          <w:rPrChange w:id="8039" w:author="......" w:date="2024-05-07T14:48:58Z">
            <w:rPr>
              <w:ins w:id="8040" w:author="......" w:date="2024-05-06T23:27:16Z"/>
              <w:rFonts w:hint="default"/>
              <w:lang w:val="en-US"/>
            </w:rPr>
          </w:rPrChange>
        </w:rPr>
        <w:pPrChange w:id="8037" w:author="......" w:date="2024-05-06T22:52:33Z">
          <w:pPr>
            <w:pStyle w:val="5"/>
            <w:bidi w:val="0"/>
          </w:pPr>
        </w:pPrChange>
      </w:pPr>
      <w:ins w:id="8041" w:author="......" w:date="2024-05-06T22:52:29Z">
        <w:r>
          <w:rPr>
            <w:rFonts w:hint="default" w:ascii="Times New Roman" w:hAnsi="Times New Roman" w:eastAsia="宋体" w:cs="Times New Roman"/>
            <w:lang w:val="en-US"/>
            <w:rPrChange w:id="8045" w:author="......" w:date="2024-05-07T14:48:58Z">
              <w:rPr>
                <w:rFonts w:hint="default"/>
                <w:lang w:val="en-US"/>
              </w:rPr>
            </w:rPrChange>
          </w:rPr>
          <w:drawing>
            <wp:inline distT="0" distB="0" distL="114300" distR="114300">
              <wp:extent cx="3735070" cy="4027805"/>
              <wp:effectExtent l="0" t="0" r="11430" b="10795"/>
              <wp:docPr id="16" name="图片 16" descr="8b6e7c99d2698e1a74c873eaca40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8b6e7c99d2698e1a74c873eaca40130"/>
                      <pic:cNvPicPr>
                        <a:picLocks noChangeAspect="1"/>
                      </pic:cNvPicPr>
                    </pic:nvPicPr>
                    <pic:blipFill>
                      <a:blip r:embed="rId30"/>
                      <a:stretch>
                        <a:fillRect/>
                      </a:stretch>
                    </pic:blipFill>
                    <pic:spPr>
                      <a:xfrm>
                        <a:off x="0" y="0"/>
                        <a:ext cx="3735070" cy="4027805"/>
                      </a:xfrm>
                      <a:prstGeom prst="rect">
                        <a:avLst/>
                      </a:prstGeom>
                    </pic:spPr>
                  </pic:pic>
                </a:graphicData>
              </a:graphic>
            </wp:inline>
          </w:drawing>
        </w:r>
      </w:ins>
    </w:p>
    <w:p>
      <w:pPr>
        <w:bidi w:val="0"/>
        <w:jc w:val="center"/>
        <w:rPr>
          <w:ins w:id="8048" w:author="......" w:date="2024-03-26T00:03:42Z"/>
          <w:rFonts w:hint="default" w:ascii="Times New Roman" w:hAnsi="Times New Roman" w:eastAsia="宋体" w:cs="Times New Roman"/>
          <w:lang w:val="en-US"/>
          <w:rPrChange w:id="8049" w:author="......" w:date="2024-05-07T14:48:58Z">
            <w:rPr>
              <w:ins w:id="8050" w:author="......" w:date="2024-03-26T00:03:42Z"/>
              <w:rFonts w:hint="default"/>
              <w:lang w:val="en-US"/>
            </w:rPr>
          </w:rPrChange>
        </w:rPr>
        <w:pPrChange w:id="8047" w:author="......" w:date="2024-05-06T23:27:31Z">
          <w:pPr>
            <w:pStyle w:val="5"/>
            <w:bidi w:val="0"/>
          </w:pPr>
        </w:pPrChange>
      </w:pPr>
      <w:ins w:id="8051" w:author="......" w:date="2024-05-06T23:27:35Z">
        <w:r>
          <w:rPr>
            <w:rFonts w:hint="default" w:ascii="Times New Roman" w:hAnsi="Times New Roman" w:eastAsia="宋体" w:cs="Times New Roman"/>
            <w:sz w:val="21"/>
            <w:szCs w:val="24"/>
            <w:lang w:val="en-US" w:eastAsia="zh-CN"/>
            <w:rPrChange w:id="8052" w:author="......" w:date="2024-05-07T14:48:58Z">
              <w:rPr>
                <w:rFonts w:hint="eastAsia" w:ascii="Times New Roman" w:hAnsi="Times New Roman" w:eastAsia="宋体" w:cs="Times New Roman"/>
                <w:sz w:val="21"/>
                <w:szCs w:val="24"/>
                <w:lang w:val="en-US" w:eastAsia="zh-CN"/>
              </w:rPr>
            </w:rPrChange>
          </w:rPr>
          <w:t>图</w:t>
        </w:r>
      </w:ins>
      <w:ins w:id="8054" w:author="......" w:date="2024-05-06T23:27:16Z">
        <w:r>
          <w:rPr>
            <w:rFonts w:hint="default" w:ascii="Times New Roman" w:hAnsi="Times New Roman" w:eastAsia="宋体" w:cs="Times New Roman"/>
            <w:sz w:val="21"/>
            <w:szCs w:val="24"/>
            <w:lang w:val="en-US" w:eastAsia="zh-CN"/>
            <w:rPrChange w:id="8055" w:author="......" w:date="2024-05-07T14:48:58Z">
              <w:rPr>
                <w:rFonts w:hint="eastAsia" w:ascii="Times New Roman" w:hAnsi="Times New Roman" w:eastAsia="宋体" w:cs="Times New Roman"/>
                <w:sz w:val="21"/>
                <w:szCs w:val="24"/>
                <w:lang w:val="en-US" w:eastAsia="zh-CN"/>
              </w:rPr>
            </w:rPrChange>
          </w:rPr>
          <w:t>3-5-1</w:t>
        </w:r>
      </w:ins>
    </w:p>
    <w:p>
      <w:pPr>
        <w:numPr>
          <w:ilvl w:val="0"/>
          <w:numId w:val="51"/>
          <w:ins w:id="8058" w:author="......" w:date="2024-03-26T00:11:29Z"/>
        </w:numPr>
        <w:bidi w:val="0"/>
        <w:ind w:left="425" w:hanging="425"/>
        <w:rPr>
          <w:ins w:id="8059" w:author="......" w:date="2024-05-06T21:20:06Z"/>
          <w:rFonts w:hint="default" w:ascii="Times New Roman" w:hAnsi="Times New Roman" w:eastAsia="宋体" w:cs="Times New Roman"/>
          <w:rPrChange w:id="8060" w:author="......" w:date="2024-05-07T14:48:58Z">
            <w:rPr>
              <w:ins w:id="8061" w:author="......" w:date="2024-05-06T21:20:06Z"/>
              <w:rFonts w:hint="default" w:ascii="Times New Roman" w:hAnsi="Times New Roman" w:eastAsia="宋体" w:cs="Times New Roman"/>
            </w:rPr>
          </w:rPrChange>
        </w:rPr>
        <w:pPrChange w:id="8057" w:author="......" w:date="2024-05-06T23:26:13Z">
          <w:pPr>
            <w:pStyle w:val="5"/>
            <w:bidi w:val="0"/>
          </w:pPr>
        </w:pPrChange>
      </w:pPr>
      <w:ins w:id="8062" w:author="......" w:date="2024-03-26T00:04:08Z">
        <w:r>
          <w:rPr>
            <w:rFonts w:hint="default" w:ascii="Times New Roman" w:hAnsi="Times New Roman" w:eastAsia="宋体" w:cs="Times New Roman"/>
            <w:rPrChange w:id="8063" w:author="......" w:date="2024-05-07T14:48:58Z">
              <w:rPr>
                <w:rFonts w:hint="eastAsia"/>
              </w:rPr>
            </w:rPrChange>
          </w:rPr>
          <w:t>事故报告：提供事故报告功能，让用户记录</w:t>
        </w:r>
      </w:ins>
      <w:ins w:id="8065" w:author="......" w:date="2024-05-06T21:22:38Z">
        <w:r>
          <w:rPr>
            <w:rFonts w:hint="default" w:ascii="Times New Roman" w:hAnsi="Times New Roman" w:eastAsia="宋体" w:cs="Times New Roman"/>
            <w:lang w:val="en-US" w:eastAsia="zh-CN"/>
            <w:rPrChange w:id="8066" w:author="......" w:date="2024-05-07T14:48:58Z">
              <w:rPr>
                <w:rFonts w:hint="eastAsia" w:ascii="Times New Roman" w:hAnsi="Times New Roman" w:eastAsia="宋体" w:cs="Times New Roman"/>
                <w:lang w:val="en-US" w:eastAsia="zh-CN"/>
              </w:rPr>
            </w:rPrChange>
          </w:rPr>
          <w:t>并</w:t>
        </w:r>
      </w:ins>
      <w:ins w:id="8068" w:author="......" w:date="2024-05-06T21:22:39Z">
        <w:r>
          <w:rPr>
            <w:rFonts w:hint="default" w:ascii="Times New Roman" w:hAnsi="Times New Roman" w:eastAsia="宋体" w:cs="Times New Roman"/>
            <w:lang w:val="en-US" w:eastAsia="zh-CN"/>
            <w:rPrChange w:id="8069" w:author="......" w:date="2024-05-07T14:48:58Z">
              <w:rPr>
                <w:rFonts w:hint="eastAsia" w:ascii="Times New Roman" w:hAnsi="Times New Roman" w:eastAsia="宋体" w:cs="Times New Roman"/>
                <w:lang w:val="en-US" w:eastAsia="zh-CN"/>
              </w:rPr>
            </w:rPrChange>
          </w:rPr>
          <w:t>上报</w:t>
        </w:r>
      </w:ins>
      <w:ins w:id="8071" w:author="......" w:date="2024-03-26T00:04:08Z">
        <w:r>
          <w:rPr>
            <w:rFonts w:hint="default" w:ascii="Times New Roman" w:hAnsi="Times New Roman" w:eastAsia="宋体" w:cs="Times New Roman"/>
            <w:rPrChange w:id="8072" w:author="......" w:date="2024-05-07T14:48:58Z">
              <w:rPr>
                <w:rFonts w:hint="eastAsia"/>
              </w:rPr>
            </w:rPrChange>
          </w:rPr>
          <w:t>项目中发生的安全事故，</w:t>
        </w:r>
      </w:ins>
      <w:ins w:id="8074" w:author="......" w:date="2024-05-06T21:18:59Z">
        <w:r>
          <w:rPr>
            <w:rFonts w:hint="default" w:ascii="Times New Roman" w:hAnsi="Times New Roman" w:eastAsia="宋体" w:cs="Times New Roman"/>
            <w:szCs w:val="32"/>
            <w:lang w:val="en-US" w:eastAsia="zh-CN"/>
            <w:rPrChange w:id="8075" w:author="......" w:date="2024-05-07T14:48:58Z">
              <w:rPr>
                <w:rFonts w:hint="eastAsia" w:ascii="Times New Roman" w:hAnsi="Times New Roman" w:eastAsia="宋体" w:cs="Times New Roman"/>
                <w:szCs w:val="32"/>
                <w:lang w:val="en-US" w:eastAsia="zh-CN"/>
              </w:rPr>
            </w:rPrChange>
          </w:rPr>
          <w:t>如表3-</w:t>
        </w:r>
      </w:ins>
      <w:ins w:id="8077" w:author="......" w:date="2024-05-06T21:19:07Z">
        <w:r>
          <w:rPr>
            <w:rFonts w:hint="default" w:ascii="Times New Roman" w:hAnsi="Times New Roman" w:eastAsia="宋体" w:cs="Times New Roman"/>
            <w:szCs w:val="32"/>
            <w:lang w:val="en-US" w:eastAsia="zh-CN"/>
            <w:rPrChange w:id="8078" w:author="......" w:date="2024-05-07T14:48:58Z">
              <w:rPr>
                <w:rFonts w:hint="eastAsia" w:ascii="Times New Roman" w:hAnsi="Times New Roman" w:eastAsia="宋体" w:cs="Times New Roman"/>
                <w:szCs w:val="32"/>
                <w:lang w:val="en-US" w:eastAsia="zh-CN"/>
              </w:rPr>
            </w:rPrChange>
          </w:rPr>
          <w:t>5-1</w:t>
        </w:r>
      </w:ins>
      <w:ins w:id="8080" w:author="......" w:date="2024-05-06T21:18:59Z">
        <w:r>
          <w:rPr>
            <w:rFonts w:hint="default" w:ascii="Times New Roman" w:hAnsi="Times New Roman" w:eastAsia="宋体" w:cs="Times New Roman"/>
            <w:szCs w:val="32"/>
            <w:lang w:val="en-US" w:eastAsia="zh-CN"/>
            <w:rPrChange w:id="8081" w:author="......" w:date="2024-05-07T14:48:58Z">
              <w:rPr>
                <w:rFonts w:hint="eastAsia" w:ascii="Times New Roman" w:hAnsi="Times New Roman" w:eastAsia="宋体" w:cs="Times New Roman"/>
                <w:szCs w:val="32"/>
                <w:lang w:val="en-US" w:eastAsia="zh-CN"/>
              </w:rPr>
            </w:rPrChange>
          </w:rPr>
          <w:t>所示</w:t>
        </w:r>
      </w:ins>
      <w:ins w:id="8083" w:author="......" w:date="2024-05-06T21:19:16Z">
        <w:r>
          <w:rPr>
            <w:rFonts w:hint="default" w:ascii="Times New Roman" w:hAnsi="Times New Roman" w:eastAsia="宋体" w:cs="Times New Roman"/>
            <w:szCs w:val="32"/>
            <w:lang w:val="en-US" w:eastAsia="zh-CN"/>
            <w:rPrChange w:id="8084" w:author="......" w:date="2024-05-07T14:48:58Z">
              <w:rPr>
                <w:rFonts w:hint="eastAsia" w:ascii="Times New Roman" w:hAnsi="Times New Roman" w:eastAsia="宋体" w:cs="Times New Roman"/>
                <w:szCs w:val="32"/>
                <w:lang w:val="en-US" w:eastAsia="zh-CN"/>
              </w:rPr>
            </w:rPrChange>
          </w:rPr>
          <w:t>：</w:t>
        </w:r>
      </w:ins>
    </w:p>
    <w:p>
      <w:pPr>
        <w:bidi w:val="0"/>
        <w:jc w:val="right"/>
        <w:rPr>
          <w:ins w:id="8087" w:author="......" w:date="2024-05-06T21:18:39Z"/>
          <w:rFonts w:hint="default" w:ascii="Times New Roman" w:hAnsi="Times New Roman" w:eastAsia="宋体" w:cs="Times New Roman"/>
          <w:lang w:val="en-US"/>
          <w:rPrChange w:id="8088" w:author="......" w:date="2024-05-07T14:48:58Z">
            <w:rPr>
              <w:ins w:id="8089" w:author="......" w:date="2024-05-06T21:18:39Z"/>
              <w:rFonts w:hint="default" w:ascii="Times New Roman" w:hAnsi="Times New Roman" w:eastAsia="宋体" w:cs="Times New Roman"/>
              <w:lang w:val="en-US"/>
            </w:rPr>
          </w:rPrChange>
        </w:rPr>
        <w:pPrChange w:id="8086" w:author="......" w:date="2024-05-06T21:20:08Z">
          <w:pPr>
            <w:pStyle w:val="5"/>
            <w:bidi w:val="0"/>
          </w:pPr>
        </w:pPrChange>
      </w:pPr>
      <w:ins w:id="8090" w:author="......" w:date="2024-05-06T21:20:06Z">
        <w:r>
          <w:rPr>
            <w:rFonts w:hint="default" w:ascii="Times New Roman" w:hAnsi="Times New Roman" w:eastAsia="宋体" w:cs="Times New Roman"/>
            <w:sz w:val="21"/>
            <w:szCs w:val="24"/>
            <w:lang w:val="en-US" w:eastAsia="zh-CN"/>
            <w:rPrChange w:id="8091" w:author="......" w:date="2024-05-07T14:48:58Z">
              <w:rPr>
                <w:rFonts w:hint="eastAsia" w:ascii="Times New Roman" w:hAnsi="Times New Roman" w:eastAsia="宋体" w:cs="Times New Roman"/>
                <w:sz w:val="21"/>
                <w:szCs w:val="24"/>
                <w:lang w:val="en-US" w:eastAsia="zh-CN"/>
              </w:rPr>
            </w:rPrChange>
          </w:rPr>
          <w:t>表3-</w:t>
        </w:r>
      </w:ins>
      <w:ins w:id="8093" w:author="......" w:date="2024-05-06T21:20:10Z">
        <w:r>
          <w:rPr>
            <w:rFonts w:hint="default" w:ascii="Times New Roman" w:hAnsi="Times New Roman" w:eastAsia="宋体" w:cs="Times New Roman"/>
            <w:sz w:val="21"/>
            <w:szCs w:val="24"/>
            <w:lang w:val="en-US" w:eastAsia="zh-CN"/>
            <w:rPrChange w:id="8094" w:author="......" w:date="2024-05-07T14:48:58Z">
              <w:rPr>
                <w:rFonts w:hint="eastAsia" w:ascii="Times New Roman" w:hAnsi="Times New Roman" w:eastAsia="宋体" w:cs="Times New Roman"/>
                <w:sz w:val="21"/>
                <w:szCs w:val="24"/>
                <w:lang w:val="en-US" w:eastAsia="zh-CN"/>
              </w:rPr>
            </w:rPrChange>
          </w:rPr>
          <w:t>5</w:t>
        </w:r>
      </w:ins>
      <w:ins w:id="8096" w:author="......" w:date="2024-05-06T21:20:11Z">
        <w:r>
          <w:rPr>
            <w:rFonts w:hint="default" w:ascii="Times New Roman" w:hAnsi="Times New Roman" w:eastAsia="宋体" w:cs="Times New Roman"/>
            <w:sz w:val="21"/>
            <w:szCs w:val="24"/>
            <w:lang w:val="en-US" w:eastAsia="zh-CN"/>
            <w:rPrChange w:id="8097" w:author="......" w:date="2024-05-07T14:48:58Z">
              <w:rPr>
                <w:rFonts w:hint="eastAsia" w:ascii="Times New Roman" w:hAnsi="Times New Roman" w:eastAsia="宋体" w:cs="Times New Roman"/>
                <w:sz w:val="21"/>
                <w:szCs w:val="24"/>
                <w:lang w:val="en-US" w:eastAsia="zh-CN"/>
              </w:rPr>
            </w:rPrChange>
          </w:rPr>
          <w:t>-1</w:t>
        </w:r>
      </w:ins>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2"/>
        <w:gridCol w:w="6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8099" w:author="......" w:date="2024-05-06T21:18:40Z"/>
        </w:trPr>
        <w:tc>
          <w:tcPr>
            <w:tcW w:w="1692" w:type="dxa"/>
            <w:noWrap w:val="0"/>
            <w:vAlign w:val="top"/>
          </w:tcPr>
          <w:p>
            <w:pPr>
              <w:numPr>
                <w:ilvl w:val="0"/>
                <w:numId w:val="0"/>
              </w:numPr>
              <w:rPr>
                <w:ins w:id="8100" w:author="......" w:date="2024-05-06T21:18:40Z"/>
                <w:rFonts w:hint="default" w:ascii="Times New Roman" w:hAnsi="Times New Roman" w:eastAsia="宋体" w:cs="Times New Roman"/>
                <w:sz w:val="24"/>
                <w:szCs w:val="32"/>
                <w:vertAlign w:val="baseline"/>
                <w:lang w:val="en-US" w:eastAsia="zh-CN"/>
                <w:rPrChange w:id="8101" w:author="......" w:date="2024-05-07T14:48:58Z">
                  <w:rPr>
                    <w:ins w:id="8102" w:author="......" w:date="2024-05-06T21:18:40Z"/>
                    <w:rFonts w:hint="default"/>
                    <w:sz w:val="24"/>
                    <w:szCs w:val="32"/>
                    <w:vertAlign w:val="baseline"/>
                    <w:lang w:val="en-US" w:eastAsia="zh-CN"/>
                  </w:rPr>
                </w:rPrChange>
              </w:rPr>
            </w:pPr>
            <w:ins w:id="8103" w:author="......" w:date="2024-05-06T21:18:40Z">
              <w:r>
                <w:rPr>
                  <w:rFonts w:hint="default" w:ascii="Times New Roman" w:hAnsi="Times New Roman" w:eastAsia="宋体" w:cs="Times New Roman"/>
                  <w:sz w:val="24"/>
                  <w:szCs w:val="32"/>
                  <w:lang w:val="en-US" w:eastAsia="zh-CN"/>
                  <w:rPrChange w:id="8104" w:author="......" w:date="2024-05-07T14:48:58Z">
                    <w:rPr>
                      <w:rFonts w:hint="eastAsia"/>
                      <w:sz w:val="24"/>
                      <w:szCs w:val="32"/>
                      <w:lang w:val="en-US" w:eastAsia="zh-CN"/>
                    </w:rPr>
                  </w:rPrChange>
                </w:rPr>
                <w:t>用例</w:t>
              </w:r>
            </w:ins>
          </w:p>
        </w:tc>
        <w:tc>
          <w:tcPr>
            <w:tcW w:w="6830" w:type="dxa"/>
            <w:noWrap w:val="0"/>
            <w:vAlign w:val="top"/>
          </w:tcPr>
          <w:p>
            <w:pPr>
              <w:numPr>
                <w:ilvl w:val="0"/>
                <w:numId w:val="0"/>
              </w:numPr>
              <w:rPr>
                <w:ins w:id="8106" w:author="......" w:date="2024-05-06T21:18:40Z"/>
                <w:rFonts w:hint="default" w:ascii="Times New Roman" w:hAnsi="Times New Roman" w:eastAsia="宋体" w:cs="Times New Roman"/>
                <w:sz w:val="24"/>
                <w:szCs w:val="32"/>
                <w:vertAlign w:val="baseline"/>
                <w:lang w:val="en-US" w:eastAsia="zh-CN"/>
                <w:rPrChange w:id="8107" w:author="......" w:date="2024-05-07T14:48:58Z">
                  <w:rPr>
                    <w:ins w:id="8108" w:author="......" w:date="2024-05-06T21:18:40Z"/>
                    <w:rFonts w:hint="default"/>
                    <w:sz w:val="24"/>
                    <w:szCs w:val="32"/>
                    <w:vertAlign w:val="baseline"/>
                    <w:lang w:val="en-US" w:eastAsia="zh-CN"/>
                  </w:rPr>
                </w:rPrChange>
              </w:rPr>
            </w:pPr>
            <w:ins w:id="8109" w:author="......" w:date="2024-05-06T21:18:40Z">
              <w:r>
                <w:rPr>
                  <w:rFonts w:hint="default" w:ascii="Times New Roman" w:hAnsi="Times New Roman" w:eastAsia="宋体" w:cs="Times New Roman"/>
                  <w:sz w:val="24"/>
                  <w:szCs w:val="32"/>
                  <w:vertAlign w:val="baseline"/>
                  <w:lang w:val="en-US" w:eastAsia="zh-CN"/>
                  <w:rPrChange w:id="8110" w:author="......" w:date="2024-05-07T14:48:58Z">
                    <w:rPr>
                      <w:rFonts w:hint="eastAsia"/>
                      <w:sz w:val="24"/>
                      <w:szCs w:val="32"/>
                      <w:vertAlign w:val="baseline"/>
                      <w:lang w:val="en-US" w:eastAsia="zh-CN"/>
                    </w:rPr>
                  </w:rPrChange>
                </w:rPr>
                <w:t>上报安全问题</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8112" w:author="......" w:date="2024-05-06T21:19:53Z"/>
        </w:trPr>
        <w:tc>
          <w:tcPr>
            <w:tcW w:w="1692" w:type="dxa"/>
            <w:noWrap w:val="0"/>
            <w:vAlign w:val="top"/>
          </w:tcPr>
          <w:p>
            <w:pPr>
              <w:numPr>
                <w:ilvl w:val="0"/>
                <w:numId w:val="0"/>
              </w:numPr>
              <w:ind w:left="0" w:leftChars="0" w:firstLine="0" w:firstLineChars="0"/>
              <w:rPr>
                <w:ins w:id="8113" w:author="......" w:date="2024-05-06T21:19:53Z"/>
                <w:rFonts w:hint="default" w:ascii="Times New Roman" w:hAnsi="Times New Roman" w:eastAsia="宋体" w:cs="Times New Roman"/>
                <w:sz w:val="24"/>
                <w:szCs w:val="32"/>
                <w:vertAlign w:val="baseline"/>
                <w:lang w:val="en-US" w:eastAsia="zh-CN"/>
                <w:rPrChange w:id="8114" w:author="......" w:date="2024-05-07T14:48:58Z">
                  <w:rPr>
                    <w:ins w:id="8115" w:author="......" w:date="2024-05-06T21:19:53Z"/>
                    <w:rFonts w:hint="eastAsia"/>
                    <w:sz w:val="24"/>
                    <w:szCs w:val="32"/>
                    <w:vertAlign w:val="baseline"/>
                    <w:lang w:val="en-US" w:eastAsia="zh-CN"/>
                  </w:rPr>
                </w:rPrChange>
              </w:rPr>
            </w:pPr>
            <w:r>
              <w:rPr>
                <w:rFonts w:hint="default" w:ascii="Times New Roman" w:hAnsi="Times New Roman" w:eastAsia="宋体" w:cs="Times New Roman"/>
                <w:sz w:val="24"/>
                <w:szCs w:val="32"/>
                <w:vertAlign w:val="baseline"/>
                <w:lang w:val="en-US" w:eastAsia="zh-CN"/>
                <w:rPrChange w:id="8116" w:author="......" w:date="2024-05-07T14:48:58Z">
                  <w:rPr>
                    <w:rFonts w:hint="default" w:ascii="Times New Roman" w:hAnsi="Times New Roman" w:cs="Times New Roman"/>
                    <w:sz w:val="24"/>
                    <w:szCs w:val="32"/>
                    <w:vertAlign w:val="baseline"/>
                    <w:lang w:val="en-US" w:eastAsia="zh-CN"/>
                  </w:rPr>
                </w:rPrChange>
              </w:rPr>
              <w:t>用例编号</w:t>
            </w:r>
          </w:p>
        </w:tc>
        <w:tc>
          <w:tcPr>
            <w:tcW w:w="6830" w:type="dxa"/>
            <w:noWrap w:val="0"/>
            <w:vAlign w:val="top"/>
          </w:tcPr>
          <w:p>
            <w:pPr>
              <w:numPr>
                <w:ilvl w:val="0"/>
                <w:numId w:val="0"/>
              </w:numPr>
              <w:ind w:left="0" w:leftChars="0" w:firstLine="0" w:firstLineChars="0"/>
              <w:rPr>
                <w:ins w:id="8117" w:author="......" w:date="2024-05-06T21:19:53Z"/>
                <w:rFonts w:hint="default" w:ascii="Times New Roman" w:hAnsi="Times New Roman" w:eastAsia="宋体" w:cs="Times New Roman"/>
                <w:kern w:val="2"/>
                <w:sz w:val="24"/>
                <w:szCs w:val="32"/>
                <w:vertAlign w:val="baseline"/>
                <w:lang w:val="en-US" w:eastAsia="zh-CN" w:bidi="ar-SA"/>
                <w:rPrChange w:id="8118" w:author="......" w:date="2024-05-07T14:48:58Z">
                  <w:rPr>
                    <w:ins w:id="8119" w:author="......" w:date="2024-05-06T21:19:53Z"/>
                    <w:rFonts w:hint="eastAsia" w:ascii="Times New Roman" w:hAnsi="Times New Roman" w:cs="Times New Roman" w:eastAsiaTheme="minorEastAsia"/>
                    <w:kern w:val="2"/>
                    <w:sz w:val="24"/>
                    <w:szCs w:val="32"/>
                    <w:vertAlign w:val="baseline"/>
                    <w:lang w:val="en-US" w:eastAsia="zh-CN" w:bidi="ar-SA"/>
                  </w:rPr>
                </w:rPrChange>
              </w:rPr>
            </w:pPr>
            <w:r>
              <w:rPr>
                <w:rFonts w:hint="default" w:ascii="Times New Roman" w:hAnsi="Times New Roman" w:eastAsia="宋体" w:cs="Times New Roman"/>
                <w:sz w:val="24"/>
                <w:szCs w:val="32"/>
                <w:lang w:val="en-US" w:eastAsia="zh-CN"/>
                <w:rPrChange w:id="8120" w:author="......" w:date="2024-05-07T14:48:58Z">
                  <w:rPr>
                    <w:rFonts w:hint="default" w:ascii="Times New Roman" w:hAnsi="Times New Roman" w:cs="Times New Roman"/>
                    <w:sz w:val="24"/>
                    <w:szCs w:val="32"/>
                    <w:lang w:val="en-US" w:eastAsia="zh-CN"/>
                  </w:rPr>
                </w:rPrChange>
              </w:rPr>
              <w:t>SF0</w:t>
            </w:r>
            <w:ins w:id="8121" w:author="......" w:date="2024-05-06T21:20:26Z">
              <w:r>
                <w:rPr>
                  <w:rFonts w:hint="default" w:ascii="Times New Roman" w:hAnsi="Times New Roman" w:eastAsia="宋体" w:cs="Times New Roman"/>
                  <w:sz w:val="24"/>
                  <w:szCs w:val="32"/>
                  <w:lang w:val="en-US" w:eastAsia="zh-CN"/>
                  <w:rPrChange w:id="8122" w:author="......" w:date="2024-05-07T14:48:58Z">
                    <w:rPr>
                      <w:rFonts w:hint="eastAsia" w:ascii="Times New Roman" w:hAnsi="Times New Roman" w:cs="Times New Roman"/>
                      <w:sz w:val="24"/>
                      <w:szCs w:val="32"/>
                      <w:lang w:val="en-US" w:eastAsia="zh-CN"/>
                    </w:rPr>
                  </w:rPrChange>
                </w:rPr>
                <w:t>5</w:t>
              </w:r>
            </w:ins>
            <w:ins w:id="8124" w:author="......" w:date="2024-05-06T21:20:27Z">
              <w:r>
                <w:rPr>
                  <w:rFonts w:hint="default" w:ascii="Times New Roman" w:hAnsi="Times New Roman" w:eastAsia="宋体" w:cs="Times New Roman"/>
                  <w:sz w:val="24"/>
                  <w:szCs w:val="32"/>
                  <w:lang w:val="en-US" w:eastAsia="zh-CN"/>
                  <w:rPrChange w:id="8125" w:author="......" w:date="2024-05-07T14:48:58Z">
                    <w:rPr>
                      <w:rFonts w:hint="eastAsia" w:ascii="Times New Roman" w:hAnsi="Times New Roman" w:cs="Times New Roman"/>
                      <w:sz w:val="24"/>
                      <w:szCs w:val="32"/>
                      <w:lang w:val="en-US" w:eastAsia="zh-CN"/>
                    </w:rPr>
                  </w:rPrChange>
                </w:rPr>
                <w:t>001</w:t>
              </w:r>
            </w:ins>
            <w:del w:id="8127" w:author="......" w:date="2024-05-06T21:20:25Z">
              <w:r>
                <w:rPr>
                  <w:rFonts w:hint="default" w:ascii="Times New Roman" w:hAnsi="Times New Roman" w:eastAsia="宋体" w:cs="Times New Roman"/>
                  <w:sz w:val="24"/>
                  <w:szCs w:val="32"/>
                  <w:lang w:val="en-US" w:eastAsia="zh-CN"/>
                  <w:rPrChange w:id="8128" w:author="......" w:date="2024-05-07T14:48:58Z">
                    <w:rPr>
                      <w:rFonts w:hint="default" w:ascii="Times New Roman" w:hAnsi="Times New Roman" w:cs="Times New Roman"/>
                      <w:sz w:val="24"/>
                      <w:szCs w:val="32"/>
                      <w:lang w:val="en-US" w:eastAsia="zh-CN"/>
                    </w:rPr>
                  </w:rPrChange>
                </w:rPr>
                <w:delText>20</w:delText>
              </w:r>
            </w:del>
            <w:del w:id="8130" w:author="......" w:date="2024-05-06T21:20:24Z">
              <w:r>
                <w:rPr>
                  <w:rFonts w:hint="default" w:ascii="Times New Roman" w:hAnsi="Times New Roman" w:eastAsia="宋体" w:cs="Times New Roman"/>
                  <w:sz w:val="24"/>
                  <w:szCs w:val="32"/>
                  <w:lang w:val="en-US" w:eastAsia="zh-CN"/>
                  <w:rPrChange w:id="8131" w:author="......" w:date="2024-05-07T14:48:58Z">
                    <w:rPr>
                      <w:rFonts w:hint="default" w:ascii="Times New Roman" w:hAnsi="Times New Roman" w:cs="Times New Roman"/>
                      <w:sz w:val="24"/>
                      <w:szCs w:val="32"/>
                      <w:lang w:val="en-US" w:eastAsia="zh-CN"/>
                    </w:rPr>
                  </w:rPrChange>
                </w:rPr>
                <w:delText>0</w:delText>
              </w:r>
            </w:del>
            <w:del w:id="8133" w:author="......" w:date="2024-05-06T21:20:24Z">
              <w:r>
                <w:rPr>
                  <w:rFonts w:hint="default" w:ascii="Times New Roman" w:hAnsi="Times New Roman" w:eastAsia="宋体" w:cs="Times New Roman"/>
                  <w:sz w:val="24"/>
                  <w:szCs w:val="32"/>
                  <w:lang w:val="en-US" w:eastAsia="zh-CN"/>
                  <w:rPrChange w:id="8134" w:author="......" w:date="2024-05-07T14:48:58Z">
                    <w:rPr>
                      <w:rFonts w:hint="eastAsia" w:ascii="Times New Roman" w:hAnsi="Times New Roman" w:cs="Times New Roman"/>
                      <w:sz w:val="24"/>
                      <w:szCs w:val="32"/>
                      <w:lang w:val="en-US" w:eastAsia="zh-CN"/>
                    </w:rPr>
                  </w:rPrChange>
                </w:rPr>
                <w:delText>4</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8136" w:author="......" w:date="2024-05-06T21:18:40Z"/>
        </w:trPr>
        <w:tc>
          <w:tcPr>
            <w:tcW w:w="1692" w:type="dxa"/>
            <w:noWrap w:val="0"/>
            <w:vAlign w:val="top"/>
          </w:tcPr>
          <w:p>
            <w:pPr>
              <w:numPr>
                <w:ilvl w:val="0"/>
                <w:numId w:val="0"/>
              </w:numPr>
              <w:rPr>
                <w:ins w:id="8137" w:author="......" w:date="2024-05-06T21:18:40Z"/>
                <w:rFonts w:hint="default" w:ascii="Times New Roman" w:hAnsi="Times New Roman" w:eastAsia="宋体" w:cs="Times New Roman"/>
                <w:sz w:val="24"/>
                <w:szCs w:val="32"/>
                <w:vertAlign w:val="baseline"/>
                <w:lang w:val="en-US" w:eastAsia="zh-CN"/>
                <w:rPrChange w:id="8138" w:author="......" w:date="2024-05-07T14:48:58Z">
                  <w:rPr>
                    <w:ins w:id="8139" w:author="......" w:date="2024-05-06T21:18:40Z"/>
                    <w:rFonts w:hint="default"/>
                    <w:sz w:val="24"/>
                    <w:szCs w:val="32"/>
                    <w:vertAlign w:val="baseline"/>
                    <w:lang w:val="en-US" w:eastAsia="zh-CN"/>
                  </w:rPr>
                </w:rPrChange>
              </w:rPr>
            </w:pPr>
            <w:ins w:id="8140" w:author="......" w:date="2024-05-06T21:18:40Z">
              <w:r>
                <w:rPr>
                  <w:rFonts w:hint="default" w:ascii="Times New Roman" w:hAnsi="Times New Roman" w:eastAsia="宋体" w:cs="Times New Roman"/>
                  <w:sz w:val="24"/>
                  <w:szCs w:val="32"/>
                  <w:vertAlign w:val="baseline"/>
                  <w:lang w:val="en-US" w:eastAsia="zh-CN"/>
                  <w:rPrChange w:id="8141" w:author="......" w:date="2024-05-07T14:48:58Z">
                    <w:rPr>
                      <w:rFonts w:hint="eastAsia"/>
                      <w:sz w:val="24"/>
                      <w:szCs w:val="32"/>
                      <w:vertAlign w:val="baseline"/>
                      <w:lang w:val="en-US" w:eastAsia="zh-CN"/>
                    </w:rPr>
                  </w:rPrChange>
                </w:rPr>
                <w:t>主执行者</w:t>
              </w:r>
            </w:ins>
          </w:p>
        </w:tc>
        <w:tc>
          <w:tcPr>
            <w:tcW w:w="6830" w:type="dxa"/>
            <w:noWrap w:val="0"/>
            <w:vAlign w:val="top"/>
          </w:tcPr>
          <w:p>
            <w:pPr>
              <w:numPr>
                <w:ilvl w:val="0"/>
                <w:numId w:val="0"/>
              </w:numPr>
              <w:rPr>
                <w:ins w:id="8143" w:author="......" w:date="2024-05-06T21:18:40Z"/>
                <w:rFonts w:hint="default" w:ascii="Times New Roman" w:hAnsi="Times New Roman" w:eastAsia="宋体" w:cs="Times New Roman"/>
                <w:sz w:val="24"/>
                <w:szCs w:val="32"/>
                <w:vertAlign w:val="baseline"/>
                <w:lang w:val="en-US" w:eastAsia="zh-CN"/>
                <w:rPrChange w:id="8144" w:author="......" w:date="2024-05-07T14:48:58Z">
                  <w:rPr>
                    <w:ins w:id="8145" w:author="......" w:date="2024-05-06T21:18:40Z"/>
                    <w:rFonts w:hint="default"/>
                    <w:sz w:val="24"/>
                    <w:szCs w:val="32"/>
                    <w:vertAlign w:val="baseline"/>
                    <w:lang w:val="en-US" w:eastAsia="zh-CN"/>
                  </w:rPr>
                </w:rPrChange>
              </w:rPr>
            </w:pPr>
            <w:ins w:id="8146" w:author="......" w:date="2024-05-06T21:18:40Z">
              <w:r>
                <w:rPr>
                  <w:rFonts w:hint="default" w:ascii="Times New Roman" w:hAnsi="Times New Roman" w:eastAsia="宋体" w:cs="Times New Roman"/>
                  <w:sz w:val="24"/>
                  <w:szCs w:val="32"/>
                  <w:vertAlign w:val="baseline"/>
                  <w:lang w:val="en-US" w:eastAsia="zh-CN"/>
                  <w:rPrChange w:id="8147" w:author="......" w:date="2024-05-07T14:48:58Z">
                    <w:rPr>
                      <w:rFonts w:hint="eastAsia"/>
                      <w:sz w:val="24"/>
                      <w:szCs w:val="32"/>
                      <w:vertAlign w:val="baseline"/>
                      <w:lang w:val="en-US" w:eastAsia="zh-CN"/>
                    </w:rPr>
                  </w:rPrChange>
                </w:rPr>
                <w:t>施工人员、项目管理者</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8149" w:author="......" w:date="2024-05-06T21:18:40Z"/>
        </w:trPr>
        <w:tc>
          <w:tcPr>
            <w:tcW w:w="1692" w:type="dxa"/>
            <w:noWrap w:val="0"/>
            <w:vAlign w:val="top"/>
          </w:tcPr>
          <w:p>
            <w:pPr>
              <w:numPr>
                <w:ilvl w:val="0"/>
                <w:numId w:val="0"/>
              </w:numPr>
              <w:rPr>
                <w:ins w:id="8150" w:author="......" w:date="2024-05-06T21:18:40Z"/>
                <w:rFonts w:hint="default" w:ascii="Times New Roman" w:hAnsi="Times New Roman" w:eastAsia="宋体" w:cs="Times New Roman"/>
                <w:sz w:val="24"/>
                <w:szCs w:val="32"/>
                <w:vertAlign w:val="baseline"/>
                <w:lang w:val="en-US" w:eastAsia="zh-CN"/>
                <w:rPrChange w:id="8151" w:author="......" w:date="2024-05-07T14:48:58Z">
                  <w:rPr>
                    <w:ins w:id="8152" w:author="......" w:date="2024-05-06T21:18:40Z"/>
                    <w:rFonts w:hint="default"/>
                    <w:sz w:val="24"/>
                    <w:szCs w:val="32"/>
                    <w:vertAlign w:val="baseline"/>
                    <w:lang w:val="en-US" w:eastAsia="zh-CN"/>
                  </w:rPr>
                </w:rPrChange>
              </w:rPr>
            </w:pPr>
            <w:ins w:id="8153" w:author="......" w:date="2024-05-06T21:18:40Z">
              <w:r>
                <w:rPr>
                  <w:rFonts w:hint="default" w:ascii="Times New Roman" w:hAnsi="Times New Roman" w:eastAsia="宋体" w:cs="Times New Roman"/>
                  <w:sz w:val="24"/>
                  <w:szCs w:val="32"/>
                  <w:vertAlign w:val="baseline"/>
                  <w:lang w:val="en-US" w:eastAsia="zh-CN"/>
                  <w:rPrChange w:id="8154" w:author="......" w:date="2024-05-07T14:48:58Z">
                    <w:rPr>
                      <w:rFonts w:hint="eastAsia"/>
                      <w:sz w:val="24"/>
                      <w:szCs w:val="32"/>
                      <w:vertAlign w:val="baseline"/>
                      <w:lang w:val="en-US" w:eastAsia="zh-CN"/>
                    </w:rPr>
                  </w:rPrChange>
                </w:rPr>
                <w:t>目标</w:t>
              </w:r>
            </w:ins>
          </w:p>
        </w:tc>
        <w:tc>
          <w:tcPr>
            <w:tcW w:w="6830" w:type="dxa"/>
            <w:noWrap w:val="0"/>
            <w:vAlign w:val="top"/>
          </w:tcPr>
          <w:p>
            <w:pPr>
              <w:numPr>
                <w:ilvl w:val="0"/>
                <w:numId w:val="0"/>
              </w:numPr>
              <w:rPr>
                <w:ins w:id="8156" w:author="......" w:date="2024-05-06T21:18:40Z"/>
                <w:rFonts w:hint="default" w:ascii="Times New Roman" w:hAnsi="Times New Roman" w:eastAsia="宋体" w:cs="Times New Roman"/>
                <w:sz w:val="24"/>
                <w:szCs w:val="32"/>
                <w:vertAlign w:val="baseline"/>
                <w:lang w:val="en-US" w:eastAsia="zh-CN"/>
                <w:rPrChange w:id="8157" w:author="......" w:date="2024-05-07T14:48:58Z">
                  <w:rPr>
                    <w:ins w:id="8158" w:author="......" w:date="2024-05-06T21:18:40Z"/>
                    <w:rFonts w:hint="default"/>
                    <w:sz w:val="24"/>
                    <w:szCs w:val="32"/>
                    <w:vertAlign w:val="baseline"/>
                    <w:lang w:val="en-US" w:eastAsia="zh-CN"/>
                  </w:rPr>
                </w:rPrChange>
              </w:rPr>
            </w:pPr>
            <w:ins w:id="8159" w:author="......" w:date="2024-05-06T21:18:40Z">
              <w:r>
                <w:rPr>
                  <w:rFonts w:hint="default" w:ascii="Times New Roman" w:hAnsi="Times New Roman" w:eastAsia="宋体" w:cs="Times New Roman"/>
                  <w:sz w:val="24"/>
                  <w:szCs w:val="32"/>
                  <w:vertAlign w:val="baseline"/>
                  <w:lang w:val="en-US" w:eastAsia="zh-CN"/>
                  <w:rPrChange w:id="8160" w:author="......" w:date="2024-05-07T14:48:58Z">
                    <w:rPr>
                      <w:rFonts w:hint="eastAsia"/>
                      <w:sz w:val="24"/>
                      <w:szCs w:val="32"/>
                      <w:vertAlign w:val="baseline"/>
                      <w:lang w:val="en-US" w:eastAsia="zh-CN"/>
                    </w:rPr>
                  </w:rPrChange>
                </w:rPr>
                <w:t>上报发现的安全问题和隐患，</w:t>
              </w:r>
            </w:ins>
            <w:ins w:id="8162" w:author="......" w:date="2024-05-06T21:22:27Z">
              <w:r>
                <w:rPr>
                  <w:rFonts w:hint="default" w:ascii="Times New Roman" w:hAnsi="Times New Roman" w:eastAsia="宋体" w:cs="Times New Roman"/>
                  <w:sz w:val="24"/>
                  <w:szCs w:val="32"/>
                  <w:vertAlign w:val="baseline"/>
                  <w:lang w:val="en-US" w:eastAsia="zh-CN"/>
                  <w:rPrChange w:id="8163" w:author="......" w:date="2024-05-07T14:48:58Z">
                    <w:rPr>
                      <w:rFonts w:hint="eastAsia"/>
                      <w:sz w:val="24"/>
                      <w:szCs w:val="32"/>
                      <w:vertAlign w:val="baseline"/>
                      <w:lang w:val="en-US" w:eastAsia="zh-CN"/>
                    </w:rPr>
                  </w:rPrChange>
                </w:rPr>
                <w:t>使其显示在</w:t>
              </w:r>
            </w:ins>
            <w:ins w:id="8165" w:author="......" w:date="2024-05-06T21:22:21Z">
              <w:r>
                <w:rPr>
                  <w:rFonts w:hint="default" w:ascii="Times New Roman" w:hAnsi="Times New Roman" w:eastAsia="宋体" w:cs="Times New Roman"/>
                  <w:sz w:val="24"/>
                  <w:szCs w:val="32"/>
                  <w:vertAlign w:val="baseline"/>
                  <w:lang w:val="en-US" w:eastAsia="zh-CN"/>
                  <w:rPrChange w:id="8166" w:author="......" w:date="2024-05-07T14:48:58Z">
                    <w:rPr>
                      <w:rFonts w:hint="eastAsia"/>
                      <w:sz w:val="24"/>
                      <w:szCs w:val="32"/>
                      <w:vertAlign w:val="baseline"/>
                      <w:lang w:val="en-US" w:eastAsia="zh-CN"/>
                    </w:rPr>
                  </w:rPrChange>
                </w:rPr>
                <w:t>安全问题列表</w:t>
              </w:r>
            </w:ins>
            <w:ins w:id="8168" w:author="......" w:date="2024-05-06T21:22:30Z">
              <w:r>
                <w:rPr>
                  <w:rFonts w:hint="default" w:ascii="Times New Roman" w:hAnsi="Times New Roman" w:eastAsia="宋体" w:cs="Times New Roman"/>
                  <w:sz w:val="24"/>
                  <w:szCs w:val="32"/>
                  <w:vertAlign w:val="baseline"/>
                  <w:lang w:val="en-US" w:eastAsia="zh-CN"/>
                  <w:rPrChange w:id="8169" w:author="......" w:date="2024-05-07T14:48:58Z">
                    <w:rPr>
                      <w:rFonts w:hint="eastAsia"/>
                      <w:sz w:val="24"/>
                      <w:szCs w:val="32"/>
                      <w:vertAlign w:val="baseline"/>
                      <w:lang w:val="en-US" w:eastAsia="zh-CN"/>
                    </w:rPr>
                  </w:rPrChange>
                </w:rPr>
                <w:t>中</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8171" w:author="......" w:date="2024-05-06T21:18:40Z"/>
        </w:trPr>
        <w:tc>
          <w:tcPr>
            <w:tcW w:w="1692" w:type="dxa"/>
            <w:noWrap w:val="0"/>
            <w:vAlign w:val="top"/>
          </w:tcPr>
          <w:p>
            <w:pPr>
              <w:numPr>
                <w:ilvl w:val="0"/>
                <w:numId w:val="0"/>
              </w:numPr>
              <w:rPr>
                <w:ins w:id="8172" w:author="......" w:date="2024-05-06T21:18:40Z"/>
                <w:rFonts w:hint="default" w:ascii="Times New Roman" w:hAnsi="Times New Roman" w:eastAsia="宋体" w:cs="Times New Roman"/>
                <w:sz w:val="24"/>
                <w:szCs w:val="32"/>
                <w:vertAlign w:val="baseline"/>
                <w:lang w:val="en-US" w:eastAsia="zh-CN"/>
                <w:rPrChange w:id="8173" w:author="......" w:date="2024-05-07T14:48:58Z">
                  <w:rPr>
                    <w:ins w:id="8174" w:author="......" w:date="2024-05-06T21:18:40Z"/>
                    <w:rFonts w:hint="default"/>
                    <w:sz w:val="24"/>
                    <w:szCs w:val="32"/>
                    <w:vertAlign w:val="baseline"/>
                    <w:lang w:val="en-US" w:eastAsia="zh-CN"/>
                  </w:rPr>
                </w:rPrChange>
              </w:rPr>
            </w:pPr>
            <w:ins w:id="8175" w:author="......" w:date="2024-05-06T21:18:40Z">
              <w:r>
                <w:rPr>
                  <w:rFonts w:hint="default" w:ascii="Times New Roman" w:hAnsi="Times New Roman" w:eastAsia="宋体" w:cs="Times New Roman"/>
                  <w:sz w:val="24"/>
                  <w:szCs w:val="32"/>
                  <w:vertAlign w:val="baseline"/>
                  <w:lang w:val="en-US" w:eastAsia="zh-CN"/>
                  <w:rPrChange w:id="8176" w:author="......" w:date="2024-05-07T14:48:58Z">
                    <w:rPr>
                      <w:rFonts w:hint="eastAsia"/>
                      <w:sz w:val="24"/>
                      <w:szCs w:val="32"/>
                      <w:vertAlign w:val="baseline"/>
                      <w:lang w:val="en-US" w:eastAsia="zh-CN"/>
                    </w:rPr>
                  </w:rPrChange>
                </w:rPr>
                <w:t>前提条件</w:t>
              </w:r>
            </w:ins>
          </w:p>
        </w:tc>
        <w:tc>
          <w:tcPr>
            <w:tcW w:w="6830" w:type="dxa"/>
            <w:noWrap w:val="0"/>
            <w:vAlign w:val="top"/>
          </w:tcPr>
          <w:p>
            <w:pPr>
              <w:numPr>
                <w:ilvl w:val="0"/>
                <w:numId w:val="0"/>
              </w:numPr>
              <w:rPr>
                <w:ins w:id="8178" w:author="......" w:date="2024-05-06T21:18:40Z"/>
                <w:rFonts w:hint="default" w:ascii="Times New Roman" w:hAnsi="Times New Roman" w:eastAsia="宋体" w:cs="Times New Roman"/>
                <w:sz w:val="24"/>
                <w:szCs w:val="32"/>
                <w:vertAlign w:val="baseline"/>
                <w:lang w:val="en-US" w:eastAsia="zh-CN"/>
                <w:rPrChange w:id="8179" w:author="......" w:date="2024-05-07T14:48:58Z">
                  <w:rPr>
                    <w:ins w:id="8180" w:author="......" w:date="2024-05-06T21:18:40Z"/>
                    <w:rFonts w:hint="default"/>
                    <w:sz w:val="24"/>
                    <w:szCs w:val="32"/>
                    <w:vertAlign w:val="baseline"/>
                    <w:lang w:val="en-US" w:eastAsia="zh-CN"/>
                  </w:rPr>
                </w:rPrChange>
              </w:rPr>
            </w:pPr>
            <w:ins w:id="8181" w:author="......" w:date="2024-05-06T21:18:40Z">
              <w:r>
                <w:rPr>
                  <w:rFonts w:hint="default" w:ascii="Times New Roman" w:hAnsi="Times New Roman" w:eastAsia="宋体" w:cs="Times New Roman"/>
                  <w:sz w:val="24"/>
                  <w:szCs w:val="32"/>
                  <w:vertAlign w:val="baseline"/>
                  <w:lang w:val="en-US" w:eastAsia="zh-CN"/>
                  <w:rPrChange w:id="8182" w:author="......" w:date="2024-05-07T14:48:58Z">
                    <w:rPr>
                      <w:rFonts w:hint="eastAsia"/>
                      <w:sz w:val="24"/>
                      <w:szCs w:val="32"/>
                      <w:vertAlign w:val="baseline"/>
                      <w:lang w:val="en-US" w:eastAsia="zh-CN"/>
                    </w:rPr>
                  </w:rPrChange>
                </w:rPr>
                <w:t>执行者已登录并且账号身份为施工人员</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8184" w:author="......" w:date="2024-05-06T21:18:40Z"/>
        </w:trPr>
        <w:tc>
          <w:tcPr>
            <w:tcW w:w="1692" w:type="dxa"/>
            <w:noWrap w:val="0"/>
            <w:vAlign w:val="top"/>
          </w:tcPr>
          <w:p>
            <w:pPr>
              <w:numPr>
                <w:ilvl w:val="0"/>
                <w:numId w:val="0"/>
              </w:numPr>
              <w:rPr>
                <w:ins w:id="8185" w:author="......" w:date="2024-05-06T21:18:40Z"/>
                <w:rFonts w:hint="default" w:ascii="Times New Roman" w:hAnsi="Times New Roman" w:eastAsia="宋体" w:cs="Times New Roman"/>
                <w:sz w:val="24"/>
                <w:szCs w:val="32"/>
                <w:vertAlign w:val="baseline"/>
                <w:lang w:val="en-US" w:eastAsia="zh-CN"/>
                <w:rPrChange w:id="8186" w:author="......" w:date="2024-05-07T14:48:58Z">
                  <w:rPr>
                    <w:ins w:id="8187" w:author="......" w:date="2024-05-06T21:18:40Z"/>
                    <w:rFonts w:hint="default"/>
                    <w:sz w:val="24"/>
                    <w:szCs w:val="32"/>
                    <w:vertAlign w:val="baseline"/>
                    <w:lang w:val="en-US" w:eastAsia="zh-CN"/>
                  </w:rPr>
                </w:rPrChange>
              </w:rPr>
            </w:pPr>
            <w:ins w:id="8188" w:author="......" w:date="2024-05-06T21:18:40Z">
              <w:r>
                <w:rPr>
                  <w:rFonts w:hint="default" w:ascii="Times New Roman" w:hAnsi="Times New Roman" w:eastAsia="宋体" w:cs="Times New Roman"/>
                  <w:sz w:val="24"/>
                  <w:szCs w:val="32"/>
                  <w:vertAlign w:val="baseline"/>
                  <w:lang w:val="en-US" w:eastAsia="zh-CN"/>
                  <w:rPrChange w:id="8189" w:author="......" w:date="2024-05-07T14:48:58Z">
                    <w:rPr>
                      <w:rFonts w:hint="eastAsia"/>
                      <w:sz w:val="24"/>
                      <w:szCs w:val="32"/>
                      <w:vertAlign w:val="baseline"/>
                      <w:lang w:val="en-US" w:eastAsia="zh-CN"/>
                    </w:rPr>
                  </w:rPrChange>
                </w:rPr>
                <w:t>触发事件</w:t>
              </w:r>
            </w:ins>
          </w:p>
        </w:tc>
        <w:tc>
          <w:tcPr>
            <w:tcW w:w="6830" w:type="dxa"/>
            <w:noWrap w:val="0"/>
            <w:vAlign w:val="top"/>
          </w:tcPr>
          <w:p>
            <w:pPr>
              <w:numPr>
                <w:ilvl w:val="0"/>
                <w:numId w:val="0"/>
              </w:numPr>
              <w:rPr>
                <w:ins w:id="8191" w:author="......" w:date="2024-05-06T21:18:40Z"/>
                <w:rFonts w:hint="default" w:ascii="Times New Roman" w:hAnsi="Times New Roman" w:eastAsia="宋体" w:cs="Times New Roman"/>
                <w:sz w:val="24"/>
                <w:szCs w:val="32"/>
                <w:vertAlign w:val="baseline"/>
                <w:lang w:val="en-US" w:eastAsia="zh-CN"/>
                <w:rPrChange w:id="8192" w:author="......" w:date="2024-05-07T14:48:58Z">
                  <w:rPr>
                    <w:ins w:id="8193" w:author="......" w:date="2024-05-06T21:18:40Z"/>
                    <w:rFonts w:hint="default"/>
                    <w:sz w:val="24"/>
                    <w:szCs w:val="32"/>
                    <w:vertAlign w:val="baseline"/>
                    <w:lang w:val="en-US" w:eastAsia="zh-CN"/>
                  </w:rPr>
                </w:rPrChange>
              </w:rPr>
            </w:pPr>
            <w:ins w:id="8194" w:author="......" w:date="2024-05-06T21:18:40Z">
              <w:r>
                <w:rPr>
                  <w:rFonts w:hint="default" w:ascii="Times New Roman" w:hAnsi="Times New Roman" w:eastAsia="宋体" w:cs="Times New Roman"/>
                  <w:sz w:val="24"/>
                  <w:szCs w:val="32"/>
                  <w:vertAlign w:val="baseline"/>
                  <w:lang w:val="en-US" w:eastAsia="zh-CN"/>
                  <w:rPrChange w:id="8195" w:author="......" w:date="2024-05-07T14:48:58Z">
                    <w:rPr>
                      <w:rFonts w:hint="eastAsia"/>
                      <w:sz w:val="24"/>
                      <w:szCs w:val="32"/>
                      <w:vertAlign w:val="baseline"/>
                      <w:lang w:val="en-US" w:eastAsia="zh-CN"/>
                    </w:rPr>
                  </w:rPrChange>
                </w:rPr>
                <w:t>用户点击“上报安全问题”按键，并在界面中输入安全问题的相关信息，最后点击“保存”按键</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8197" w:author="......" w:date="2024-05-06T21:18:40Z"/>
        </w:trPr>
        <w:tc>
          <w:tcPr>
            <w:tcW w:w="1692" w:type="dxa"/>
            <w:noWrap w:val="0"/>
            <w:vAlign w:val="top"/>
          </w:tcPr>
          <w:p>
            <w:pPr>
              <w:numPr>
                <w:ilvl w:val="0"/>
                <w:numId w:val="0"/>
              </w:numPr>
              <w:rPr>
                <w:ins w:id="8198" w:author="......" w:date="2024-05-06T21:18:40Z"/>
                <w:rFonts w:hint="default" w:ascii="Times New Roman" w:hAnsi="Times New Roman" w:eastAsia="宋体" w:cs="Times New Roman"/>
                <w:sz w:val="24"/>
                <w:szCs w:val="32"/>
                <w:vertAlign w:val="baseline"/>
                <w:lang w:val="en-US" w:eastAsia="zh-CN"/>
                <w:rPrChange w:id="8199" w:author="......" w:date="2024-05-07T14:48:58Z">
                  <w:rPr>
                    <w:ins w:id="8200" w:author="......" w:date="2024-05-06T21:18:40Z"/>
                    <w:rFonts w:hint="default"/>
                    <w:sz w:val="24"/>
                    <w:szCs w:val="32"/>
                    <w:vertAlign w:val="baseline"/>
                    <w:lang w:val="en-US" w:eastAsia="zh-CN"/>
                  </w:rPr>
                </w:rPrChange>
              </w:rPr>
            </w:pPr>
            <w:ins w:id="8201" w:author="......" w:date="2024-05-06T21:18:40Z">
              <w:r>
                <w:rPr>
                  <w:rFonts w:hint="default" w:ascii="Times New Roman" w:hAnsi="Times New Roman" w:eastAsia="宋体" w:cs="Times New Roman"/>
                  <w:sz w:val="24"/>
                  <w:szCs w:val="32"/>
                  <w:vertAlign w:val="baseline"/>
                  <w:lang w:val="en-US" w:eastAsia="zh-CN"/>
                  <w:rPrChange w:id="8202" w:author="......" w:date="2024-05-07T14:48:58Z">
                    <w:rPr>
                      <w:rFonts w:hint="eastAsia"/>
                      <w:sz w:val="24"/>
                      <w:szCs w:val="32"/>
                      <w:vertAlign w:val="baseline"/>
                      <w:lang w:val="en-US" w:eastAsia="zh-CN"/>
                    </w:rPr>
                  </w:rPrChange>
                </w:rPr>
                <w:t>基本事件流</w:t>
              </w:r>
            </w:ins>
          </w:p>
        </w:tc>
        <w:tc>
          <w:tcPr>
            <w:tcW w:w="6830" w:type="dxa"/>
            <w:noWrap w:val="0"/>
            <w:vAlign w:val="top"/>
          </w:tcPr>
          <w:p>
            <w:pPr>
              <w:numPr>
                <w:ilvl w:val="0"/>
                <w:numId w:val="52"/>
              </w:numPr>
              <w:rPr>
                <w:ins w:id="8205" w:author="......" w:date="2024-05-06T21:18:40Z"/>
                <w:rFonts w:hint="default" w:ascii="Times New Roman" w:hAnsi="Times New Roman" w:eastAsia="宋体" w:cs="Times New Roman"/>
                <w:sz w:val="24"/>
                <w:szCs w:val="32"/>
                <w:vertAlign w:val="baseline"/>
                <w:lang w:val="en-US" w:eastAsia="zh-CN"/>
                <w:rPrChange w:id="8206" w:author="......" w:date="2024-05-07T14:48:58Z">
                  <w:rPr>
                    <w:ins w:id="8207" w:author="......" w:date="2024-05-06T21:18:40Z"/>
                    <w:rFonts w:hint="eastAsia"/>
                    <w:sz w:val="24"/>
                    <w:szCs w:val="32"/>
                    <w:vertAlign w:val="baseline"/>
                    <w:lang w:val="en-US" w:eastAsia="zh-CN"/>
                  </w:rPr>
                </w:rPrChange>
              </w:rPr>
              <w:pPrChange w:id="8204" w:author="......" w:date="2024-05-06T21:20:58Z">
                <w:pPr>
                  <w:numPr>
                    <w:ilvl w:val="0"/>
                    <w:numId w:val="19"/>
                  </w:numPr>
                </w:pPr>
              </w:pPrChange>
            </w:pPr>
            <w:ins w:id="8208" w:author="......" w:date="2024-05-06T21:18:40Z">
              <w:r>
                <w:rPr>
                  <w:rFonts w:hint="default" w:ascii="Times New Roman" w:hAnsi="Times New Roman" w:eastAsia="宋体" w:cs="Times New Roman"/>
                  <w:sz w:val="24"/>
                  <w:szCs w:val="32"/>
                  <w:vertAlign w:val="baseline"/>
                  <w:lang w:val="en-US" w:eastAsia="zh-CN"/>
                  <w:rPrChange w:id="8209" w:author="......" w:date="2024-05-07T14:48:58Z">
                    <w:rPr>
                      <w:rFonts w:hint="eastAsia"/>
                      <w:sz w:val="24"/>
                      <w:szCs w:val="32"/>
                      <w:vertAlign w:val="baseline"/>
                      <w:lang w:val="en-US" w:eastAsia="zh-CN"/>
                    </w:rPr>
                  </w:rPrChange>
                </w:rPr>
                <w:t>用户点击“上报安全问题”按键；</w:t>
              </w:r>
            </w:ins>
          </w:p>
          <w:p>
            <w:pPr>
              <w:numPr>
                <w:ilvl w:val="0"/>
                <w:numId w:val="52"/>
              </w:numPr>
              <w:rPr>
                <w:ins w:id="8212" w:author="......" w:date="2024-05-06T21:18:40Z"/>
                <w:rFonts w:hint="default" w:ascii="Times New Roman" w:hAnsi="Times New Roman" w:eastAsia="宋体" w:cs="Times New Roman"/>
                <w:sz w:val="24"/>
                <w:szCs w:val="32"/>
                <w:vertAlign w:val="baseline"/>
                <w:lang w:val="en-US" w:eastAsia="zh-CN"/>
                <w:rPrChange w:id="8213" w:author="......" w:date="2024-05-07T14:48:58Z">
                  <w:rPr>
                    <w:ins w:id="8214" w:author="......" w:date="2024-05-06T21:18:40Z"/>
                    <w:rFonts w:hint="eastAsia"/>
                    <w:sz w:val="24"/>
                    <w:szCs w:val="32"/>
                    <w:vertAlign w:val="baseline"/>
                    <w:lang w:val="en-US" w:eastAsia="zh-CN"/>
                  </w:rPr>
                </w:rPrChange>
              </w:rPr>
              <w:pPrChange w:id="8211" w:author="......" w:date="2024-05-06T21:20:58Z">
                <w:pPr>
                  <w:numPr>
                    <w:ilvl w:val="0"/>
                    <w:numId w:val="19"/>
                  </w:numPr>
                </w:pPr>
              </w:pPrChange>
            </w:pPr>
            <w:ins w:id="8215" w:author="......" w:date="2024-05-06T21:18:40Z">
              <w:r>
                <w:rPr>
                  <w:rFonts w:hint="default" w:ascii="Times New Roman" w:hAnsi="Times New Roman" w:eastAsia="宋体" w:cs="Times New Roman"/>
                  <w:sz w:val="24"/>
                  <w:szCs w:val="32"/>
                  <w:vertAlign w:val="baseline"/>
                  <w:lang w:val="en-US" w:eastAsia="zh-CN"/>
                  <w:rPrChange w:id="8216" w:author="......" w:date="2024-05-07T14:48:58Z">
                    <w:rPr>
                      <w:rFonts w:hint="eastAsia"/>
                      <w:sz w:val="24"/>
                      <w:szCs w:val="32"/>
                      <w:vertAlign w:val="baseline"/>
                      <w:lang w:val="en-US" w:eastAsia="zh-CN"/>
                    </w:rPr>
                  </w:rPrChange>
                </w:rPr>
                <w:t>系统弹出安全问题编辑界面；</w:t>
              </w:r>
            </w:ins>
          </w:p>
          <w:p>
            <w:pPr>
              <w:numPr>
                <w:ilvl w:val="0"/>
                <w:numId w:val="52"/>
              </w:numPr>
              <w:rPr>
                <w:ins w:id="8219" w:author="......" w:date="2024-05-06T21:18:40Z"/>
                <w:rFonts w:hint="default" w:ascii="Times New Roman" w:hAnsi="Times New Roman" w:eastAsia="宋体" w:cs="Times New Roman"/>
                <w:sz w:val="24"/>
                <w:szCs w:val="32"/>
                <w:vertAlign w:val="baseline"/>
                <w:lang w:val="en-US" w:eastAsia="zh-CN"/>
                <w:rPrChange w:id="8220" w:author="......" w:date="2024-05-07T14:48:58Z">
                  <w:rPr>
                    <w:ins w:id="8221" w:author="......" w:date="2024-05-06T21:18:40Z"/>
                    <w:rFonts w:hint="default"/>
                    <w:sz w:val="24"/>
                    <w:szCs w:val="32"/>
                    <w:vertAlign w:val="baseline"/>
                    <w:lang w:val="en-US" w:eastAsia="zh-CN"/>
                  </w:rPr>
                </w:rPrChange>
              </w:rPr>
              <w:pPrChange w:id="8218" w:author="......" w:date="2024-05-06T21:20:58Z">
                <w:pPr>
                  <w:numPr>
                    <w:ilvl w:val="0"/>
                    <w:numId w:val="19"/>
                  </w:numPr>
                </w:pPr>
              </w:pPrChange>
            </w:pPr>
            <w:ins w:id="8222" w:author="......" w:date="2024-05-06T21:18:40Z">
              <w:r>
                <w:rPr>
                  <w:rFonts w:hint="default" w:ascii="Times New Roman" w:hAnsi="Times New Roman" w:eastAsia="宋体" w:cs="Times New Roman"/>
                  <w:sz w:val="24"/>
                  <w:szCs w:val="32"/>
                  <w:vertAlign w:val="baseline"/>
                  <w:lang w:val="en-US" w:eastAsia="zh-CN"/>
                  <w:rPrChange w:id="8223" w:author="......" w:date="2024-05-07T14:48:58Z">
                    <w:rPr>
                      <w:rFonts w:hint="eastAsia"/>
                      <w:sz w:val="24"/>
                      <w:szCs w:val="32"/>
                      <w:vertAlign w:val="baseline"/>
                      <w:lang w:val="en-US" w:eastAsia="zh-CN"/>
                    </w:rPr>
                  </w:rPrChange>
                </w:rPr>
                <w:t>用户在界面中输入</w:t>
              </w:r>
            </w:ins>
            <w:ins w:id="8225" w:author="......" w:date="2024-05-06T21:18:40Z">
              <w:r>
                <w:rPr>
                  <w:rFonts w:hint="default" w:ascii="Times New Roman" w:hAnsi="Times New Roman" w:eastAsia="宋体" w:cs="Times New Roman"/>
                  <w:sz w:val="24"/>
                  <w:szCs w:val="32"/>
                  <w:lang w:val="en-US" w:eastAsia="zh-CN"/>
                  <w:rPrChange w:id="8226" w:author="......" w:date="2024-05-07T14:48:58Z">
                    <w:rPr>
                      <w:rFonts w:hint="eastAsia"/>
                      <w:sz w:val="24"/>
                      <w:szCs w:val="32"/>
                      <w:lang w:val="en-US" w:eastAsia="zh-CN"/>
                    </w:rPr>
                  </w:rPrChange>
                </w:rPr>
                <w:t>问题的名称、上报时间、上报地点、上报人员以及问题的详细描述</w:t>
              </w:r>
            </w:ins>
            <w:ins w:id="8228" w:author="......" w:date="2024-05-06T21:18:40Z">
              <w:r>
                <w:rPr>
                  <w:rFonts w:hint="default" w:ascii="Times New Roman" w:hAnsi="Times New Roman" w:eastAsia="宋体" w:cs="Times New Roman"/>
                  <w:sz w:val="24"/>
                  <w:szCs w:val="32"/>
                  <w:vertAlign w:val="baseline"/>
                  <w:lang w:val="en-US" w:eastAsia="zh-CN"/>
                  <w:rPrChange w:id="8229" w:author="......" w:date="2024-05-07T14:48:58Z">
                    <w:rPr>
                      <w:rFonts w:hint="eastAsia"/>
                      <w:sz w:val="24"/>
                      <w:szCs w:val="32"/>
                      <w:vertAlign w:val="baseline"/>
                      <w:lang w:val="en-US" w:eastAsia="zh-CN"/>
                    </w:rPr>
                  </w:rPrChange>
                </w:rPr>
                <w:t>等信息，也可以附上图片等附件；</w:t>
              </w:r>
            </w:ins>
          </w:p>
          <w:p>
            <w:pPr>
              <w:numPr>
                <w:ilvl w:val="0"/>
                <w:numId w:val="52"/>
              </w:numPr>
              <w:rPr>
                <w:ins w:id="8232" w:author="......" w:date="2024-05-06T21:18:40Z"/>
                <w:rFonts w:hint="default" w:ascii="Times New Roman" w:hAnsi="Times New Roman" w:eastAsia="宋体" w:cs="Times New Roman"/>
                <w:sz w:val="24"/>
                <w:szCs w:val="32"/>
                <w:vertAlign w:val="baseline"/>
                <w:lang w:val="en-US" w:eastAsia="zh-CN"/>
                <w:rPrChange w:id="8233" w:author="......" w:date="2024-05-07T14:48:58Z">
                  <w:rPr>
                    <w:ins w:id="8234" w:author="......" w:date="2024-05-06T21:18:40Z"/>
                    <w:rFonts w:hint="default"/>
                    <w:sz w:val="24"/>
                    <w:szCs w:val="32"/>
                    <w:vertAlign w:val="baseline"/>
                    <w:lang w:val="en-US" w:eastAsia="zh-CN"/>
                  </w:rPr>
                </w:rPrChange>
              </w:rPr>
              <w:pPrChange w:id="8231" w:author="......" w:date="2024-05-06T21:20:58Z">
                <w:pPr>
                  <w:numPr>
                    <w:ilvl w:val="0"/>
                    <w:numId w:val="19"/>
                  </w:numPr>
                </w:pPr>
              </w:pPrChange>
            </w:pPr>
            <w:ins w:id="8235" w:author="......" w:date="2024-05-06T21:18:40Z">
              <w:r>
                <w:rPr>
                  <w:rFonts w:hint="default" w:ascii="Times New Roman" w:hAnsi="Times New Roman" w:eastAsia="宋体" w:cs="Times New Roman"/>
                  <w:sz w:val="24"/>
                  <w:szCs w:val="32"/>
                  <w:vertAlign w:val="baseline"/>
                  <w:lang w:val="en-US" w:eastAsia="zh-CN"/>
                  <w:rPrChange w:id="8236" w:author="......" w:date="2024-05-07T14:48:58Z">
                    <w:rPr>
                      <w:rFonts w:hint="eastAsia"/>
                      <w:sz w:val="24"/>
                      <w:szCs w:val="32"/>
                      <w:vertAlign w:val="baseline"/>
                      <w:lang w:val="en-US" w:eastAsia="zh-CN"/>
                    </w:rPr>
                  </w:rPrChange>
                </w:rPr>
                <w:t>用户点击“保存”按键；</w:t>
              </w:r>
            </w:ins>
          </w:p>
          <w:p>
            <w:pPr>
              <w:numPr>
                <w:ilvl w:val="0"/>
                <w:numId w:val="52"/>
              </w:numPr>
              <w:rPr>
                <w:ins w:id="8239" w:author="......" w:date="2024-05-06T21:18:40Z"/>
                <w:rFonts w:hint="default" w:ascii="Times New Roman" w:hAnsi="Times New Roman" w:eastAsia="宋体" w:cs="Times New Roman"/>
                <w:sz w:val="24"/>
                <w:szCs w:val="32"/>
                <w:vertAlign w:val="baseline"/>
                <w:lang w:val="en-US" w:eastAsia="zh-CN"/>
                <w:rPrChange w:id="8240" w:author="......" w:date="2024-05-07T14:48:58Z">
                  <w:rPr>
                    <w:ins w:id="8241" w:author="......" w:date="2024-05-06T21:18:40Z"/>
                    <w:rFonts w:hint="default"/>
                    <w:sz w:val="24"/>
                    <w:szCs w:val="32"/>
                    <w:vertAlign w:val="baseline"/>
                    <w:lang w:val="en-US" w:eastAsia="zh-CN"/>
                  </w:rPr>
                </w:rPrChange>
              </w:rPr>
              <w:pPrChange w:id="8238" w:author="......" w:date="2024-05-06T21:20:58Z">
                <w:pPr>
                  <w:numPr>
                    <w:ilvl w:val="0"/>
                    <w:numId w:val="19"/>
                  </w:numPr>
                </w:pPr>
              </w:pPrChange>
            </w:pPr>
            <w:ins w:id="8242" w:author="......" w:date="2024-05-06T21:18:40Z">
              <w:r>
                <w:rPr>
                  <w:rFonts w:hint="default" w:ascii="Times New Roman" w:hAnsi="Times New Roman" w:eastAsia="宋体" w:cs="Times New Roman"/>
                  <w:sz w:val="24"/>
                  <w:szCs w:val="32"/>
                  <w:vertAlign w:val="baseline"/>
                  <w:lang w:val="en-US" w:eastAsia="zh-CN"/>
                  <w:rPrChange w:id="8243" w:author="......" w:date="2024-05-07T14:48:58Z">
                    <w:rPr>
                      <w:rFonts w:hint="eastAsia"/>
                      <w:sz w:val="24"/>
                      <w:szCs w:val="32"/>
                      <w:vertAlign w:val="baseline"/>
                      <w:lang w:val="en-US" w:eastAsia="zh-CN"/>
                    </w:rPr>
                  </w:rPrChange>
                </w:rPr>
                <w:t>填写的信息存入数据库，显示在安全问题列表中，默认状态为“未解决”。</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8245" w:author="......" w:date="2024-05-06T21:18:40Z"/>
        </w:trPr>
        <w:tc>
          <w:tcPr>
            <w:tcW w:w="1692" w:type="dxa"/>
            <w:noWrap w:val="0"/>
            <w:vAlign w:val="top"/>
          </w:tcPr>
          <w:p>
            <w:pPr>
              <w:numPr>
                <w:ilvl w:val="0"/>
                <w:numId w:val="0"/>
              </w:numPr>
              <w:rPr>
                <w:ins w:id="8246" w:author="......" w:date="2024-05-06T21:18:40Z"/>
                <w:rFonts w:hint="default" w:ascii="Times New Roman" w:hAnsi="Times New Roman" w:eastAsia="宋体" w:cs="Times New Roman"/>
                <w:sz w:val="24"/>
                <w:szCs w:val="32"/>
                <w:vertAlign w:val="baseline"/>
                <w:lang w:val="en-US" w:eastAsia="zh-CN"/>
                <w:rPrChange w:id="8247" w:author="......" w:date="2024-05-07T14:48:58Z">
                  <w:rPr>
                    <w:ins w:id="8248" w:author="......" w:date="2024-05-06T21:18:40Z"/>
                    <w:rFonts w:hint="default"/>
                    <w:sz w:val="24"/>
                    <w:szCs w:val="32"/>
                    <w:vertAlign w:val="baseline"/>
                    <w:lang w:val="en-US" w:eastAsia="zh-CN"/>
                  </w:rPr>
                </w:rPrChange>
              </w:rPr>
            </w:pPr>
            <w:ins w:id="8249" w:author="......" w:date="2024-05-06T21:18:40Z">
              <w:r>
                <w:rPr>
                  <w:rFonts w:hint="default" w:ascii="Times New Roman" w:hAnsi="Times New Roman" w:eastAsia="宋体" w:cs="Times New Roman"/>
                  <w:sz w:val="24"/>
                  <w:szCs w:val="32"/>
                  <w:vertAlign w:val="baseline"/>
                  <w:lang w:val="en-US" w:eastAsia="zh-CN"/>
                  <w:rPrChange w:id="8250" w:author="......" w:date="2024-05-07T14:48:58Z">
                    <w:rPr>
                      <w:rFonts w:hint="eastAsia"/>
                      <w:sz w:val="24"/>
                      <w:szCs w:val="32"/>
                      <w:vertAlign w:val="baseline"/>
                      <w:lang w:val="en-US" w:eastAsia="zh-CN"/>
                    </w:rPr>
                  </w:rPrChange>
                </w:rPr>
                <w:t>异常事件流</w:t>
              </w:r>
            </w:ins>
          </w:p>
        </w:tc>
        <w:tc>
          <w:tcPr>
            <w:tcW w:w="6830" w:type="dxa"/>
            <w:noWrap w:val="0"/>
            <w:vAlign w:val="top"/>
          </w:tcPr>
          <w:p>
            <w:pPr>
              <w:numPr>
                <w:ilvl w:val="0"/>
                <w:numId w:val="53"/>
              </w:numPr>
              <w:rPr>
                <w:ins w:id="8253" w:author="......" w:date="2024-05-06T21:18:40Z"/>
                <w:rFonts w:hint="default" w:ascii="Times New Roman" w:hAnsi="Times New Roman" w:eastAsia="宋体" w:cs="Times New Roman"/>
                <w:sz w:val="24"/>
                <w:szCs w:val="32"/>
                <w:vertAlign w:val="baseline"/>
                <w:lang w:val="en-US" w:eastAsia="zh-CN"/>
                <w:rPrChange w:id="8254" w:author="......" w:date="2024-05-07T14:48:58Z">
                  <w:rPr>
                    <w:ins w:id="8255" w:author="......" w:date="2024-05-06T21:18:40Z"/>
                    <w:rFonts w:hint="eastAsia"/>
                    <w:sz w:val="24"/>
                    <w:szCs w:val="32"/>
                    <w:vertAlign w:val="baseline"/>
                    <w:lang w:val="en-US" w:eastAsia="zh-CN"/>
                  </w:rPr>
                </w:rPrChange>
              </w:rPr>
              <w:pPrChange w:id="8252" w:author="......" w:date="2024-05-06T21:20:56Z">
                <w:pPr>
                  <w:numPr>
                    <w:ilvl w:val="0"/>
                    <w:numId w:val="20"/>
                  </w:numPr>
                </w:pPr>
              </w:pPrChange>
            </w:pPr>
            <w:ins w:id="8256" w:author="......" w:date="2024-05-06T21:18:40Z">
              <w:r>
                <w:rPr>
                  <w:rFonts w:hint="default" w:ascii="Times New Roman" w:hAnsi="Times New Roman" w:eastAsia="宋体" w:cs="Times New Roman"/>
                  <w:sz w:val="24"/>
                  <w:szCs w:val="32"/>
                  <w:vertAlign w:val="baseline"/>
                  <w:lang w:val="en-US" w:eastAsia="zh-CN"/>
                  <w:rPrChange w:id="8257" w:author="......" w:date="2024-05-07T14:48:58Z">
                    <w:rPr>
                      <w:rFonts w:hint="eastAsia"/>
                      <w:sz w:val="24"/>
                      <w:szCs w:val="32"/>
                      <w:vertAlign w:val="baseline"/>
                      <w:lang w:val="en-US" w:eastAsia="zh-CN"/>
                    </w:rPr>
                  </w:rPrChange>
                </w:rPr>
                <w:t>用户在点击“保存”前取消操作，信息未成功添加；</w:t>
              </w:r>
            </w:ins>
          </w:p>
          <w:p>
            <w:pPr>
              <w:numPr>
                <w:ilvl w:val="0"/>
                <w:numId w:val="53"/>
              </w:numPr>
              <w:rPr>
                <w:ins w:id="8260" w:author="......" w:date="2024-05-06T21:18:40Z"/>
                <w:rFonts w:hint="default" w:ascii="Times New Roman" w:hAnsi="Times New Roman" w:eastAsia="宋体" w:cs="Times New Roman"/>
                <w:sz w:val="24"/>
                <w:szCs w:val="32"/>
                <w:vertAlign w:val="baseline"/>
                <w:lang w:val="en-US" w:eastAsia="zh-CN"/>
                <w:rPrChange w:id="8261" w:author="......" w:date="2024-05-07T14:48:58Z">
                  <w:rPr>
                    <w:ins w:id="8262" w:author="......" w:date="2024-05-06T21:18:40Z"/>
                    <w:rFonts w:hint="default"/>
                    <w:sz w:val="24"/>
                    <w:szCs w:val="32"/>
                    <w:vertAlign w:val="baseline"/>
                    <w:lang w:val="en-US" w:eastAsia="zh-CN"/>
                  </w:rPr>
                </w:rPrChange>
              </w:rPr>
              <w:pPrChange w:id="8259" w:author="......" w:date="2024-05-06T21:20:56Z">
                <w:pPr>
                  <w:numPr>
                    <w:ilvl w:val="0"/>
                    <w:numId w:val="20"/>
                  </w:numPr>
                </w:pPr>
              </w:pPrChange>
            </w:pPr>
            <w:ins w:id="8263" w:author="......" w:date="2024-05-06T21:18:40Z">
              <w:r>
                <w:rPr>
                  <w:rFonts w:hint="default" w:ascii="Times New Roman" w:hAnsi="Times New Roman" w:eastAsia="宋体" w:cs="Times New Roman"/>
                  <w:sz w:val="24"/>
                  <w:szCs w:val="32"/>
                  <w:vertAlign w:val="baseline"/>
                  <w:lang w:val="en-US" w:eastAsia="zh-CN"/>
                  <w:rPrChange w:id="8264" w:author="......" w:date="2024-05-07T14:48:58Z">
                    <w:rPr>
                      <w:rFonts w:hint="eastAsia"/>
                      <w:sz w:val="24"/>
                      <w:szCs w:val="32"/>
                      <w:vertAlign w:val="baseline"/>
                      <w:lang w:val="en-US" w:eastAsia="zh-CN"/>
                    </w:rPr>
                  </w:rPrChange>
                </w:rPr>
                <w:t>用户输入字符长度大于规定长度；</w:t>
              </w:r>
            </w:ins>
          </w:p>
          <w:p>
            <w:pPr>
              <w:numPr>
                <w:ilvl w:val="0"/>
                <w:numId w:val="53"/>
              </w:numPr>
              <w:rPr>
                <w:ins w:id="8267" w:author="......" w:date="2024-05-06T21:18:40Z"/>
                <w:rFonts w:hint="default" w:ascii="Times New Roman" w:hAnsi="Times New Roman" w:eastAsia="宋体" w:cs="Times New Roman"/>
                <w:sz w:val="24"/>
                <w:szCs w:val="32"/>
                <w:vertAlign w:val="baseline"/>
                <w:lang w:val="en-US" w:eastAsia="zh-CN"/>
                <w:rPrChange w:id="8268" w:author="......" w:date="2024-05-07T14:48:58Z">
                  <w:rPr>
                    <w:ins w:id="8269" w:author="......" w:date="2024-05-06T21:18:40Z"/>
                    <w:rFonts w:hint="default"/>
                    <w:sz w:val="24"/>
                    <w:szCs w:val="32"/>
                    <w:vertAlign w:val="baseline"/>
                    <w:lang w:val="en-US" w:eastAsia="zh-CN"/>
                  </w:rPr>
                </w:rPrChange>
              </w:rPr>
              <w:pPrChange w:id="8266" w:author="......" w:date="2024-05-06T21:20:56Z">
                <w:pPr>
                  <w:numPr>
                    <w:ilvl w:val="0"/>
                    <w:numId w:val="20"/>
                  </w:numPr>
                </w:pPr>
              </w:pPrChange>
            </w:pPr>
            <w:ins w:id="8270" w:author="......" w:date="2024-05-06T21:18:40Z">
              <w:r>
                <w:rPr>
                  <w:rFonts w:hint="default" w:ascii="Times New Roman" w:hAnsi="Times New Roman" w:eastAsia="宋体" w:cs="Times New Roman"/>
                  <w:sz w:val="24"/>
                  <w:szCs w:val="32"/>
                  <w:vertAlign w:val="baseline"/>
                  <w:lang w:val="en-US" w:eastAsia="zh-CN"/>
                  <w:rPrChange w:id="8271" w:author="......" w:date="2024-05-07T14:48:58Z">
                    <w:rPr>
                      <w:rFonts w:hint="eastAsia"/>
                      <w:sz w:val="24"/>
                      <w:szCs w:val="32"/>
                      <w:vertAlign w:val="baseline"/>
                      <w:lang w:val="en-US" w:eastAsia="zh-CN"/>
                    </w:rPr>
                  </w:rPrChange>
                </w:rPr>
                <w:t>一些属性的输入值为空。</w:t>
              </w:r>
            </w:ins>
          </w:p>
        </w:tc>
      </w:tr>
    </w:tbl>
    <w:p>
      <w:pPr>
        <w:numPr>
          <w:ilvl w:val="-1"/>
          <w:numId w:val="0"/>
        </w:numPr>
        <w:bidi w:val="0"/>
        <w:ind w:left="0" w:firstLine="0"/>
        <w:rPr>
          <w:ins w:id="8274" w:author="......" w:date="2024-03-26T00:04:08Z"/>
          <w:rFonts w:hint="default" w:ascii="Times New Roman" w:hAnsi="Times New Roman" w:eastAsia="宋体" w:cs="Times New Roman"/>
          <w:rPrChange w:id="8275" w:author="......" w:date="2024-05-07T14:48:58Z">
            <w:rPr>
              <w:ins w:id="8276" w:author="......" w:date="2024-03-26T00:04:08Z"/>
              <w:rFonts w:hint="eastAsia"/>
            </w:rPr>
          </w:rPrChange>
        </w:rPr>
        <w:pPrChange w:id="8273" w:author="......" w:date="2024-05-06T21:18:40Z">
          <w:pPr>
            <w:pStyle w:val="5"/>
            <w:bidi w:val="0"/>
          </w:pPr>
        </w:pPrChange>
      </w:pPr>
    </w:p>
    <w:p>
      <w:pPr>
        <w:numPr>
          <w:ilvl w:val="0"/>
          <w:numId w:val="51"/>
        </w:numPr>
        <w:bidi w:val="0"/>
        <w:ind w:left="425" w:hanging="425"/>
        <w:rPr>
          <w:ins w:id="8278" w:author="......" w:date="2024-05-06T21:23:37Z"/>
          <w:rFonts w:hint="default" w:ascii="Times New Roman" w:hAnsi="Times New Roman" w:eastAsia="宋体" w:cs="Times New Roman"/>
          <w:rPrChange w:id="8279" w:author="......" w:date="2024-05-07T14:48:58Z">
            <w:rPr>
              <w:ins w:id="8280" w:author="......" w:date="2024-05-06T21:23:37Z"/>
              <w:rFonts w:hint="default" w:ascii="Times New Roman" w:hAnsi="Times New Roman" w:eastAsia="宋体" w:cs="Times New Roman"/>
            </w:rPr>
          </w:rPrChange>
        </w:rPr>
        <w:pPrChange w:id="8277" w:author="......" w:date="2024-05-06T23:26:13Z">
          <w:pPr>
            <w:pStyle w:val="5"/>
            <w:bidi w:val="0"/>
          </w:pPr>
        </w:pPrChange>
      </w:pPr>
      <w:ins w:id="8281" w:author="......" w:date="2024-05-06T21:24:29Z">
        <w:r>
          <w:rPr>
            <w:rFonts w:hint="default" w:ascii="Times New Roman" w:hAnsi="Times New Roman" w:eastAsia="宋体" w:cs="Times New Roman"/>
            <w:lang w:val="en-US" w:eastAsia="zh-CN"/>
            <w:rPrChange w:id="8282" w:author="......" w:date="2024-05-07T14:48:58Z">
              <w:rPr>
                <w:rFonts w:hint="eastAsia" w:ascii="Times New Roman" w:hAnsi="Times New Roman" w:eastAsia="宋体" w:cs="Times New Roman"/>
                <w:lang w:val="en-US" w:eastAsia="zh-CN"/>
              </w:rPr>
            </w:rPrChange>
          </w:rPr>
          <w:t>更新</w:t>
        </w:r>
      </w:ins>
      <w:ins w:id="8284" w:author="......" w:date="2024-03-26T00:04:08Z">
        <w:r>
          <w:rPr>
            <w:rFonts w:hint="default" w:ascii="Times New Roman" w:hAnsi="Times New Roman" w:eastAsia="宋体" w:cs="Times New Roman"/>
            <w:rPrChange w:id="8285" w:author="......" w:date="2024-05-07T14:48:58Z">
              <w:rPr>
                <w:rFonts w:hint="eastAsia"/>
              </w:rPr>
            </w:rPrChange>
          </w:rPr>
          <w:t>安全</w:t>
        </w:r>
      </w:ins>
      <w:ins w:id="8287" w:author="......" w:date="2024-05-06T21:24:32Z">
        <w:r>
          <w:rPr>
            <w:rFonts w:hint="default" w:ascii="Times New Roman" w:hAnsi="Times New Roman" w:eastAsia="宋体" w:cs="Times New Roman"/>
            <w:lang w:val="en-US" w:eastAsia="zh-CN"/>
            <w:rPrChange w:id="8288" w:author="......" w:date="2024-05-07T14:48:58Z">
              <w:rPr>
                <w:rFonts w:hint="eastAsia" w:ascii="Times New Roman" w:hAnsi="Times New Roman" w:eastAsia="宋体" w:cs="Times New Roman"/>
                <w:lang w:val="en-US" w:eastAsia="zh-CN"/>
              </w:rPr>
            </w:rPrChange>
          </w:rPr>
          <w:t>问题</w:t>
        </w:r>
      </w:ins>
      <w:ins w:id="8290" w:author="......" w:date="2024-05-06T21:24:34Z">
        <w:r>
          <w:rPr>
            <w:rFonts w:hint="default" w:ascii="Times New Roman" w:hAnsi="Times New Roman" w:eastAsia="宋体" w:cs="Times New Roman"/>
            <w:lang w:val="en-US" w:eastAsia="zh-CN"/>
            <w:rPrChange w:id="8291" w:author="......" w:date="2024-05-07T14:48:58Z">
              <w:rPr>
                <w:rFonts w:hint="eastAsia" w:ascii="Times New Roman" w:hAnsi="Times New Roman" w:eastAsia="宋体" w:cs="Times New Roman"/>
                <w:lang w:val="en-US" w:eastAsia="zh-CN"/>
              </w:rPr>
            </w:rPrChange>
          </w:rPr>
          <w:t>处理</w:t>
        </w:r>
      </w:ins>
      <w:ins w:id="8293" w:author="......" w:date="2024-05-06T21:24:37Z">
        <w:r>
          <w:rPr>
            <w:rFonts w:hint="default" w:ascii="Times New Roman" w:hAnsi="Times New Roman" w:eastAsia="宋体" w:cs="Times New Roman"/>
            <w:lang w:val="en-US" w:eastAsia="zh-CN"/>
            <w:rPrChange w:id="8294" w:author="......" w:date="2024-05-07T14:48:58Z">
              <w:rPr>
                <w:rFonts w:hint="eastAsia" w:ascii="Times New Roman" w:hAnsi="Times New Roman" w:eastAsia="宋体" w:cs="Times New Roman"/>
                <w:lang w:val="en-US" w:eastAsia="zh-CN"/>
              </w:rPr>
            </w:rPrChange>
          </w:rPr>
          <w:t>状态</w:t>
        </w:r>
      </w:ins>
      <w:ins w:id="8296" w:author="......" w:date="2024-05-06T21:24:44Z">
        <w:r>
          <w:rPr>
            <w:rFonts w:hint="default" w:ascii="Times New Roman" w:hAnsi="Times New Roman" w:eastAsia="宋体" w:cs="Times New Roman"/>
            <w:lang w:val="en-US" w:eastAsia="zh-CN"/>
            <w:rPrChange w:id="8297" w:author="......" w:date="2024-05-07T14:48:58Z">
              <w:rPr>
                <w:rFonts w:hint="eastAsia" w:ascii="Times New Roman" w:hAnsi="Times New Roman" w:eastAsia="宋体" w:cs="Times New Roman"/>
                <w:lang w:val="en-US" w:eastAsia="zh-CN"/>
              </w:rPr>
            </w:rPrChange>
          </w:rPr>
          <w:t>，</w:t>
        </w:r>
      </w:ins>
      <w:ins w:id="8299" w:author="......" w:date="2024-05-06T21:24:51Z">
        <w:r>
          <w:rPr>
            <w:rFonts w:hint="default" w:ascii="Times New Roman" w:hAnsi="Times New Roman" w:eastAsia="宋体" w:cs="Times New Roman"/>
            <w:lang w:val="en-US" w:eastAsia="zh-CN"/>
            <w:rPrChange w:id="8300" w:author="......" w:date="2024-05-07T14:48:58Z">
              <w:rPr>
                <w:rFonts w:hint="eastAsia" w:ascii="Times New Roman" w:hAnsi="Times New Roman" w:eastAsia="宋体" w:cs="Times New Roman"/>
                <w:lang w:val="en-US" w:eastAsia="zh-CN"/>
              </w:rPr>
            </w:rPrChange>
          </w:rPr>
          <w:t>允许</w:t>
        </w:r>
      </w:ins>
      <w:ins w:id="8302" w:author="......" w:date="2024-05-06T21:24:52Z">
        <w:r>
          <w:rPr>
            <w:rFonts w:hint="default" w:ascii="Times New Roman" w:hAnsi="Times New Roman" w:eastAsia="宋体" w:cs="Times New Roman"/>
            <w:lang w:val="en-US" w:eastAsia="zh-CN"/>
            <w:rPrChange w:id="8303" w:author="......" w:date="2024-05-07T14:48:58Z">
              <w:rPr>
                <w:rFonts w:hint="eastAsia" w:ascii="Times New Roman" w:hAnsi="Times New Roman" w:eastAsia="宋体" w:cs="Times New Roman"/>
                <w:lang w:val="en-US" w:eastAsia="zh-CN"/>
              </w:rPr>
            </w:rPrChange>
          </w:rPr>
          <w:t>用户</w:t>
        </w:r>
      </w:ins>
      <w:ins w:id="8305" w:author="......" w:date="2024-05-06T21:25:00Z">
        <w:r>
          <w:rPr>
            <w:rFonts w:hint="default" w:ascii="Times New Roman" w:hAnsi="Times New Roman" w:eastAsia="宋体" w:cs="Times New Roman"/>
            <w:lang w:val="en-US" w:eastAsia="zh-CN"/>
            <w:rPrChange w:id="8306" w:author="......" w:date="2024-05-07T14:48:58Z">
              <w:rPr>
                <w:rFonts w:hint="eastAsia" w:ascii="Times New Roman" w:hAnsi="Times New Roman" w:eastAsia="宋体" w:cs="Times New Roman"/>
                <w:lang w:val="en-US" w:eastAsia="zh-CN"/>
              </w:rPr>
            </w:rPrChange>
          </w:rPr>
          <w:t>解决</w:t>
        </w:r>
      </w:ins>
      <w:ins w:id="8308" w:author="......" w:date="2024-05-06T21:25:03Z">
        <w:r>
          <w:rPr>
            <w:rFonts w:hint="default" w:ascii="Times New Roman" w:hAnsi="Times New Roman" w:eastAsia="宋体" w:cs="Times New Roman"/>
            <w:lang w:val="en-US" w:eastAsia="zh-CN"/>
            <w:rPrChange w:id="8309" w:author="......" w:date="2024-05-07T14:48:58Z">
              <w:rPr>
                <w:rFonts w:hint="eastAsia" w:ascii="Times New Roman" w:hAnsi="Times New Roman" w:eastAsia="宋体" w:cs="Times New Roman"/>
                <w:lang w:val="en-US" w:eastAsia="zh-CN"/>
              </w:rPr>
            </w:rPrChange>
          </w:rPr>
          <w:t>安全问题</w:t>
        </w:r>
      </w:ins>
      <w:ins w:id="8311" w:author="......" w:date="2024-05-06T21:25:04Z">
        <w:r>
          <w:rPr>
            <w:rFonts w:hint="default" w:ascii="Times New Roman" w:hAnsi="Times New Roman" w:eastAsia="宋体" w:cs="Times New Roman"/>
            <w:lang w:val="en-US" w:eastAsia="zh-CN"/>
            <w:rPrChange w:id="8312" w:author="......" w:date="2024-05-07T14:48:58Z">
              <w:rPr>
                <w:rFonts w:hint="eastAsia" w:ascii="Times New Roman" w:hAnsi="Times New Roman" w:eastAsia="宋体" w:cs="Times New Roman"/>
                <w:lang w:val="en-US" w:eastAsia="zh-CN"/>
              </w:rPr>
            </w:rPrChange>
          </w:rPr>
          <w:t>后</w:t>
        </w:r>
      </w:ins>
      <w:ins w:id="8314" w:author="......" w:date="2024-05-06T21:25:07Z">
        <w:r>
          <w:rPr>
            <w:rFonts w:hint="default" w:ascii="Times New Roman" w:hAnsi="Times New Roman" w:eastAsia="宋体" w:cs="Times New Roman"/>
            <w:lang w:val="en-US" w:eastAsia="zh-CN"/>
            <w:rPrChange w:id="8315" w:author="......" w:date="2024-05-07T14:48:58Z">
              <w:rPr>
                <w:rFonts w:hint="eastAsia" w:ascii="Times New Roman" w:hAnsi="Times New Roman" w:eastAsia="宋体" w:cs="Times New Roman"/>
                <w:lang w:val="en-US" w:eastAsia="zh-CN"/>
              </w:rPr>
            </w:rPrChange>
          </w:rPr>
          <w:t>，</w:t>
        </w:r>
      </w:ins>
      <w:ins w:id="8317" w:author="......" w:date="2024-05-06T21:25:36Z">
        <w:r>
          <w:rPr>
            <w:rFonts w:hint="default" w:ascii="Times New Roman" w:hAnsi="Times New Roman" w:eastAsia="宋体" w:cs="Times New Roman"/>
            <w:lang w:val="en-US" w:eastAsia="zh-CN"/>
            <w:rPrChange w:id="8318" w:author="......" w:date="2024-05-07T14:48:58Z">
              <w:rPr>
                <w:rFonts w:hint="eastAsia" w:ascii="Times New Roman" w:hAnsi="Times New Roman" w:eastAsia="宋体" w:cs="Times New Roman"/>
                <w:lang w:val="en-US" w:eastAsia="zh-CN"/>
              </w:rPr>
            </w:rPrChange>
          </w:rPr>
          <w:t>将</w:t>
        </w:r>
      </w:ins>
      <w:ins w:id="8320" w:author="......" w:date="2024-05-06T21:25:45Z">
        <w:r>
          <w:rPr>
            <w:rFonts w:hint="default" w:ascii="Times New Roman" w:hAnsi="Times New Roman" w:eastAsia="宋体" w:cs="Times New Roman"/>
            <w:lang w:val="en-US" w:eastAsia="zh-CN"/>
            <w:rPrChange w:id="8321" w:author="......" w:date="2024-05-07T14:48:58Z">
              <w:rPr>
                <w:rFonts w:hint="eastAsia" w:ascii="Times New Roman" w:hAnsi="Times New Roman" w:eastAsia="宋体" w:cs="Times New Roman"/>
                <w:lang w:val="en-US" w:eastAsia="zh-CN"/>
              </w:rPr>
            </w:rPrChange>
          </w:rPr>
          <w:t>已解决的</w:t>
        </w:r>
      </w:ins>
      <w:ins w:id="8323" w:author="......" w:date="2024-05-06T21:25:38Z">
        <w:r>
          <w:rPr>
            <w:rFonts w:hint="default" w:ascii="Times New Roman" w:hAnsi="Times New Roman" w:eastAsia="宋体" w:cs="Times New Roman"/>
            <w:lang w:val="en-US" w:eastAsia="zh-CN"/>
            <w:rPrChange w:id="8324" w:author="......" w:date="2024-05-07T14:48:58Z">
              <w:rPr>
                <w:rFonts w:hint="eastAsia" w:ascii="Times New Roman" w:hAnsi="Times New Roman" w:eastAsia="宋体" w:cs="Times New Roman"/>
                <w:lang w:val="en-US" w:eastAsia="zh-CN"/>
              </w:rPr>
            </w:rPrChange>
          </w:rPr>
          <w:t>安全</w:t>
        </w:r>
      </w:ins>
      <w:ins w:id="8326" w:author="......" w:date="2024-05-06T21:25:40Z">
        <w:r>
          <w:rPr>
            <w:rFonts w:hint="default" w:ascii="Times New Roman" w:hAnsi="Times New Roman" w:eastAsia="宋体" w:cs="Times New Roman"/>
            <w:lang w:val="en-US" w:eastAsia="zh-CN"/>
            <w:rPrChange w:id="8327" w:author="......" w:date="2024-05-07T14:48:58Z">
              <w:rPr>
                <w:rFonts w:hint="eastAsia" w:ascii="Times New Roman" w:hAnsi="Times New Roman" w:eastAsia="宋体" w:cs="Times New Roman"/>
                <w:lang w:val="en-US" w:eastAsia="zh-CN"/>
              </w:rPr>
            </w:rPrChange>
          </w:rPr>
          <w:t>问题</w:t>
        </w:r>
      </w:ins>
      <w:ins w:id="8329" w:author="......" w:date="2024-05-06T21:25:48Z">
        <w:r>
          <w:rPr>
            <w:rFonts w:hint="default" w:ascii="Times New Roman" w:hAnsi="Times New Roman" w:eastAsia="宋体" w:cs="Times New Roman"/>
            <w:lang w:val="en-US" w:eastAsia="zh-CN"/>
            <w:rPrChange w:id="8330" w:author="......" w:date="2024-05-07T14:48:58Z">
              <w:rPr>
                <w:rFonts w:hint="eastAsia" w:ascii="Times New Roman" w:hAnsi="Times New Roman" w:eastAsia="宋体" w:cs="Times New Roman"/>
                <w:lang w:val="en-US" w:eastAsia="zh-CN"/>
              </w:rPr>
            </w:rPrChange>
          </w:rPr>
          <w:t>从</w:t>
        </w:r>
      </w:ins>
      <w:ins w:id="8332" w:author="......" w:date="2024-05-06T21:25:52Z">
        <w:r>
          <w:rPr>
            <w:rFonts w:hint="default" w:ascii="Times New Roman" w:hAnsi="Times New Roman" w:eastAsia="宋体" w:cs="Times New Roman"/>
            <w:lang w:val="en-US" w:eastAsia="zh-CN"/>
            <w:rPrChange w:id="8333" w:author="......" w:date="2024-05-07T14:48:58Z">
              <w:rPr>
                <w:rFonts w:hint="eastAsia" w:ascii="Times New Roman" w:hAnsi="Times New Roman" w:eastAsia="宋体" w:cs="Times New Roman"/>
                <w:lang w:val="en-US" w:eastAsia="zh-CN"/>
              </w:rPr>
            </w:rPrChange>
          </w:rPr>
          <w:t>列表</w:t>
        </w:r>
      </w:ins>
      <w:ins w:id="8335" w:author="......" w:date="2024-05-06T21:26:01Z">
        <w:r>
          <w:rPr>
            <w:rFonts w:hint="default" w:ascii="Times New Roman" w:hAnsi="Times New Roman" w:eastAsia="宋体" w:cs="Times New Roman"/>
            <w:lang w:val="en-US" w:eastAsia="zh-CN"/>
            <w:rPrChange w:id="8336" w:author="......" w:date="2024-05-07T14:48:58Z">
              <w:rPr>
                <w:rFonts w:hint="eastAsia" w:ascii="Times New Roman" w:hAnsi="Times New Roman" w:eastAsia="宋体" w:cs="Times New Roman"/>
                <w:lang w:val="en-US" w:eastAsia="zh-CN"/>
              </w:rPr>
            </w:rPrChange>
          </w:rPr>
          <w:t>移除，</w:t>
        </w:r>
      </w:ins>
      <w:ins w:id="8338" w:author="......" w:date="2024-05-06T21:26:09Z">
        <w:r>
          <w:rPr>
            <w:rFonts w:hint="default" w:ascii="Times New Roman" w:hAnsi="Times New Roman" w:eastAsia="宋体" w:cs="Times New Roman"/>
            <w:szCs w:val="32"/>
            <w:lang w:val="en-US" w:eastAsia="zh-CN"/>
            <w:rPrChange w:id="8339" w:author="......" w:date="2024-05-07T14:48:58Z">
              <w:rPr>
                <w:rFonts w:hint="eastAsia" w:ascii="Times New Roman" w:hAnsi="Times New Roman" w:eastAsia="宋体" w:cs="Times New Roman"/>
                <w:szCs w:val="32"/>
                <w:lang w:val="en-US" w:eastAsia="zh-CN"/>
              </w:rPr>
            </w:rPrChange>
          </w:rPr>
          <w:t>如表3-5-</w:t>
        </w:r>
      </w:ins>
      <w:ins w:id="8341" w:author="......" w:date="2024-05-06T21:26:13Z">
        <w:r>
          <w:rPr>
            <w:rFonts w:hint="default" w:ascii="Times New Roman" w:hAnsi="Times New Roman" w:eastAsia="宋体" w:cs="Times New Roman"/>
            <w:szCs w:val="32"/>
            <w:lang w:val="en-US" w:eastAsia="zh-CN"/>
            <w:rPrChange w:id="8342" w:author="......" w:date="2024-05-07T14:48:58Z">
              <w:rPr>
                <w:rFonts w:hint="eastAsia" w:ascii="Times New Roman" w:hAnsi="Times New Roman" w:eastAsia="宋体" w:cs="Times New Roman"/>
                <w:szCs w:val="32"/>
                <w:lang w:val="en-US" w:eastAsia="zh-CN"/>
              </w:rPr>
            </w:rPrChange>
          </w:rPr>
          <w:t>2</w:t>
        </w:r>
      </w:ins>
      <w:ins w:id="8344" w:author="......" w:date="2024-05-06T21:26:09Z">
        <w:r>
          <w:rPr>
            <w:rFonts w:hint="default" w:ascii="Times New Roman" w:hAnsi="Times New Roman" w:eastAsia="宋体" w:cs="Times New Roman"/>
            <w:szCs w:val="32"/>
            <w:lang w:val="en-US" w:eastAsia="zh-CN"/>
            <w:rPrChange w:id="8345" w:author="......" w:date="2024-05-07T14:48:58Z">
              <w:rPr>
                <w:rFonts w:hint="eastAsia" w:ascii="Times New Roman" w:hAnsi="Times New Roman" w:eastAsia="宋体" w:cs="Times New Roman"/>
                <w:szCs w:val="32"/>
                <w:lang w:val="en-US" w:eastAsia="zh-CN"/>
              </w:rPr>
            </w:rPrChange>
          </w:rPr>
          <w:t>所示：</w:t>
        </w:r>
      </w:ins>
    </w:p>
    <w:p>
      <w:pPr>
        <w:bidi w:val="0"/>
        <w:jc w:val="right"/>
        <w:rPr>
          <w:ins w:id="8348" w:author="......" w:date="2024-05-06T21:23:00Z"/>
          <w:rFonts w:hint="default" w:ascii="Times New Roman" w:hAnsi="Times New Roman" w:eastAsia="宋体" w:cs="Times New Roman"/>
          <w:lang w:val="en-US"/>
          <w:rPrChange w:id="8349" w:author="......" w:date="2024-05-07T14:48:58Z">
            <w:rPr>
              <w:ins w:id="8350" w:author="......" w:date="2024-05-06T21:23:00Z"/>
              <w:rFonts w:hint="default" w:ascii="Times New Roman" w:hAnsi="Times New Roman" w:eastAsia="宋体" w:cs="Times New Roman"/>
              <w:lang w:val="en-US"/>
            </w:rPr>
          </w:rPrChange>
        </w:rPr>
        <w:pPrChange w:id="8347" w:author="......" w:date="2024-05-06T21:23:39Z">
          <w:pPr>
            <w:pStyle w:val="5"/>
            <w:bidi w:val="0"/>
          </w:pPr>
        </w:pPrChange>
      </w:pPr>
      <w:ins w:id="8351" w:author="......" w:date="2024-05-06T21:23:37Z">
        <w:r>
          <w:rPr>
            <w:rFonts w:hint="default" w:ascii="Times New Roman" w:hAnsi="Times New Roman" w:eastAsia="宋体" w:cs="Times New Roman"/>
            <w:sz w:val="21"/>
            <w:szCs w:val="24"/>
            <w:lang w:val="en-US" w:eastAsia="zh-CN"/>
            <w:rPrChange w:id="8352" w:author="......" w:date="2024-05-07T14:48:58Z">
              <w:rPr>
                <w:rFonts w:hint="eastAsia" w:ascii="Times New Roman" w:hAnsi="Times New Roman" w:eastAsia="宋体" w:cs="Times New Roman"/>
                <w:sz w:val="21"/>
                <w:szCs w:val="24"/>
                <w:lang w:val="en-US" w:eastAsia="zh-CN"/>
              </w:rPr>
            </w:rPrChange>
          </w:rPr>
          <w:t>表3-5-</w:t>
        </w:r>
      </w:ins>
      <w:ins w:id="8354" w:author="......" w:date="2024-05-06T21:23:40Z">
        <w:r>
          <w:rPr>
            <w:rFonts w:hint="default" w:ascii="Times New Roman" w:hAnsi="Times New Roman" w:eastAsia="宋体" w:cs="Times New Roman"/>
            <w:sz w:val="21"/>
            <w:szCs w:val="24"/>
            <w:lang w:val="en-US" w:eastAsia="zh-CN"/>
            <w:rPrChange w:id="8355" w:author="......" w:date="2024-05-07T14:48:58Z">
              <w:rPr>
                <w:rFonts w:hint="eastAsia" w:ascii="Times New Roman" w:hAnsi="Times New Roman" w:eastAsia="宋体" w:cs="Times New Roman"/>
                <w:sz w:val="21"/>
                <w:szCs w:val="24"/>
                <w:lang w:val="en-US" w:eastAsia="zh-CN"/>
              </w:rPr>
            </w:rPrChange>
          </w:rPr>
          <w:t>2</w:t>
        </w:r>
      </w:ins>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2"/>
        <w:gridCol w:w="6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ins w:id="8357" w:author="......" w:date="2024-05-06T21:23:00Z"/>
        </w:trPr>
        <w:tc>
          <w:tcPr>
            <w:tcW w:w="1692" w:type="dxa"/>
            <w:noWrap w:val="0"/>
            <w:vAlign w:val="top"/>
          </w:tcPr>
          <w:p>
            <w:pPr>
              <w:numPr>
                <w:ilvl w:val="0"/>
                <w:numId w:val="0"/>
              </w:numPr>
              <w:rPr>
                <w:ins w:id="8358" w:author="......" w:date="2024-05-06T21:23:00Z"/>
                <w:rFonts w:hint="default" w:ascii="Times New Roman" w:hAnsi="Times New Roman" w:eastAsia="宋体" w:cs="Times New Roman"/>
                <w:sz w:val="24"/>
                <w:szCs w:val="32"/>
                <w:vertAlign w:val="baseline"/>
                <w:lang w:val="en-US" w:eastAsia="zh-CN"/>
                <w:rPrChange w:id="8359" w:author="......" w:date="2024-05-07T14:48:58Z">
                  <w:rPr>
                    <w:ins w:id="8360" w:author="......" w:date="2024-05-06T21:23:00Z"/>
                    <w:rFonts w:hint="default"/>
                    <w:sz w:val="24"/>
                    <w:szCs w:val="32"/>
                    <w:vertAlign w:val="baseline"/>
                    <w:lang w:val="en-US" w:eastAsia="zh-CN"/>
                  </w:rPr>
                </w:rPrChange>
              </w:rPr>
            </w:pPr>
            <w:ins w:id="8361" w:author="......" w:date="2024-05-06T21:23:00Z">
              <w:r>
                <w:rPr>
                  <w:rFonts w:hint="default" w:ascii="Times New Roman" w:hAnsi="Times New Roman" w:eastAsia="宋体" w:cs="Times New Roman"/>
                  <w:sz w:val="24"/>
                  <w:szCs w:val="32"/>
                  <w:lang w:val="en-US" w:eastAsia="zh-CN"/>
                  <w:rPrChange w:id="8362" w:author="......" w:date="2024-05-07T14:48:58Z">
                    <w:rPr>
                      <w:rFonts w:hint="eastAsia"/>
                      <w:sz w:val="24"/>
                      <w:szCs w:val="32"/>
                      <w:lang w:val="en-US" w:eastAsia="zh-CN"/>
                    </w:rPr>
                  </w:rPrChange>
                </w:rPr>
                <w:t>用例</w:t>
              </w:r>
            </w:ins>
          </w:p>
        </w:tc>
        <w:tc>
          <w:tcPr>
            <w:tcW w:w="6830" w:type="dxa"/>
            <w:noWrap w:val="0"/>
            <w:vAlign w:val="top"/>
          </w:tcPr>
          <w:p>
            <w:pPr>
              <w:numPr>
                <w:ilvl w:val="0"/>
                <w:numId w:val="0"/>
              </w:numPr>
              <w:rPr>
                <w:ins w:id="8364" w:author="......" w:date="2024-05-06T21:23:00Z"/>
                <w:rFonts w:hint="default" w:ascii="Times New Roman" w:hAnsi="Times New Roman" w:eastAsia="宋体" w:cs="Times New Roman"/>
                <w:sz w:val="24"/>
                <w:szCs w:val="32"/>
                <w:vertAlign w:val="baseline"/>
                <w:lang w:val="en-US" w:eastAsia="zh-CN"/>
                <w:rPrChange w:id="8365" w:author="......" w:date="2024-05-07T14:48:58Z">
                  <w:rPr>
                    <w:ins w:id="8366" w:author="......" w:date="2024-05-06T21:23:00Z"/>
                    <w:rFonts w:hint="default"/>
                    <w:sz w:val="24"/>
                    <w:szCs w:val="32"/>
                    <w:vertAlign w:val="baseline"/>
                    <w:lang w:val="en-US" w:eastAsia="zh-CN"/>
                  </w:rPr>
                </w:rPrChange>
              </w:rPr>
            </w:pPr>
            <w:ins w:id="8367" w:author="......" w:date="2024-05-06T21:23:00Z">
              <w:r>
                <w:rPr>
                  <w:rFonts w:hint="default" w:ascii="Times New Roman" w:hAnsi="Times New Roman" w:eastAsia="宋体" w:cs="Times New Roman"/>
                  <w:sz w:val="24"/>
                  <w:szCs w:val="32"/>
                  <w:vertAlign w:val="baseline"/>
                  <w:lang w:val="en-US" w:eastAsia="zh-CN"/>
                  <w:rPrChange w:id="8368" w:author="......" w:date="2024-05-07T14:48:58Z">
                    <w:rPr>
                      <w:rFonts w:hint="eastAsia"/>
                      <w:sz w:val="24"/>
                      <w:szCs w:val="32"/>
                      <w:vertAlign w:val="baseline"/>
                      <w:lang w:val="en-US" w:eastAsia="zh-CN"/>
                    </w:rPr>
                  </w:rPrChange>
                </w:rPr>
                <w:t>更改安全问题状态</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ins w:id="8370" w:author="......" w:date="2024-05-06T21:23:21Z"/>
        </w:trPr>
        <w:tc>
          <w:tcPr>
            <w:tcW w:w="1692" w:type="dxa"/>
            <w:noWrap w:val="0"/>
            <w:vAlign w:val="top"/>
          </w:tcPr>
          <w:p>
            <w:pPr>
              <w:numPr>
                <w:ilvl w:val="0"/>
                <w:numId w:val="0"/>
              </w:numPr>
              <w:ind w:left="0" w:leftChars="0" w:firstLine="0" w:firstLineChars="0"/>
              <w:rPr>
                <w:ins w:id="8371" w:author="......" w:date="2024-05-06T21:23:21Z"/>
                <w:rFonts w:hint="default" w:ascii="Times New Roman" w:hAnsi="Times New Roman" w:eastAsia="宋体" w:cs="Times New Roman"/>
                <w:kern w:val="2"/>
                <w:sz w:val="24"/>
                <w:szCs w:val="32"/>
                <w:vertAlign w:val="baseline"/>
                <w:lang w:val="en-US" w:eastAsia="zh-CN" w:bidi="ar-SA"/>
                <w:rPrChange w:id="8372" w:author="......" w:date="2024-05-07T14:48:58Z">
                  <w:rPr>
                    <w:ins w:id="8373" w:author="......" w:date="2024-05-06T21:23:21Z"/>
                    <w:rFonts w:hint="eastAsia" w:ascii="Times New Roman" w:hAnsi="Times New Roman" w:cs="Times New Roman" w:eastAsiaTheme="minorEastAsia"/>
                    <w:kern w:val="2"/>
                    <w:sz w:val="24"/>
                    <w:szCs w:val="32"/>
                    <w:vertAlign w:val="baseline"/>
                    <w:lang w:val="en-US" w:eastAsia="zh-CN" w:bidi="ar-SA"/>
                  </w:rPr>
                </w:rPrChange>
              </w:rPr>
            </w:pPr>
            <w:r>
              <w:rPr>
                <w:rFonts w:hint="default" w:ascii="Times New Roman" w:hAnsi="Times New Roman" w:eastAsia="宋体" w:cs="Times New Roman"/>
                <w:sz w:val="24"/>
                <w:szCs w:val="32"/>
                <w:vertAlign w:val="baseline"/>
                <w:lang w:val="en-US" w:eastAsia="zh-CN"/>
                <w:rPrChange w:id="8374" w:author="......" w:date="2024-05-07T14:48:58Z">
                  <w:rPr>
                    <w:rFonts w:hint="default" w:ascii="Times New Roman" w:hAnsi="Times New Roman" w:cs="Times New Roman"/>
                    <w:sz w:val="24"/>
                    <w:szCs w:val="32"/>
                    <w:vertAlign w:val="baseline"/>
                    <w:lang w:val="en-US" w:eastAsia="zh-CN"/>
                  </w:rPr>
                </w:rPrChange>
              </w:rPr>
              <w:t>用例编号</w:t>
            </w:r>
          </w:p>
        </w:tc>
        <w:tc>
          <w:tcPr>
            <w:tcW w:w="6830" w:type="dxa"/>
            <w:noWrap w:val="0"/>
            <w:vAlign w:val="top"/>
          </w:tcPr>
          <w:p>
            <w:pPr>
              <w:numPr>
                <w:ilvl w:val="0"/>
                <w:numId w:val="0"/>
              </w:numPr>
              <w:ind w:left="0" w:leftChars="0" w:firstLine="0" w:firstLineChars="0"/>
              <w:rPr>
                <w:ins w:id="8375" w:author="......" w:date="2024-05-06T21:23:21Z"/>
                <w:rFonts w:hint="default" w:ascii="Times New Roman" w:hAnsi="Times New Roman" w:eastAsia="宋体" w:cs="Times New Roman"/>
                <w:kern w:val="2"/>
                <w:sz w:val="24"/>
                <w:szCs w:val="32"/>
                <w:vertAlign w:val="baseline"/>
                <w:lang w:val="en-US" w:eastAsia="zh-CN" w:bidi="ar-SA"/>
                <w:rPrChange w:id="8376" w:author="......" w:date="2024-05-07T14:48:58Z">
                  <w:rPr>
                    <w:ins w:id="8377" w:author="......" w:date="2024-05-06T21:23:21Z"/>
                    <w:rFonts w:hint="eastAsia" w:ascii="Times New Roman" w:hAnsi="Times New Roman" w:cs="Times New Roman" w:eastAsiaTheme="minorEastAsia"/>
                    <w:kern w:val="2"/>
                    <w:sz w:val="24"/>
                    <w:szCs w:val="32"/>
                    <w:vertAlign w:val="baseline"/>
                    <w:lang w:val="en-US" w:eastAsia="zh-CN" w:bidi="ar-SA"/>
                  </w:rPr>
                </w:rPrChange>
              </w:rPr>
            </w:pPr>
            <w:r>
              <w:rPr>
                <w:rFonts w:hint="default" w:ascii="Times New Roman" w:hAnsi="Times New Roman" w:eastAsia="宋体" w:cs="Times New Roman"/>
                <w:sz w:val="24"/>
                <w:szCs w:val="32"/>
                <w:lang w:val="en-US" w:eastAsia="zh-CN"/>
                <w:rPrChange w:id="8378" w:author="......" w:date="2024-05-07T14:48:58Z">
                  <w:rPr>
                    <w:rFonts w:hint="default" w:ascii="Times New Roman" w:hAnsi="Times New Roman" w:cs="Times New Roman"/>
                    <w:sz w:val="24"/>
                    <w:szCs w:val="32"/>
                    <w:lang w:val="en-US" w:eastAsia="zh-CN"/>
                  </w:rPr>
                </w:rPrChange>
              </w:rPr>
              <w:t>SF0</w:t>
            </w:r>
            <w:r>
              <w:rPr>
                <w:rFonts w:hint="default" w:ascii="Times New Roman" w:hAnsi="Times New Roman" w:eastAsia="宋体" w:cs="Times New Roman"/>
                <w:sz w:val="24"/>
                <w:szCs w:val="32"/>
                <w:lang w:val="en-US" w:eastAsia="zh-CN"/>
                <w:rPrChange w:id="8379" w:author="......" w:date="2024-05-07T14:48:58Z">
                  <w:rPr>
                    <w:rFonts w:hint="eastAsia" w:ascii="Times New Roman" w:hAnsi="Times New Roman" w:cs="Times New Roman"/>
                    <w:sz w:val="24"/>
                    <w:szCs w:val="32"/>
                    <w:lang w:val="en-US" w:eastAsia="zh-CN"/>
                  </w:rPr>
                </w:rPrChange>
              </w:rPr>
              <w:t>500</w:t>
            </w:r>
            <w:ins w:id="8380" w:author="......" w:date="2024-05-06T21:23:32Z">
              <w:r>
                <w:rPr>
                  <w:rFonts w:hint="default" w:ascii="Times New Roman" w:hAnsi="Times New Roman" w:eastAsia="宋体" w:cs="Times New Roman"/>
                  <w:sz w:val="24"/>
                  <w:szCs w:val="32"/>
                  <w:lang w:val="en-US" w:eastAsia="zh-CN"/>
                  <w:rPrChange w:id="8381" w:author="......" w:date="2024-05-07T14:48:58Z">
                    <w:rPr>
                      <w:rFonts w:hint="eastAsia" w:ascii="Times New Roman" w:hAnsi="Times New Roman" w:cs="Times New Roman"/>
                      <w:sz w:val="24"/>
                      <w:szCs w:val="32"/>
                      <w:lang w:val="en-US" w:eastAsia="zh-CN"/>
                    </w:rPr>
                  </w:rPrChange>
                </w:rPr>
                <w:t>2</w:t>
              </w:r>
            </w:ins>
            <w:del w:id="8383" w:author="......" w:date="2024-05-06T21:23:31Z">
              <w:r>
                <w:rPr>
                  <w:rFonts w:hint="default" w:ascii="Times New Roman" w:hAnsi="Times New Roman" w:eastAsia="宋体" w:cs="Times New Roman"/>
                  <w:sz w:val="24"/>
                  <w:szCs w:val="32"/>
                  <w:lang w:val="en-US" w:eastAsia="zh-CN"/>
                  <w:rPrChange w:id="8384" w:author="......" w:date="2024-05-07T14:48:58Z">
                    <w:rPr>
                      <w:rFonts w:hint="eastAsia" w:ascii="Times New Roman" w:hAnsi="Times New Roman" w:cs="Times New Roman"/>
                      <w:sz w:val="24"/>
                      <w:szCs w:val="32"/>
                      <w:lang w:val="en-US" w:eastAsia="zh-CN"/>
                    </w:rPr>
                  </w:rPrChange>
                </w:rPr>
                <w:delText>1</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ins w:id="8386" w:author="......" w:date="2024-05-06T21:23:00Z"/>
        </w:trPr>
        <w:tc>
          <w:tcPr>
            <w:tcW w:w="1692" w:type="dxa"/>
            <w:noWrap w:val="0"/>
            <w:vAlign w:val="top"/>
          </w:tcPr>
          <w:p>
            <w:pPr>
              <w:numPr>
                <w:ilvl w:val="0"/>
                <w:numId w:val="0"/>
              </w:numPr>
              <w:rPr>
                <w:ins w:id="8387" w:author="......" w:date="2024-05-06T21:23:00Z"/>
                <w:rFonts w:hint="default" w:ascii="Times New Roman" w:hAnsi="Times New Roman" w:eastAsia="宋体" w:cs="Times New Roman"/>
                <w:sz w:val="24"/>
                <w:szCs w:val="32"/>
                <w:vertAlign w:val="baseline"/>
                <w:lang w:val="en-US" w:eastAsia="zh-CN"/>
                <w:rPrChange w:id="8388" w:author="......" w:date="2024-05-07T14:48:58Z">
                  <w:rPr>
                    <w:ins w:id="8389" w:author="......" w:date="2024-05-06T21:23:00Z"/>
                    <w:rFonts w:hint="default"/>
                    <w:sz w:val="24"/>
                    <w:szCs w:val="32"/>
                    <w:vertAlign w:val="baseline"/>
                    <w:lang w:val="en-US" w:eastAsia="zh-CN"/>
                  </w:rPr>
                </w:rPrChange>
              </w:rPr>
            </w:pPr>
            <w:ins w:id="8390" w:author="......" w:date="2024-05-06T21:23:00Z">
              <w:r>
                <w:rPr>
                  <w:rFonts w:hint="default" w:ascii="Times New Roman" w:hAnsi="Times New Roman" w:eastAsia="宋体" w:cs="Times New Roman"/>
                  <w:sz w:val="24"/>
                  <w:szCs w:val="32"/>
                  <w:vertAlign w:val="baseline"/>
                  <w:lang w:val="en-US" w:eastAsia="zh-CN"/>
                  <w:rPrChange w:id="8391" w:author="......" w:date="2024-05-07T14:48:58Z">
                    <w:rPr>
                      <w:rFonts w:hint="eastAsia"/>
                      <w:sz w:val="24"/>
                      <w:szCs w:val="32"/>
                      <w:vertAlign w:val="baseline"/>
                      <w:lang w:val="en-US" w:eastAsia="zh-CN"/>
                    </w:rPr>
                  </w:rPrChange>
                </w:rPr>
                <w:t>主执行者</w:t>
              </w:r>
            </w:ins>
          </w:p>
        </w:tc>
        <w:tc>
          <w:tcPr>
            <w:tcW w:w="6830" w:type="dxa"/>
            <w:noWrap w:val="0"/>
            <w:vAlign w:val="top"/>
          </w:tcPr>
          <w:p>
            <w:pPr>
              <w:numPr>
                <w:ilvl w:val="0"/>
                <w:numId w:val="0"/>
              </w:numPr>
              <w:rPr>
                <w:ins w:id="8393" w:author="......" w:date="2024-05-06T21:23:00Z"/>
                <w:rFonts w:hint="default" w:ascii="Times New Roman" w:hAnsi="Times New Roman" w:eastAsia="宋体" w:cs="Times New Roman"/>
                <w:sz w:val="24"/>
                <w:szCs w:val="32"/>
                <w:vertAlign w:val="baseline"/>
                <w:lang w:val="en-US" w:eastAsia="zh-CN"/>
                <w:rPrChange w:id="8394" w:author="......" w:date="2024-05-07T14:48:58Z">
                  <w:rPr>
                    <w:ins w:id="8395" w:author="......" w:date="2024-05-06T21:23:00Z"/>
                    <w:rFonts w:hint="default"/>
                    <w:sz w:val="24"/>
                    <w:szCs w:val="32"/>
                    <w:vertAlign w:val="baseline"/>
                    <w:lang w:val="en-US" w:eastAsia="zh-CN"/>
                  </w:rPr>
                </w:rPrChange>
              </w:rPr>
            </w:pPr>
            <w:ins w:id="8396" w:author="......" w:date="2024-05-06T21:23:00Z">
              <w:r>
                <w:rPr>
                  <w:rFonts w:hint="default" w:ascii="Times New Roman" w:hAnsi="Times New Roman" w:eastAsia="宋体" w:cs="Times New Roman"/>
                  <w:sz w:val="24"/>
                  <w:szCs w:val="32"/>
                  <w:vertAlign w:val="baseline"/>
                  <w:lang w:val="en-US" w:eastAsia="zh-CN"/>
                  <w:rPrChange w:id="8397" w:author="......" w:date="2024-05-07T14:48:58Z">
                    <w:rPr>
                      <w:rFonts w:hint="eastAsia"/>
                      <w:sz w:val="24"/>
                      <w:szCs w:val="32"/>
                      <w:vertAlign w:val="baseline"/>
                      <w:lang w:val="en-US" w:eastAsia="zh-CN"/>
                    </w:rPr>
                  </w:rPrChange>
                </w:rPr>
                <w:t>项目管理者</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8399" w:author="......" w:date="2024-05-06T21:23:00Z"/>
        </w:trPr>
        <w:tc>
          <w:tcPr>
            <w:tcW w:w="1692" w:type="dxa"/>
            <w:noWrap w:val="0"/>
            <w:vAlign w:val="top"/>
          </w:tcPr>
          <w:p>
            <w:pPr>
              <w:numPr>
                <w:ilvl w:val="0"/>
                <w:numId w:val="0"/>
              </w:numPr>
              <w:rPr>
                <w:ins w:id="8400" w:author="......" w:date="2024-05-06T21:23:00Z"/>
                <w:rFonts w:hint="default" w:ascii="Times New Roman" w:hAnsi="Times New Roman" w:eastAsia="宋体" w:cs="Times New Roman"/>
                <w:sz w:val="24"/>
                <w:szCs w:val="32"/>
                <w:vertAlign w:val="baseline"/>
                <w:lang w:val="en-US" w:eastAsia="zh-CN"/>
                <w:rPrChange w:id="8401" w:author="......" w:date="2024-05-07T14:48:58Z">
                  <w:rPr>
                    <w:ins w:id="8402" w:author="......" w:date="2024-05-06T21:23:00Z"/>
                    <w:rFonts w:hint="default"/>
                    <w:sz w:val="24"/>
                    <w:szCs w:val="32"/>
                    <w:vertAlign w:val="baseline"/>
                    <w:lang w:val="en-US" w:eastAsia="zh-CN"/>
                  </w:rPr>
                </w:rPrChange>
              </w:rPr>
            </w:pPr>
            <w:ins w:id="8403" w:author="......" w:date="2024-05-06T21:23:00Z">
              <w:r>
                <w:rPr>
                  <w:rFonts w:hint="default" w:ascii="Times New Roman" w:hAnsi="Times New Roman" w:eastAsia="宋体" w:cs="Times New Roman"/>
                  <w:sz w:val="24"/>
                  <w:szCs w:val="32"/>
                  <w:vertAlign w:val="baseline"/>
                  <w:lang w:val="en-US" w:eastAsia="zh-CN"/>
                  <w:rPrChange w:id="8404" w:author="......" w:date="2024-05-07T14:48:58Z">
                    <w:rPr>
                      <w:rFonts w:hint="eastAsia"/>
                      <w:sz w:val="24"/>
                      <w:szCs w:val="32"/>
                      <w:vertAlign w:val="baseline"/>
                      <w:lang w:val="en-US" w:eastAsia="zh-CN"/>
                    </w:rPr>
                  </w:rPrChange>
                </w:rPr>
                <w:t>目标</w:t>
              </w:r>
            </w:ins>
          </w:p>
        </w:tc>
        <w:tc>
          <w:tcPr>
            <w:tcW w:w="6830" w:type="dxa"/>
            <w:noWrap w:val="0"/>
            <w:vAlign w:val="top"/>
          </w:tcPr>
          <w:p>
            <w:pPr>
              <w:numPr>
                <w:ilvl w:val="0"/>
                <w:numId w:val="0"/>
              </w:numPr>
              <w:rPr>
                <w:ins w:id="8406" w:author="......" w:date="2024-05-06T21:23:00Z"/>
                <w:rFonts w:hint="default" w:ascii="Times New Roman" w:hAnsi="Times New Roman" w:eastAsia="宋体" w:cs="Times New Roman"/>
                <w:sz w:val="24"/>
                <w:szCs w:val="32"/>
                <w:vertAlign w:val="baseline"/>
                <w:lang w:val="en-US" w:eastAsia="zh-CN"/>
                <w:rPrChange w:id="8407" w:author="......" w:date="2024-05-07T14:48:58Z">
                  <w:rPr>
                    <w:ins w:id="8408" w:author="......" w:date="2024-05-06T21:23:00Z"/>
                    <w:rFonts w:hint="default"/>
                    <w:sz w:val="24"/>
                    <w:szCs w:val="32"/>
                    <w:vertAlign w:val="baseline"/>
                    <w:lang w:val="en-US" w:eastAsia="zh-CN"/>
                  </w:rPr>
                </w:rPrChange>
              </w:rPr>
            </w:pPr>
            <w:ins w:id="8409" w:author="......" w:date="2024-05-06T21:23:00Z">
              <w:r>
                <w:rPr>
                  <w:rFonts w:hint="default" w:ascii="Times New Roman" w:hAnsi="Times New Roman" w:eastAsia="宋体" w:cs="Times New Roman"/>
                  <w:sz w:val="24"/>
                  <w:szCs w:val="32"/>
                  <w:vertAlign w:val="baseline"/>
                  <w:lang w:val="en-US" w:eastAsia="zh-CN"/>
                  <w:rPrChange w:id="8410" w:author="......" w:date="2024-05-07T14:48:58Z">
                    <w:rPr>
                      <w:rFonts w:hint="eastAsia"/>
                      <w:sz w:val="24"/>
                      <w:szCs w:val="32"/>
                      <w:vertAlign w:val="baseline"/>
                      <w:lang w:val="en-US" w:eastAsia="zh-CN"/>
                    </w:rPr>
                  </w:rPrChange>
                </w:rPr>
                <w:t>在解决掉实际的安全问题后，能同步在云端展示</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8412" w:author="......" w:date="2024-05-06T21:23:00Z"/>
        </w:trPr>
        <w:tc>
          <w:tcPr>
            <w:tcW w:w="1692" w:type="dxa"/>
            <w:noWrap w:val="0"/>
            <w:vAlign w:val="top"/>
          </w:tcPr>
          <w:p>
            <w:pPr>
              <w:numPr>
                <w:ilvl w:val="0"/>
                <w:numId w:val="0"/>
              </w:numPr>
              <w:rPr>
                <w:ins w:id="8413" w:author="......" w:date="2024-05-06T21:23:00Z"/>
                <w:rFonts w:hint="default" w:ascii="Times New Roman" w:hAnsi="Times New Roman" w:eastAsia="宋体" w:cs="Times New Roman"/>
                <w:sz w:val="24"/>
                <w:szCs w:val="32"/>
                <w:vertAlign w:val="baseline"/>
                <w:lang w:val="en-US" w:eastAsia="zh-CN"/>
                <w:rPrChange w:id="8414" w:author="......" w:date="2024-05-07T14:48:58Z">
                  <w:rPr>
                    <w:ins w:id="8415" w:author="......" w:date="2024-05-06T21:23:00Z"/>
                    <w:rFonts w:hint="default"/>
                    <w:sz w:val="24"/>
                    <w:szCs w:val="32"/>
                    <w:vertAlign w:val="baseline"/>
                    <w:lang w:val="en-US" w:eastAsia="zh-CN"/>
                  </w:rPr>
                </w:rPrChange>
              </w:rPr>
            </w:pPr>
            <w:ins w:id="8416" w:author="......" w:date="2024-05-06T21:23:00Z">
              <w:r>
                <w:rPr>
                  <w:rFonts w:hint="default" w:ascii="Times New Roman" w:hAnsi="Times New Roman" w:eastAsia="宋体" w:cs="Times New Roman"/>
                  <w:sz w:val="24"/>
                  <w:szCs w:val="32"/>
                  <w:vertAlign w:val="baseline"/>
                  <w:lang w:val="en-US" w:eastAsia="zh-CN"/>
                  <w:rPrChange w:id="8417" w:author="......" w:date="2024-05-07T14:48:58Z">
                    <w:rPr>
                      <w:rFonts w:hint="eastAsia"/>
                      <w:sz w:val="24"/>
                      <w:szCs w:val="32"/>
                      <w:vertAlign w:val="baseline"/>
                      <w:lang w:val="en-US" w:eastAsia="zh-CN"/>
                    </w:rPr>
                  </w:rPrChange>
                </w:rPr>
                <w:t>前提条件</w:t>
              </w:r>
            </w:ins>
          </w:p>
        </w:tc>
        <w:tc>
          <w:tcPr>
            <w:tcW w:w="6830" w:type="dxa"/>
            <w:noWrap w:val="0"/>
            <w:vAlign w:val="top"/>
          </w:tcPr>
          <w:p>
            <w:pPr>
              <w:numPr>
                <w:ilvl w:val="0"/>
                <w:numId w:val="36"/>
              </w:numPr>
              <w:rPr>
                <w:ins w:id="8419" w:author="......" w:date="2024-05-06T21:23:00Z"/>
                <w:rFonts w:hint="default" w:ascii="Times New Roman" w:hAnsi="Times New Roman" w:eastAsia="宋体" w:cs="Times New Roman"/>
                <w:sz w:val="24"/>
                <w:szCs w:val="32"/>
                <w:vertAlign w:val="baseline"/>
                <w:lang w:val="en-US" w:eastAsia="zh-CN"/>
                <w:rPrChange w:id="8420" w:author="......" w:date="2024-05-07T14:48:58Z">
                  <w:rPr>
                    <w:ins w:id="8421" w:author="......" w:date="2024-05-06T21:23:00Z"/>
                    <w:rFonts w:hint="eastAsia"/>
                    <w:sz w:val="24"/>
                    <w:szCs w:val="32"/>
                    <w:vertAlign w:val="baseline"/>
                    <w:lang w:val="en-US" w:eastAsia="zh-CN"/>
                  </w:rPr>
                </w:rPrChange>
              </w:rPr>
            </w:pPr>
            <w:ins w:id="8422" w:author="......" w:date="2024-05-06T21:23:00Z">
              <w:r>
                <w:rPr>
                  <w:rFonts w:hint="default" w:ascii="Times New Roman" w:hAnsi="Times New Roman" w:eastAsia="宋体" w:cs="Times New Roman"/>
                  <w:sz w:val="24"/>
                  <w:szCs w:val="32"/>
                  <w:vertAlign w:val="baseline"/>
                  <w:lang w:val="en-US" w:eastAsia="zh-CN"/>
                  <w:rPrChange w:id="8423" w:author="......" w:date="2024-05-07T14:48:58Z">
                    <w:rPr>
                      <w:rFonts w:hint="eastAsia"/>
                      <w:sz w:val="24"/>
                      <w:szCs w:val="32"/>
                      <w:vertAlign w:val="baseline"/>
                      <w:lang w:val="en-US" w:eastAsia="zh-CN"/>
                    </w:rPr>
                  </w:rPrChange>
                </w:rPr>
                <w:t>执行者已登录并且账号身份为项目安全员和主管</w:t>
              </w:r>
            </w:ins>
          </w:p>
          <w:p>
            <w:pPr>
              <w:numPr>
                <w:ilvl w:val="0"/>
                <w:numId w:val="36"/>
              </w:numPr>
              <w:rPr>
                <w:ins w:id="8425" w:author="......" w:date="2024-05-06T21:23:00Z"/>
                <w:rFonts w:hint="default" w:ascii="Times New Roman" w:hAnsi="Times New Roman" w:eastAsia="宋体" w:cs="Times New Roman"/>
                <w:sz w:val="24"/>
                <w:szCs w:val="32"/>
                <w:vertAlign w:val="baseline"/>
                <w:lang w:val="en-US" w:eastAsia="zh-CN"/>
                <w:rPrChange w:id="8426" w:author="......" w:date="2024-05-07T14:48:58Z">
                  <w:rPr>
                    <w:ins w:id="8427" w:author="......" w:date="2024-05-06T21:23:00Z"/>
                    <w:rFonts w:hint="default"/>
                    <w:sz w:val="24"/>
                    <w:szCs w:val="32"/>
                    <w:vertAlign w:val="baseline"/>
                    <w:lang w:val="en-US" w:eastAsia="zh-CN"/>
                  </w:rPr>
                </w:rPrChange>
              </w:rPr>
            </w:pPr>
            <w:ins w:id="8428" w:author="......" w:date="2024-05-06T21:23:00Z">
              <w:r>
                <w:rPr>
                  <w:rFonts w:hint="default" w:ascii="Times New Roman" w:hAnsi="Times New Roman" w:eastAsia="宋体" w:cs="Times New Roman"/>
                  <w:sz w:val="24"/>
                  <w:szCs w:val="32"/>
                  <w:vertAlign w:val="baseline"/>
                  <w:lang w:val="en-US" w:eastAsia="zh-CN"/>
                  <w:rPrChange w:id="8429" w:author="......" w:date="2024-05-07T14:48:58Z">
                    <w:rPr>
                      <w:rFonts w:hint="eastAsia"/>
                      <w:sz w:val="24"/>
                      <w:szCs w:val="32"/>
                      <w:vertAlign w:val="baseline"/>
                      <w:lang w:val="en-US" w:eastAsia="zh-CN"/>
                    </w:rPr>
                  </w:rPrChange>
                </w:rPr>
                <w:t>安全问题存在于问题列表</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8431" w:author="......" w:date="2024-05-06T21:23:00Z"/>
        </w:trPr>
        <w:tc>
          <w:tcPr>
            <w:tcW w:w="1692" w:type="dxa"/>
            <w:noWrap w:val="0"/>
            <w:vAlign w:val="top"/>
          </w:tcPr>
          <w:p>
            <w:pPr>
              <w:numPr>
                <w:ilvl w:val="0"/>
                <w:numId w:val="0"/>
              </w:numPr>
              <w:rPr>
                <w:ins w:id="8432" w:author="......" w:date="2024-05-06T21:23:00Z"/>
                <w:rFonts w:hint="default" w:ascii="Times New Roman" w:hAnsi="Times New Roman" w:eastAsia="宋体" w:cs="Times New Roman"/>
                <w:sz w:val="24"/>
                <w:szCs w:val="32"/>
                <w:vertAlign w:val="baseline"/>
                <w:lang w:val="en-US" w:eastAsia="zh-CN"/>
                <w:rPrChange w:id="8433" w:author="......" w:date="2024-05-07T14:48:58Z">
                  <w:rPr>
                    <w:ins w:id="8434" w:author="......" w:date="2024-05-06T21:23:00Z"/>
                    <w:rFonts w:hint="default"/>
                    <w:sz w:val="24"/>
                    <w:szCs w:val="32"/>
                    <w:vertAlign w:val="baseline"/>
                    <w:lang w:val="en-US" w:eastAsia="zh-CN"/>
                  </w:rPr>
                </w:rPrChange>
              </w:rPr>
            </w:pPr>
            <w:ins w:id="8435" w:author="......" w:date="2024-05-06T21:23:00Z">
              <w:r>
                <w:rPr>
                  <w:rFonts w:hint="default" w:ascii="Times New Roman" w:hAnsi="Times New Roman" w:eastAsia="宋体" w:cs="Times New Roman"/>
                  <w:sz w:val="24"/>
                  <w:szCs w:val="32"/>
                  <w:vertAlign w:val="baseline"/>
                  <w:lang w:val="en-US" w:eastAsia="zh-CN"/>
                  <w:rPrChange w:id="8436" w:author="......" w:date="2024-05-07T14:48:58Z">
                    <w:rPr>
                      <w:rFonts w:hint="eastAsia"/>
                      <w:sz w:val="24"/>
                      <w:szCs w:val="32"/>
                      <w:vertAlign w:val="baseline"/>
                      <w:lang w:val="en-US" w:eastAsia="zh-CN"/>
                    </w:rPr>
                  </w:rPrChange>
                </w:rPr>
                <w:t>触发事件</w:t>
              </w:r>
            </w:ins>
          </w:p>
        </w:tc>
        <w:tc>
          <w:tcPr>
            <w:tcW w:w="6830" w:type="dxa"/>
            <w:noWrap w:val="0"/>
            <w:vAlign w:val="top"/>
          </w:tcPr>
          <w:p>
            <w:pPr>
              <w:numPr>
                <w:ilvl w:val="0"/>
                <w:numId w:val="0"/>
              </w:numPr>
              <w:rPr>
                <w:ins w:id="8438" w:author="......" w:date="2024-05-06T21:23:00Z"/>
                <w:rFonts w:hint="default" w:ascii="Times New Roman" w:hAnsi="Times New Roman" w:eastAsia="宋体" w:cs="Times New Roman"/>
                <w:sz w:val="24"/>
                <w:szCs w:val="32"/>
                <w:vertAlign w:val="baseline"/>
                <w:lang w:val="en-US" w:eastAsia="zh-CN"/>
                <w:rPrChange w:id="8439" w:author="......" w:date="2024-05-07T14:48:58Z">
                  <w:rPr>
                    <w:ins w:id="8440" w:author="......" w:date="2024-05-06T21:23:00Z"/>
                    <w:rFonts w:hint="default"/>
                    <w:sz w:val="24"/>
                    <w:szCs w:val="32"/>
                    <w:vertAlign w:val="baseline"/>
                    <w:lang w:val="en-US" w:eastAsia="zh-CN"/>
                  </w:rPr>
                </w:rPrChange>
              </w:rPr>
            </w:pPr>
            <w:ins w:id="8441" w:author="......" w:date="2024-05-06T21:23:00Z">
              <w:r>
                <w:rPr>
                  <w:rFonts w:hint="default" w:ascii="Times New Roman" w:hAnsi="Times New Roman" w:eastAsia="宋体" w:cs="Times New Roman"/>
                  <w:sz w:val="24"/>
                  <w:szCs w:val="32"/>
                  <w:vertAlign w:val="baseline"/>
                  <w:lang w:val="en-US" w:eastAsia="zh-CN"/>
                  <w:rPrChange w:id="8442" w:author="......" w:date="2024-05-07T14:48:58Z">
                    <w:rPr>
                      <w:rFonts w:hint="eastAsia"/>
                      <w:sz w:val="24"/>
                      <w:szCs w:val="32"/>
                      <w:vertAlign w:val="baseline"/>
                      <w:lang w:val="en-US" w:eastAsia="zh-CN"/>
                    </w:rPr>
                  </w:rPrChange>
                </w:rPr>
                <w:t>用户进入“安全问题列表”界面，点击问题的名称</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8444" w:author="......" w:date="2024-05-06T21:23:00Z"/>
        </w:trPr>
        <w:tc>
          <w:tcPr>
            <w:tcW w:w="1692" w:type="dxa"/>
            <w:noWrap w:val="0"/>
            <w:vAlign w:val="top"/>
          </w:tcPr>
          <w:p>
            <w:pPr>
              <w:numPr>
                <w:ilvl w:val="0"/>
                <w:numId w:val="0"/>
              </w:numPr>
              <w:rPr>
                <w:ins w:id="8445" w:author="......" w:date="2024-05-06T21:23:00Z"/>
                <w:rFonts w:hint="default" w:ascii="Times New Roman" w:hAnsi="Times New Roman" w:eastAsia="宋体" w:cs="Times New Roman"/>
                <w:sz w:val="24"/>
                <w:szCs w:val="32"/>
                <w:vertAlign w:val="baseline"/>
                <w:lang w:val="en-US" w:eastAsia="zh-CN"/>
                <w:rPrChange w:id="8446" w:author="......" w:date="2024-05-07T14:48:58Z">
                  <w:rPr>
                    <w:ins w:id="8447" w:author="......" w:date="2024-05-06T21:23:00Z"/>
                    <w:rFonts w:hint="default"/>
                    <w:sz w:val="24"/>
                    <w:szCs w:val="32"/>
                    <w:vertAlign w:val="baseline"/>
                    <w:lang w:val="en-US" w:eastAsia="zh-CN"/>
                  </w:rPr>
                </w:rPrChange>
              </w:rPr>
            </w:pPr>
            <w:ins w:id="8448" w:author="......" w:date="2024-05-06T21:23:00Z">
              <w:r>
                <w:rPr>
                  <w:rFonts w:hint="default" w:ascii="Times New Roman" w:hAnsi="Times New Roman" w:eastAsia="宋体" w:cs="Times New Roman"/>
                  <w:sz w:val="24"/>
                  <w:szCs w:val="32"/>
                  <w:vertAlign w:val="baseline"/>
                  <w:lang w:val="en-US" w:eastAsia="zh-CN"/>
                  <w:rPrChange w:id="8449" w:author="......" w:date="2024-05-07T14:48:58Z">
                    <w:rPr>
                      <w:rFonts w:hint="eastAsia"/>
                      <w:sz w:val="24"/>
                      <w:szCs w:val="32"/>
                      <w:vertAlign w:val="baseline"/>
                      <w:lang w:val="en-US" w:eastAsia="zh-CN"/>
                    </w:rPr>
                  </w:rPrChange>
                </w:rPr>
                <w:t>基本事件流</w:t>
              </w:r>
            </w:ins>
          </w:p>
        </w:tc>
        <w:tc>
          <w:tcPr>
            <w:tcW w:w="6830" w:type="dxa"/>
            <w:noWrap w:val="0"/>
            <w:vAlign w:val="top"/>
          </w:tcPr>
          <w:p>
            <w:pPr>
              <w:numPr>
                <w:ilvl w:val="0"/>
                <w:numId w:val="37"/>
              </w:numPr>
              <w:rPr>
                <w:ins w:id="8451" w:author="......" w:date="2024-05-06T21:23:00Z"/>
                <w:rFonts w:hint="default" w:ascii="Times New Roman" w:hAnsi="Times New Roman" w:eastAsia="宋体" w:cs="Times New Roman"/>
                <w:sz w:val="24"/>
                <w:szCs w:val="32"/>
                <w:vertAlign w:val="baseline"/>
                <w:lang w:val="en-US" w:eastAsia="zh-CN"/>
                <w:rPrChange w:id="8452" w:author="......" w:date="2024-05-07T14:48:58Z">
                  <w:rPr>
                    <w:ins w:id="8453" w:author="......" w:date="2024-05-06T21:23:00Z"/>
                    <w:rFonts w:hint="eastAsia"/>
                    <w:sz w:val="24"/>
                    <w:szCs w:val="32"/>
                    <w:vertAlign w:val="baseline"/>
                    <w:lang w:val="en-US" w:eastAsia="zh-CN"/>
                  </w:rPr>
                </w:rPrChange>
              </w:rPr>
            </w:pPr>
            <w:ins w:id="8454" w:author="......" w:date="2024-05-06T21:23:00Z">
              <w:r>
                <w:rPr>
                  <w:rFonts w:hint="default" w:ascii="Times New Roman" w:hAnsi="Times New Roman" w:eastAsia="宋体" w:cs="Times New Roman"/>
                  <w:sz w:val="24"/>
                  <w:szCs w:val="32"/>
                  <w:vertAlign w:val="baseline"/>
                  <w:lang w:val="en-US" w:eastAsia="zh-CN"/>
                  <w:rPrChange w:id="8455" w:author="......" w:date="2024-05-07T14:48:58Z">
                    <w:rPr>
                      <w:rFonts w:hint="eastAsia"/>
                      <w:sz w:val="24"/>
                      <w:szCs w:val="32"/>
                      <w:vertAlign w:val="baseline"/>
                      <w:lang w:val="en-US" w:eastAsia="zh-CN"/>
                    </w:rPr>
                  </w:rPrChange>
                </w:rPr>
                <w:t>用户点击问题名称；</w:t>
              </w:r>
            </w:ins>
          </w:p>
          <w:p>
            <w:pPr>
              <w:numPr>
                <w:ilvl w:val="0"/>
                <w:numId w:val="37"/>
              </w:numPr>
              <w:rPr>
                <w:ins w:id="8457" w:author="......" w:date="2024-05-06T21:23:00Z"/>
                <w:rFonts w:hint="default" w:ascii="Times New Roman" w:hAnsi="Times New Roman" w:eastAsia="宋体" w:cs="Times New Roman"/>
                <w:sz w:val="24"/>
                <w:szCs w:val="32"/>
                <w:vertAlign w:val="baseline"/>
                <w:lang w:val="en-US" w:eastAsia="zh-CN"/>
                <w:rPrChange w:id="8458" w:author="......" w:date="2024-05-07T14:48:58Z">
                  <w:rPr>
                    <w:ins w:id="8459" w:author="......" w:date="2024-05-06T21:23:00Z"/>
                    <w:rFonts w:hint="eastAsia"/>
                    <w:sz w:val="24"/>
                    <w:szCs w:val="32"/>
                    <w:vertAlign w:val="baseline"/>
                    <w:lang w:val="en-US" w:eastAsia="zh-CN"/>
                  </w:rPr>
                </w:rPrChange>
              </w:rPr>
            </w:pPr>
            <w:ins w:id="8460" w:author="......" w:date="2024-05-06T21:23:00Z">
              <w:r>
                <w:rPr>
                  <w:rFonts w:hint="default" w:ascii="Times New Roman" w:hAnsi="Times New Roman" w:eastAsia="宋体" w:cs="Times New Roman"/>
                  <w:sz w:val="24"/>
                  <w:szCs w:val="32"/>
                  <w:vertAlign w:val="baseline"/>
                  <w:lang w:val="en-US" w:eastAsia="zh-CN"/>
                  <w:rPrChange w:id="8461" w:author="......" w:date="2024-05-07T14:48:58Z">
                    <w:rPr>
                      <w:rFonts w:hint="eastAsia"/>
                      <w:sz w:val="24"/>
                      <w:szCs w:val="32"/>
                      <w:vertAlign w:val="baseline"/>
                      <w:lang w:val="en-US" w:eastAsia="zh-CN"/>
                    </w:rPr>
                  </w:rPrChange>
                </w:rPr>
                <w:t>系统弹出安全问题编辑界面；</w:t>
              </w:r>
            </w:ins>
          </w:p>
          <w:p>
            <w:pPr>
              <w:numPr>
                <w:ilvl w:val="0"/>
                <w:numId w:val="37"/>
              </w:numPr>
              <w:rPr>
                <w:ins w:id="8463" w:author="......" w:date="2024-05-06T21:23:00Z"/>
                <w:rFonts w:hint="default" w:ascii="Times New Roman" w:hAnsi="Times New Roman" w:eastAsia="宋体" w:cs="Times New Roman"/>
                <w:sz w:val="24"/>
                <w:szCs w:val="32"/>
                <w:vertAlign w:val="baseline"/>
                <w:lang w:val="en-US" w:eastAsia="zh-CN"/>
                <w:rPrChange w:id="8464" w:author="......" w:date="2024-05-07T14:48:58Z">
                  <w:rPr>
                    <w:ins w:id="8465" w:author="......" w:date="2024-05-06T21:23:00Z"/>
                    <w:rFonts w:hint="default"/>
                    <w:sz w:val="24"/>
                    <w:szCs w:val="32"/>
                    <w:vertAlign w:val="baseline"/>
                    <w:lang w:val="en-US" w:eastAsia="zh-CN"/>
                  </w:rPr>
                </w:rPrChange>
              </w:rPr>
            </w:pPr>
            <w:ins w:id="8466" w:author="......" w:date="2024-05-06T21:23:00Z">
              <w:r>
                <w:rPr>
                  <w:rFonts w:hint="default" w:ascii="Times New Roman" w:hAnsi="Times New Roman" w:eastAsia="宋体" w:cs="Times New Roman"/>
                  <w:sz w:val="24"/>
                  <w:szCs w:val="32"/>
                  <w:vertAlign w:val="baseline"/>
                  <w:lang w:val="en-US" w:eastAsia="zh-CN"/>
                  <w:rPrChange w:id="8467" w:author="......" w:date="2024-05-07T14:48:58Z">
                    <w:rPr>
                      <w:rFonts w:hint="eastAsia"/>
                      <w:sz w:val="24"/>
                      <w:szCs w:val="32"/>
                      <w:vertAlign w:val="baseline"/>
                      <w:lang w:val="en-US" w:eastAsia="zh-CN"/>
                    </w:rPr>
                  </w:rPrChange>
                </w:rPr>
                <w:t>用户在界面中可以更改安全问题的状态。其中安全问题可以有四种状态：</w:t>
              </w:r>
            </w:ins>
            <w:ins w:id="8469" w:author="......" w:date="2024-05-06T21:23:00Z">
              <w:r>
                <w:rPr>
                  <w:rFonts w:hint="default" w:ascii="Times New Roman" w:hAnsi="Times New Roman" w:eastAsia="宋体" w:cs="Times New Roman"/>
                  <w:sz w:val="24"/>
                  <w:szCs w:val="32"/>
                  <w:lang w:val="en-US" w:eastAsia="zh-CN"/>
                  <w:rPrChange w:id="8470" w:author="......" w:date="2024-05-07T14:48:58Z">
                    <w:rPr>
                      <w:rFonts w:hint="eastAsia"/>
                      <w:sz w:val="24"/>
                      <w:szCs w:val="32"/>
                      <w:lang w:val="en-US" w:eastAsia="zh-CN"/>
                    </w:rPr>
                  </w:rPrChange>
                </w:rPr>
                <w:t>待解决 整改中 已消除 无法解决。</w:t>
              </w:r>
            </w:ins>
          </w:p>
          <w:p>
            <w:pPr>
              <w:numPr>
                <w:ilvl w:val="0"/>
                <w:numId w:val="37"/>
              </w:numPr>
              <w:rPr>
                <w:ins w:id="8472" w:author="......" w:date="2024-05-06T21:23:00Z"/>
                <w:rFonts w:hint="default" w:ascii="Times New Roman" w:hAnsi="Times New Roman" w:eastAsia="宋体" w:cs="Times New Roman"/>
                <w:sz w:val="24"/>
                <w:szCs w:val="32"/>
                <w:vertAlign w:val="baseline"/>
                <w:lang w:val="en-US" w:eastAsia="zh-CN"/>
                <w:rPrChange w:id="8473" w:author="......" w:date="2024-05-07T14:48:58Z">
                  <w:rPr>
                    <w:ins w:id="8474" w:author="......" w:date="2024-05-06T21:23:00Z"/>
                    <w:rFonts w:hint="default"/>
                    <w:sz w:val="24"/>
                    <w:szCs w:val="32"/>
                    <w:vertAlign w:val="baseline"/>
                    <w:lang w:val="en-US" w:eastAsia="zh-CN"/>
                  </w:rPr>
                </w:rPrChange>
              </w:rPr>
            </w:pPr>
            <w:ins w:id="8475" w:author="......" w:date="2024-05-06T21:23:00Z">
              <w:r>
                <w:rPr>
                  <w:rFonts w:hint="default" w:ascii="Times New Roman" w:hAnsi="Times New Roman" w:eastAsia="宋体" w:cs="Times New Roman"/>
                  <w:sz w:val="24"/>
                  <w:szCs w:val="32"/>
                  <w:vertAlign w:val="baseline"/>
                  <w:lang w:val="en-US" w:eastAsia="zh-CN"/>
                  <w:rPrChange w:id="8476" w:author="......" w:date="2024-05-07T14:48:58Z">
                    <w:rPr>
                      <w:rFonts w:hint="eastAsia"/>
                      <w:sz w:val="24"/>
                      <w:szCs w:val="32"/>
                      <w:vertAlign w:val="baseline"/>
                      <w:lang w:val="en-US" w:eastAsia="zh-CN"/>
                    </w:rPr>
                  </w:rPrChange>
                </w:rPr>
                <w:t>用户点击“保存”按键；</w:t>
              </w:r>
            </w:ins>
          </w:p>
          <w:p>
            <w:pPr>
              <w:numPr>
                <w:ilvl w:val="0"/>
                <w:numId w:val="37"/>
              </w:numPr>
              <w:rPr>
                <w:ins w:id="8478" w:author="......" w:date="2024-05-06T21:23:00Z"/>
                <w:rFonts w:hint="default" w:ascii="Times New Roman" w:hAnsi="Times New Roman" w:eastAsia="宋体" w:cs="Times New Roman"/>
                <w:sz w:val="24"/>
                <w:szCs w:val="32"/>
                <w:vertAlign w:val="baseline"/>
                <w:lang w:val="en-US" w:eastAsia="zh-CN"/>
                <w:rPrChange w:id="8479" w:author="......" w:date="2024-05-07T14:48:58Z">
                  <w:rPr>
                    <w:ins w:id="8480" w:author="......" w:date="2024-05-06T21:23:00Z"/>
                    <w:rFonts w:hint="default"/>
                    <w:sz w:val="24"/>
                    <w:szCs w:val="32"/>
                    <w:vertAlign w:val="baseline"/>
                    <w:lang w:val="en-US" w:eastAsia="zh-CN"/>
                  </w:rPr>
                </w:rPrChange>
              </w:rPr>
            </w:pPr>
            <w:ins w:id="8481" w:author="......" w:date="2024-05-06T21:23:00Z">
              <w:r>
                <w:rPr>
                  <w:rFonts w:hint="default" w:ascii="Times New Roman" w:hAnsi="Times New Roman" w:eastAsia="宋体" w:cs="Times New Roman"/>
                  <w:sz w:val="24"/>
                  <w:szCs w:val="32"/>
                  <w:vertAlign w:val="baseline"/>
                  <w:lang w:val="en-US" w:eastAsia="zh-CN"/>
                  <w:rPrChange w:id="8482" w:author="......" w:date="2024-05-07T14:48:58Z">
                    <w:rPr>
                      <w:rFonts w:hint="eastAsia"/>
                      <w:sz w:val="24"/>
                      <w:szCs w:val="32"/>
                      <w:vertAlign w:val="baseline"/>
                      <w:lang w:val="en-US" w:eastAsia="zh-CN"/>
                    </w:rPr>
                  </w:rPrChange>
                </w:rPr>
                <w:t>安全问题状态更新，可以通过不同的状态分类索引进行搜索。</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8484" w:author="......" w:date="2024-05-06T21:23:00Z"/>
        </w:trPr>
        <w:tc>
          <w:tcPr>
            <w:tcW w:w="1692" w:type="dxa"/>
            <w:noWrap w:val="0"/>
            <w:vAlign w:val="top"/>
          </w:tcPr>
          <w:p>
            <w:pPr>
              <w:numPr>
                <w:ilvl w:val="0"/>
                <w:numId w:val="0"/>
              </w:numPr>
              <w:rPr>
                <w:ins w:id="8485" w:author="......" w:date="2024-05-06T21:23:00Z"/>
                <w:rFonts w:hint="default" w:ascii="Times New Roman" w:hAnsi="Times New Roman" w:eastAsia="宋体" w:cs="Times New Roman"/>
                <w:sz w:val="24"/>
                <w:szCs w:val="32"/>
                <w:vertAlign w:val="baseline"/>
                <w:lang w:val="en-US" w:eastAsia="zh-CN"/>
                <w:rPrChange w:id="8486" w:author="......" w:date="2024-05-07T14:48:58Z">
                  <w:rPr>
                    <w:ins w:id="8487" w:author="......" w:date="2024-05-06T21:23:00Z"/>
                    <w:rFonts w:hint="default"/>
                    <w:sz w:val="24"/>
                    <w:szCs w:val="32"/>
                    <w:vertAlign w:val="baseline"/>
                    <w:lang w:val="en-US" w:eastAsia="zh-CN"/>
                  </w:rPr>
                </w:rPrChange>
              </w:rPr>
            </w:pPr>
            <w:ins w:id="8488" w:author="......" w:date="2024-05-06T21:23:00Z">
              <w:r>
                <w:rPr>
                  <w:rFonts w:hint="default" w:ascii="Times New Roman" w:hAnsi="Times New Roman" w:eastAsia="宋体" w:cs="Times New Roman"/>
                  <w:sz w:val="24"/>
                  <w:szCs w:val="32"/>
                  <w:vertAlign w:val="baseline"/>
                  <w:lang w:val="en-US" w:eastAsia="zh-CN"/>
                  <w:rPrChange w:id="8489" w:author="......" w:date="2024-05-07T14:48:58Z">
                    <w:rPr>
                      <w:rFonts w:hint="eastAsia"/>
                      <w:sz w:val="24"/>
                      <w:szCs w:val="32"/>
                      <w:vertAlign w:val="baseline"/>
                      <w:lang w:val="en-US" w:eastAsia="zh-CN"/>
                    </w:rPr>
                  </w:rPrChange>
                </w:rPr>
                <w:t>异常事件流</w:t>
              </w:r>
            </w:ins>
          </w:p>
        </w:tc>
        <w:tc>
          <w:tcPr>
            <w:tcW w:w="6830" w:type="dxa"/>
            <w:noWrap w:val="0"/>
            <w:vAlign w:val="top"/>
          </w:tcPr>
          <w:p>
            <w:pPr>
              <w:numPr>
                <w:ilvl w:val="0"/>
                <w:numId w:val="0"/>
              </w:numPr>
              <w:rPr>
                <w:ins w:id="8491" w:author="......" w:date="2024-05-06T21:23:00Z"/>
                <w:rFonts w:hint="default" w:ascii="Times New Roman" w:hAnsi="Times New Roman" w:eastAsia="宋体" w:cs="Times New Roman"/>
                <w:sz w:val="24"/>
                <w:szCs w:val="32"/>
                <w:vertAlign w:val="baseline"/>
                <w:lang w:val="en-US" w:eastAsia="zh-CN"/>
                <w:rPrChange w:id="8492" w:author="......" w:date="2024-05-07T14:48:58Z">
                  <w:rPr>
                    <w:ins w:id="8493" w:author="......" w:date="2024-05-06T21:23:00Z"/>
                    <w:rFonts w:hint="default"/>
                    <w:sz w:val="24"/>
                    <w:szCs w:val="32"/>
                    <w:vertAlign w:val="baseline"/>
                    <w:lang w:val="en-US" w:eastAsia="zh-CN"/>
                  </w:rPr>
                </w:rPrChange>
              </w:rPr>
            </w:pPr>
            <w:ins w:id="8494" w:author="......" w:date="2024-05-06T21:23:00Z">
              <w:r>
                <w:rPr>
                  <w:rFonts w:hint="default" w:ascii="Times New Roman" w:hAnsi="Times New Roman" w:eastAsia="宋体" w:cs="Times New Roman"/>
                  <w:sz w:val="24"/>
                  <w:szCs w:val="32"/>
                  <w:vertAlign w:val="baseline"/>
                  <w:lang w:val="en-US" w:eastAsia="zh-CN"/>
                  <w:rPrChange w:id="8495" w:author="......" w:date="2024-05-07T14:48:58Z">
                    <w:rPr>
                      <w:rFonts w:hint="eastAsia"/>
                      <w:sz w:val="24"/>
                      <w:szCs w:val="32"/>
                      <w:vertAlign w:val="baseline"/>
                      <w:lang w:val="en-US" w:eastAsia="zh-CN"/>
                    </w:rPr>
                  </w:rPrChange>
                </w:rPr>
                <w:t>用户在点击“保存”前取消操作，状态未成功更改；</w:t>
              </w:r>
            </w:ins>
          </w:p>
        </w:tc>
      </w:tr>
    </w:tbl>
    <w:p>
      <w:pPr>
        <w:numPr>
          <w:ilvl w:val="-1"/>
          <w:numId w:val="0"/>
        </w:numPr>
        <w:bidi w:val="0"/>
        <w:ind w:left="0" w:firstLine="0"/>
        <w:rPr>
          <w:rFonts w:hint="default" w:ascii="Times New Roman" w:hAnsi="Times New Roman" w:eastAsia="宋体" w:cs="Times New Roman"/>
          <w:lang w:val="en-US"/>
          <w:rPrChange w:id="8498" w:author="......" w:date="2024-05-07T14:48:58Z">
            <w:rPr>
              <w:rFonts w:hint="default"/>
              <w:lang w:val="en-US"/>
            </w:rPr>
          </w:rPrChange>
        </w:rPr>
        <w:pPrChange w:id="8497" w:author="......" w:date="2024-05-06T21:23:14Z">
          <w:pPr>
            <w:pStyle w:val="5"/>
            <w:bidi w:val="0"/>
          </w:pPr>
        </w:pPrChange>
      </w:pPr>
      <w:del w:id="8499" w:author="......" w:date="2024-03-26T00:03:37Z">
        <w:r>
          <w:rPr>
            <w:rFonts w:hint="default" w:ascii="Times New Roman" w:hAnsi="Times New Roman" w:eastAsia="宋体" w:cs="Times New Roman"/>
            <w:lang w:val="en-US" w:eastAsia="zh-CN"/>
            <w:rPrChange w:id="8500" w:author="......" w:date="2024-05-07T14:48:58Z">
              <w:rPr>
                <w:rFonts w:hint="default"/>
                <w:lang w:val="en-US" w:eastAsia="zh-CN"/>
              </w:rPr>
            </w:rPrChange>
          </w:rPr>
          <w:delText>：</w:delText>
        </w:r>
      </w:del>
    </w:p>
    <w:p>
      <w:pPr>
        <w:pStyle w:val="4"/>
        <w:numPr>
          <w:ins w:id="8503" w:author="......" w:date="2024-03-26T00:45:52Z"/>
        </w:numPr>
        <w:bidi w:val="0"/>
        <w:outlineLvl w:val="1"/>
        <w:rPr>
          <w:ins w:id="8504" w:author="......" w:date="2024-05-06T21:53:57Z"/>
          <w:rFonts w:hint="default" w:ascii="Times New Roman" w:hAnsi="Times New Roman" w:eastAsia="宋体" w:cs="Times New Roman"/>
          <w:lang w:val="en-US"/>
          <w:rPrChange w:id="8505" w:author="......" w:date="2024-05-07T14:48:58Z">
            <w:rPr>
              <w:ins w:id="8506" w:author="......" w:date="2024-05-06T21:53:57Z"/>
              <w:rFonts w:hint="default" w:ascii="Times New Roman" w:hAnsi="Times New Roman" w:eastAsia="宋体" w:cs="Times New Roman"/>
              <w:lang w:val="en-US"/>
            </w:rPr>
          </w:rPrChange>
        </w:rPr>
        <w:pPrChange w:id="8502" w:author="......" w:date="2024-03-26T00:45:52Z">
          <w:pPr>
            <w:pStyle w:val="5"/>
            <w:bidi w:val="0"/>
          </w:pPr>
        </w:pPrChange>
      </w:pPr>
      <w:bookmarkStart w:id="221" w:name="_Toc16149"/>
      <w:bookmarkStart w:id="222" w:name="_Toc26063"/>
      <w:bookmarkStart w:id="223" w:name="_Toc28787"/>
      <w:bookmarkStart w:id="224" w:name="_Toc18303"/>
      <w:r>
        <w:rPr>
          <w:rFonts w:hint="default" w:ascii="Times New Roman" w:hAnsi="Times New Roman" w:eastAsia="宋体" w:cs="Times New Roman"/>
          <w:lang w:val="en-US" w:eastAsia="zh-CN"/>
          <w:rPrChange w:id="8507" w:author="......" w:date="2024-05-07T14:48:58Z">
            <w:rPr>
              <w:rFonts w:hint="default"/>
              <w:lang w:val="en-US" w:eastAsia="zh-CN"/>
            </w:rPr>
          </w:rPrChange>
        </w:rPr>
        <w:t>文档管理</w:t>
      </w:r>
      <w:bookmarkEnd w:id="221"/>
      <w:bookmarkEnd w:id="222"/>
      <w:bookmarkEnd w:id="223"/>
      <w:bookmarkEnd w:id="224"/>
    </w:p>
    <w:p>
      <w:pPr>
        <w:bidi w:val="0"/>
        <w:ind w:firstLine="419"/>
        <w:rPr>
          <w:ins w:id="8509" w:author="......" w:date="2024-05-06T21:53:43Z"/>
          <w:rFonts w:hint="default" w:ascii="Times New Roman" w:hAnsi="Times New Roman" w:eastAsia="宋体" w:cs="Times New Roman"/>
          <w:lang w:val="en-US" w:eastAsia="zh-CN"/>
          <w:rPrChange w:id="8510" w:author="......" w:date="2024-05-07T14:48:58Z">
            <w:rPr>
              <w:ins w:id="8511" w:author="......" w:date="2024-05-06T21:53:43Z"/>
              <w:rFonts w:hint="default" w:eastAsiaTheme="minorEastAsia"/>
              <w:lang w:val="en-US" w:eastAsia="zh-CN"/>
            </w:rPr>
          </w:rPrChange>
        </w:rPr>
        <w:pPrChange w:id="8508" w:author="......" w:date="2024-05-06T21:54:54Z">
          <w:pPr>
            <w:pStyle w:val="5"/>
            <w:bidi w:val="0"/>
          </w:pPr>
        </w:pPrChange>
      </w:pPr>
      <w:ins w:id="8512" w:author="......" w:date="2024-05-06T21:54:05Z">
        <w:r>
          <w:rPr>
            <w:rFonts w:hint="default" w:ascii="Times New Roman" w:hAnsi="Times New Roman" w:eastAsia="宋体" w:cs="Times New Roman"/>
            <w:lang w:val="en-US" w:eastAsia="zh-CN"/>
            <w:rPrChange w:id="8513" w:author="......" w:date="2024-05-07T14:48:58Z">
              <w:rPr>
                <w:rFonts w:hint="eastAsia"/>
                <w:lang w:val="en-US" w:eastAsia="zh-CN"/>
              </w:rPr>
            </w:rPrChange>
          </w:rPr>
          <w:t>文档</w:t>
        </w:r>
      </w:ins>
      <w:ins w:id="8515" w:author="......" w:date="2024-05-06T21:54:07Z">
        <w:r>
          <w:rPr>
            <w:rFonts w:hint="default" w:ascii="Times New Roman" w:hAnsi="Times New Roman" w:eastAsia="宋体" w:cs="Times New Roman"/>
            <w:lang w:val="en-US" w:eastAsia="zh-CN"/>
            <w:rPrChange w:id="8516" w:author="......" w:date="2024-05-07T14:48:58Z">
              <w:rPr>
                <w:rFonts w:hint="eastAsia"/>
                <w:lang w:val="en-US" w:eastAsia="zh-CN"/>
              </w:rPr>
            </w:rPrChange>
          </w:rPr>
          <w:t>管理</w:t>
        </w:r>
      </w:ins>
      <w:ins w:id="8518" w:author="......" w:date="2024-05-06T21:54:08Z">
        <w:r>
          <w:rPr>
            <w:rFonts w:hint="default" w:ascii="Times New Roman" w:hAnsi="Times New Roman" w:eastAsia="宋体" w:cs="Times New Roman"/>
            <w:lang w:val="en-US" w:eastAsia="zh-CN"/>
            <w:rPrChange w:id="8519" w:author="......" w:date="2024-05-07T14:48:58Z">
              <w:rPr>
                <w:rFonts w:hint="eastAsia"/>
                <w:lang w:val="en-US" w:eastAsia="zh-CN"/>
              </w:rPr>
            </w:rPrChange>
          </w:rPr>
          <w:t>模块</w:t>
        </w:r>
      </w:ins>
      <w:ins w:id="8521" w:author="......" w:date="2024-05-06T21:54:33Z">
        <w:r>
          <w:rPr>
            <w:rFonts w:hint="default" w:ascii="Times New Roman" w:hAnsi="Times New Roman" w:eastAsia="宋体" w:cs="Times New Roman"/>
            <w:lang w:val="en-US" w:eastAsia="zh-CN"/>
            <w:rPrChange w:id="8522" w:author="......" w:date="2024-05-07T14:48:58Z">
              <w:rPr>
                <w:rFonts w:hint="eastAsia"/>
                <w:lang w:val="en-US" w:eastAsia="zh-CN"/>
              </w:rPr>
            </w:rPrChange>
          </w:rPr>
          <w:t>用例图</w:t>
        </w:r>
      </w:ins>
      <w:ins w:id="8524" w:author="......" w:date="2024-05-06T21:54:35Z">
        <w:r>
          <w:rPr>
            <w:rFonts w:hint="default" w:ascii="Times New Roman" w:hAnsi="Times New Roman" w:eastAsia="宋体" w:cs="Times New Roman"/>
            <w:lang w:val="en-US" w:eastAsia="zh-CN"/>
            <w:rPrChange w:id="8525" w:author="......" w:date="2024-05-07T14:48:58Z">
              <w:rPr>
                <w:rFonts w:hint="eastAsia"/>
                <w:lang w:val="en-US" w:eastAsia="zh-CN"/>
              </w:rPr>
            </w:rPrChange>
          </w:rPr>
          <w:t>如</w:t>
        </w:r>
      </w:ins>
      <w:ins w:id="8527" w:author="......" w:date="2024-05-06T21:54:38Z">
        <w:r>
          <w:rPr>
            <w:rFonts w:hint="default" w:ascii="Times New Roman" w:hAnsi="Times New Roman" w:eastAsia="宋体" w:cs="Times New Roman"/>
            <w:lang w:val="en-US" w:eastAsia="zh-CN"/>
            <w:rPrChange w:id="8528" w:author="......" w:date="2024-05-07T14:48:58Z">
              <w:rPr>
                <w:rFonts w:hint="eastAsia"/>
                <w:lang w:val="en-US" w:eastAsia="zh-CN"/>
              </w:rPr>
            </w:rPrChange>
          </w:rPr>
          <w:t>图</w:t>
        </w:r>
      </w:ins>
      <w:ins w:id="8530" w:author="......" w:date="2024-05-06T21:54:41Z">
        <w:r>
          <w:rPr>
            <w:rFonts w:hint="default" w:ascii="Times New Roman" w:hAnsi="Times New Roman" w:eastAsia="宋体" w:cs="Times New Roman"/>
            <w:lang w:val="en-US" w:eastAsia="zh-CN"/>
            <w:rPrChange w:id="8531" w:author="......" w:date="2024-05-07T14:48:58Z">
              <w:rPr>
                <w:rFonts w:hint="eastAsia"/>
                <w:lang w:val="en-US" w:eastAsia="zh-CN"/>
              </w:rPr>
            </w:rPrChange>
          </w:rPr>
          <w:t>3</w:t>
        </w:r>
      </w:ins>
      <w:ins w:id="8533" w:author="......" w:date="2024-05-06T21:54:44Z">
        <w:r>
          <w:rPr>
            <w:rFonts w:hint="default" w:ascii="Times New Roman" w:hAnsi="Times New Roman" w:eastAsia="宋体" w:cs="Times New Roman"/>
            <w:lang w:val="en-US" w:eastAsia="zh-CN"/>
            <w:rPrChange w:id="8534" w:author="......" w:date="2024-05-07T14:48:58Z">
              <w:rPr>
                <w:rFonts w:hint="eastAsia"/>
                <w:lang w:val="en-US" w:eastAsia="zh-CN"/>
              </w:rPr>
            </w:rPrChange>
          </w:rPr>
          <w:t>-</w:t>
        </w:r>
      </w:ins>
      <w:ins w:id="8536" w:author="......" w:date="2024-05-06T21:54:47Z">
        <w:r>
          <w:rPr>
            <w:rFonts w:hint="default" w:ascii="Times New Roman" w:hAnsi="Times New Roman" w:eastAsia="宋体" w:cs="Times New Roman"/>
            <w:lang w:val="en-US" w:eastAsia="zh-CN"/>
            <w:rPrChange w:id="8537" w:author="......" w:date="2024-05-07T14:48:58Z">
              <w:rPr>
                <w:rFonts w:hint="eastAsia"/>
                <w:lang w:val="en-US" w:eastAsia="zh-CN"/>
              </w:rPr>
            </w:rPrChange>
          </w:rPr>
          <w:t>6-</w:t>
        </w:r>
      </w:ins>
      <w:ins w:id="8539" w:author="......" w:date="2024-05-06T21:54:48Z">
        <w:r>
          <w:rPr>
            <w:rFonts w:hint="default" w:ascii="Times New Roman" w:hAnsi="Times New Roman" w:eastAsia="宋体" w:cs="Times New Roman"/>
            <w:lang w:val="en-US" w:eastAsia="zh-CN"/>
            <w:rPrChange w:id="8540" w:author="......" w:date="2024-05-07T14:48:58Z">
              <w:rPr>
                <w:rFonts w:hint="eastAsia"/>
                <w:lang w:val="en-US" w:eastAsia="zh-CN"/>
              </w:rPr>
            </w:rPrChange>
          </w:rPr>
          <w:t>1</w:t>
        </w:r>
      </w:ins>
      <w:ins w:id="8542" w:author="......" w:date="2024-05-06T21:54:52Z">
        <w:r>
          <w:rPr>
            <w:rFonts w:hint="default" w:ascii="Times New Roman" w:hAnsi="Times New Roman" w:eastAsia="宋体" w:cs="Times New Roman"/>
            <w:lang w:val="en-US" w:eastAsia="zh-CN"/>
            <w:rPrChange w:id="8543" w:author="......" w:date="2024-05-07T14:48:58Z">
              <w:rPr>
                <w:rFonts w:hint="eastAsia"/>
                <w:lang w:val="en-US" w:eastAsia="zh-CN"/>
              </w:rPr>
            </w:rPrChange>
          </w:rPr>
          <w:t>所示</w:t>
        </w:r>
      </w:ins>
      <w:ins w:id="8545" w:author="......" w:date="2024-05-06T21:54:56Z">
        <w:r>
          <w:rPr>
            <w:rFonts w:hint="default" w:ascii="Times New Roman" w:hAnsi="Times New Roman" w:eastAsia="宋体" w:cs="Times New Roman"/>
            <w:lang w:val="en-US" w:eastAsia="zh-CN"/>
            <w:rPrChange w:id="8546" w:author="......" w:date="2024-05-07T14:48:58Z">
              <w:rPr>
                <w:rFonts w:hint="eastAsia"/>
                <w:lang w:val="en-US" w:eastAsia="zh-CN"/>
              </w:rPr>
            </w:rPrChange>
          </w:rPr>
          <w:t>：</w:t>
        </w:r>
      </w:ins>
    </w:p>
    <w:p>
      <w:pPr>
        <w:bidi w:val="0"/>
        <w:jc w:val="center"/>
        <w:rPr>
          <w:ins w:id="8549" w:author="......" w:date="2024-05-06T21:55:01Z"/>
          <w:rFonts w:hint="default" w:ascii="Times New Roman" w:hAnsi="Times New Roman" w:eastAsia="宋体" w:cs="Times New Roman"/>
          <w:lang w:val="en-US"/>
          <w:rPrChange w:id="8550" w:author="......" w:date="2024-05-07T14:48:58Z">
            <w:rPr>
              <w:ins w:id="8551" w:author="......" w:date="2024-05-06T21:55:01Z"/>
              <w:rFonts w:hint="default"/>
              <w:lang w:val="en-US"/>
            </w:rPr>
          </w:rPrChange>
        </w:rPr>
        <w:pPrChange w:id="8548" w:author="......" w:date="2024-05-06T21:53:52Z">
          <w:pPr>
            <w:pStyle w:val="5"/>
            <w:bidi w:val="0"/>
          </w:pPr>
        </w:pPrChange>
      </w:pPr>
      <w:ins w:id="8552" w:author="......" w:date="2024-05-06T21:55:11Z">
        <w:r>
          <w:rPr>
            <w:rFonts w:hint="default" w:ascii="Times New Roman" w:hAnsi="Times New Roman" w:eastAsia="宋体" w:cs="Times New Roman"/>
            <w:lang w:val="en-US"/>
            <w:rPrChange w:id="8556" w:author="......" w:date="2024-05-07T14:48:58Z">
              <w:rPr>
                <w:rFonts w:hint="default"/>
                <w:lang w:val="en-US"/>
              </w:rPr>
            </w:rPrChange>
          </w:rPr>
          <w:drawing>
            <wp:inline distT="0" distB="0" distL="114300" distR="114300">
              <wp:extent cx="3996690" cy="3613150"/>
              <wp:effectExtent l="0" t="0" r="3810" b="6350"/>
              <wp:docPr id="13" name="图片 13" descr="1a4c85131cbce7f90f63bcbfaa0f2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a4c85131cbce7f90f63bcbfaa0f2b5"/>
                      <pic:cNvPicPr>
                        <a:picLocks noChangeAspect="1"/>
                      </pic:cNvPicPr>
                    </pic:nvPicPr>
                    <pic:blipFill>
                      <a:blip r:embed="rId31"/>
                      <a:stretch>
                        <a:fillRect/>
                      </a:stretch>
                    </pic:blipFill>
                    <pic:spPr>
                      <a:xfrm>
                        <a:off x="0" y="0"/>
                        <a:ext cx="3996690" cy="3613150"/>
                      </a:xfrm>
                      <a:prstGeom prst="rect">
                        <a:avLst/>
                      </a:prstGeom>
                    </pic:spPr>
                  </pic:pic>
                </a:graphicData>
              </a:graphic>
            </wp:inline>
          </w:drawing>
        </w:r>
      </w:ins>
    </w:p>
    <w:p>
      <w:pPr>
        <w:bidi w:val="0"/>
        <w:jc w:val="center"/>
        <w:rPr>
          <w:ins w:id="8559" w:author="......" w:date="2024-03-26T00:13:20Z"/>
          <w:rFonts w:hint="default" w:ascii="Times New Roman" w:hAnsi="Times New Roman" w:eastAsia="宋体" w:cs="Times New Roman"/>
          <w:sz w:val="21"/>
          <w:szCs w:val="21"/>
          <w:lang w:val="en-US"/>
          <w:rPrChange w:id="8560" w:author="......" w:date="2024-05-07T14:48:58Z">
            <w:rPr>
              <w:ins w:id="8561" w:author="......" w:date="2024-03-26T00:13:20Z"/>
              <w:rFonts w:hint="default"/>
              <w:lang w:val="en-US"/>
            </w:rPr>
          </w:rPrChange>
        </w:rPr>
        <w:pPrChange w:id="8558" w:author="......" w:date="2024-05-06T21:53:52Z">
          <w:pPr>
            <w:pStyle w:val="5"/>
            <w:bidi w:val="0"/>
          </w:pPr>
        </w:pPrChange>
      </w:pPr>
      <w:ins w:id="8562" w:author="......" w:date="2024-05-06T21:55:02Z">
        <w:r>
          <w:rPr>
            <w:rFonts w:hint="default" w:ascii="Times New Roman" w:hAnsi="Times New Roman" w:eastAsia="宋体" w:cs="Times New Roman"/>
            <w:sz w:val="21"/>
            <w:szCs w:val="21"/>
            <w:lang w:val="en-US" w:eastAsia="zh-CN"/>
            <w:rPrChange w:id="8563" w:author="......" w:date="2024-05-07T14:48:58Z">
              <w:rPr>
                <w:rFonts w:hint="eastAsia"/>
                <w:lang w:val="en-US" w:eastAsia="zh-CN"/>
              </w:rPr>
            </w:rPrChange>
          </w:rPr>
          <w:t>图</w:t>
        </w:r>
      </w:ins>
      <w:ins w:id="8565" w:author="......" w:date="2024-05-06T21:55:04Z">
        <w:r>
          <w:rPr>
            <w:rFonts w:hint="default" w:ascii="Times New Roman" w:hAnsi="Times New Roman" w:eastAsia="宋体" w:cs="Times New Roman"/>
            <w:sz w:val="21"/>
            <w:szCs w:val="21"/>
            <w:lang w:val="en-US" w:eastAsia="zh-CN"/>
            <w:rPrChange w:id="8566" w:author="......" w:date="2024-05-07T14:48:58Z">
              <w:rPr>
                <w:rFonts w:hint="eastAsia"/>
                <w:lang w:val="en-US" w:eastAsia="zh-CN"/>
              </w:rPr>
            </w:rPrChange>
          </w:rPr>
          <w:t>3-</w:t>
        </w:r>
      </w:ins>
      <w:ins w:id="8568" w:author="......" w:date="2024-05-06T21:55:05Z">
        <w:r>
          <w:rPr>
            <w:rFonts w:hint="default" w:ascii="Times New Roman" w:hAnsi="Times New Roman" w:eastAsia="宋体" w:cs="Times New Roman"/>
            <w:sz w:val="21"/>
            <w:szCs w:val="21"/>
            <w:lang w:val="en-US" w:eastAsia="zh-CN"/>
            <w:rPrChange w:id="8569" w:author="......" w:date="2024-05-07T14:48:58Z">
              <w:rPr>
                <w:rFonts w:hint="eastAsia"/>
                <w:lang w:val="en-US" w:eastAsia="zh-CN"/>
              </w:rPr>
            </w:rPrChange>
          </w:rPr>
          <w:t>6-1</w:t>
        </w:r>
      </w:ins>
    </w:p>
    <w:p>
      <w:pPr>
        <w:numPr>
          <w:ilvl w:val="0"/>
          <w:numId w:val="55"/>
        </w:numPr>
        <w:bidi w:val="0"/>
        <w:ind w:left="425" w:hanging="425"/>
        <w:rPr>
          <w:ins w:id="8572" w:author="......" w:date="2024-05-06T21:30:12Z"/>
          <w:rFonts w:hint="default" w:ascii="Times New Roman" w:hAnsi="Times New Roman" w:eastAsia="宋体" w:cs="Times New Roman"/>
          <w:rPrChange w:id="8573" w:author="......" w:date="2024-05-07T14:48:58Z">
            <w:rPr>
              <w:ins w:id="8574" w:author="......" w:date="2024-05-06T21:30:12Z"/>
              <w:rFonts w:hint="default" w:ascii="Times New Roman" w:hAnsi="Times New Roman" w:eastAsia="宋体" w:cs="Times New Roman"/>
            </w:rPr>
          </w:rPrChange>
        </w:rPr>
        <w:pPrChange w:id="8571" w:author="......" w:date="2024-05-06T21:29:50Z">
          <w:pPr>
            <w:numPr>
              <w:ilvl w:val="0"/>
              <w:numId w:val="54"/>
            </w:numPr>
            <w:bidi w:val="0"/>
            <w:ind w:left="425" w:hanging="425"/>
          </w:pPr>
        </w:pPrChange>
      </w:pPr>
      <w:ins w:id="8575" w:author="......" w:date="2024-03-26T00:13:32Z">
        <w:r>
          <w:rPr>
            <w:rFonts w:hint="default" w:ascii="Times New Roman" w:hAnsi="Times New Roman" w:eastAsia="宋体" w:cs="Times New Roman"/>
            <w:rPrChange w:id="8576" w:author="......" w:date="2024-05-07T14:48:58Z">
              <w:rPr>
                <w:rFonts w:hint="eastAsia"/>
              </w:rPr>
            </w:rPrChange>
          </w:rPr>
          <w:t>文件上传</w:t>
        </w:r>
      </w:ins>
      <w:ins w:id="8578" w:author="......" w:date="2024-05-06T21:32:33Z">
        <w:r>
          <w:rPr>
            <w:rFonts w:hint="default" w:ascii="Times New Roman" w:hAnsi="Times New Roman" w:eastAsia="宋体" w:cs="Times New Roman"/>
            <w:lang w:val="en-US" w:eastAsia="zh-CN"/>
            <w:rPrChange w:id="8579" w:author="......" w:date="2024-05-07T14:48:58Z">
              <w:rPr>
                <w:rFonts w:hint="eastAsia" w:ascii="Times New Roman" w:hAnsi="Times New Roman" w:eastAsia="宋体" w:cs="Times New Roman"/>
                <w:lang w:val="en-US" w:eastAsia="zh-CN"/>
              </w:rPr>
            </w:rPrChange>
          </w:rPr>
          <w:t>与</w:t>
        </w:r>
      </w:ins>
      <w:ins w:id="8581" w:author="......" w:date="2024-05-06T21:32:39Z">
        <w:r>
          <w:rPr>
            <w:rFonts w:hint="default" w:ascii="Times New Roman" w:hAnsi="Times New Roman" w:eastAsia="宋体" w:cs="Times New Roman"/>
            <w:lang w:val="en-US" w:eastAsia="zh-CN"/>
            <w:rPrChange w:id="8582" w:author="......" w:date="2024-05-07T14:48:58Z">
              <w:rPr>
                <w:rFonts w:hint="eastAsia" w:ascii="Times New Roman" w:hAnsi="Times New Roman" w:eastAsia="宋体" w:cs="Times New Roman"/>
                <w:lang w:val="en-US" w:eastAsia="zh-CN"/>
              </w:rPr>
            </w:rPrChange>
          </w:rPr>
          <w:t>下载</w:t>
        </w:r>
      </w:ins>
      <w:ins w:id="8584" w:author="......" w:date="2024-03-26T00:13:32Z">
        <w:r>
          <w:rPr>
            <w:rFonts w:hint="default" w:ascii="Times New Roman" w:hAnsi="Times New Roman" w:eastAsia="宋体" w:cs="Times New Roman"/>
            <w:rPrChange w:id="8585" w:author="......" w:date="2024-05-07T14:48:58Z">
              <w:rPr>
                <w:rFonts w:hint="eastAsia"/>
              </w:rPr>
            </w:rPrChange>
          </w:rPr>
          <w:t>：允许用户上传</w:t>
        </w:r>
      </w:ins>
      <w:ins w:id="8587" w:author="......" w:date="2024-05-06T21:32:42Z">
        <w:r>
          <w:rPr>
            <w:rFonts w:hint="default" w:ascii="Times New Roman" w:hAnsi="Times New Roman" w:eastAsia="宋体" w:cs="Times New Roman"/>
            <w:lang w:val="en-US" w:eastAsia="zh-CN"/>
            <w:rPrChange w:id="8588" w:author="......" w:date="2024-05-07T14:48:58Z">
              <w:rPr>
                <w:rFonts w:hint="eastAsia" w:ascii="Times New Roman" w:hAnsi="Times New Roman" w:eastAsia="宋体" w:cs="Times New Roman"/>
                <w:lang w:val="en-US" w:eastAsia="zh-CN"/>
              </w:rPr>
            </w:rPrChange>
          </w:rPr>
          <w:t>和</w:t>
        </w:r>
      </w:ins>
      <w:ins w:id="8590" w:author="......" w:date="2024-05-06T21:32:44Z">
        <w:r>
          <w:rPr>
            <w:rFonts w:hint="default" w:ascii="Times New Roman" w:hAnsi="Times New Roman" w:eastAsia="宋体" w:cs="Times New Roman"/>
            <w:lang w:val="en-US" w:eastAsia="zh-CN"/>
            <w:rPrChange w:id="8591" w:author="......" w:date="2024-05-07T14:48:58Z">
              <w:rPr>
                <w:rFonts w:hint="eastAsia" w:ascii="Times New Roman" w:hAnsi="Times New Roman" w:eastAsia="宋体" w:cs="Times New Roman"/>
                <w:lang w:val="en-US" w:eastAsia="zh-CN"/>
              </w:rPr>
            </w:rPrChange>
          </w:rPr>
          <w:t>下载</w:t>
        </w:r>
      </w:ins>
      <w:ins w:id="8593" w:author="......" w:date="2024-03-26T00:13:32Z">
        <w:r>
          <w:rPr>
            <w:rFonts w:hint="default" w:ascii="Times New Roman" w:hAnsi="Times New Roman" w:eastAsia="宋体" w:cs="Times New Roman"/>
            <w:rPrChange w:id="8594" w:author="......" w:date="2024-05-07T14:48:58Z">
              <w:rPr>
                <w:rFonts w:hint="eastAsia"/>
              </w:rPr>
            </w:rPrChange>
          </w:rPr>
          <w:t>项目相关的文件，包括设计文件、合同文件、会议记录、报告文档等</w:t>
        </w:r>
      </w:ins>
      <w:ins w:id="8596" w:author="......" w:date="2024-05-06T21:27:09Z">
        <w:r>
          <w:rPr>
            <w:rFonts w:hint="default" w:ascii="Times New Roman" w:hAnsi="Times New Roman" w:eastAsia="宋体" w:cs="Times New Roman"/>
            <w:lang w:eastAsia="zh-CN"/>
            <w:rPrChange w:id="8597" w:author="......" w:date="2024-05-07T14:48:58Z">
              <w:rPr>
                <w:rFonts w:hint="eastAsia" w:ascii="Times New Roman" w:hAnsi="Times New Roman" w:eastAsia="宋体" w:cs="Times New Roman"/>
                <w:lang w:eastAsia="zh-CN"/>
              </w:rPr>
            </w:rPrChange>
          </w:rPr>
          <w:t>，</w:t>
        </w:r>
      </w:ins>
      <w:ins w:id="8599" w:author="......" w:date="2024-05-06T21:27:10Z">
        <w:r>
          <w:rPr>
            <w:rFonts w:hint="default" w:ascii="Times New Roman" w:hAnsi="Times New Roman" w:eastAsia="宋体" w:cs="Times New Roman"/>
            <w:szCs w:val="32"/>
            <w:lang w:val="en-US" w:eastAsia="zh-CN"/>
            <w:rPrChange w:id="8600" w:author="......" w:date="2024-05-07T14:48:58Z">
              <w:rPr>
                <w:rFonts w:hint="eastAsia" w:ascii="Times New Roman" w:hAnsi="Times New Roman" w:eastAsia="宋体" w:cs="Times New Roman"/>
                <w:szCs w:val="32"/>
                <w:lang w:val="en-US" w:eastAsia="zh-CN"/>
              </w:rPr>
            </w:rPrChange>
          </w:rPr>
          <w:t>如表3-</w:t>
        </w:r>
      </w:ins>
      <w:ins w:id="8602" w:author="......" w:date="2024-05-06T21:27:16Z">
        <w:r>
          <w:rPr>
            <w:rFonts w:hint="default" w:ascii="Times New Roman" w:hAnsi="Times New Roman" w:eastAsia="宋体" w:cs="Times New Roman"/>
            <w:szCs w:val="32"/>
            <w:lang w:val="en-US" w:eastAsia="zh-CN"/>
            <w:rPrChange w:id="8603" w:author="......" w:date="2024-05-07T14:48:58Z">
              <w:rPr>
                <w:rFonts w:hint="eastAsia" w:ascii="Times New Roman" w:hAnsi="Times New Roman" w:eastAsia="宋体" w:cs="Times New Roman"/>
                <w:szCs w:val="32"/>
                <w:lang w:val="en-US" w:eastAsia="zh-CN"/>
              </w:rPr>
            </w:rPrChange>
          </w:rPr>
          <w:t>6-</w:t>
        </w:r>
      </w:ins>
      <w:ins w:id="8605" w:author="......" w:date="2024-05-06T21:27:17Z">
        <w:r>
          <w:rPr>
            <w:rFonts w:hint="default" w:ascii="Times New Roman" w:hAnsi="Times New Roman" w:eastAsia="宋体" w:cs="Times New Roman"/>
            <w:szCs w:val="32"/>
            <w:lang w:val="en-US" w:eastAsia="zh-CN"/>
            <w:rPrChange w:id="8606" w:author="......" w:date="2024-05-07T14:48:58Z">
              <w:rPr>
                <w:rFonts w:hint="eastAsia" w:ascii="Times New Roman" w:hAnsi="Times New Roman" w:eastAsia="宋体" w:cs="Times New Roman"/>
                <w:szCs w:val="32"/>
                <w:lang w:val="en-US" w:eastAsia="zh-CN"/>
              </w:rPr>
            </w:rPrChange>
          </w:rPr>
          <w:t>1</w:t>
        </w:r>
      </w:ins>
      <w:ins w:id="8608" w:author="......" w:date="2024-05-06T21:32:47Z">
        <w:r>
          <w:rPr>
            <w:rFonts w:hint="default" w:ascii="Times New Roman" w:hAnsi="Times New Roman" w:eastAsia="宋体" w:cs="Times New Roman"/>
            <w:szCs w:val="32"/>
            <w:lang w:val="en-US" w:eastAsia="zh-CN"/>
            <w:rPrChange w:id="8609" w:author="......" w:date="2024-05-07T14:48:58Z">
              <w:rPr>
                <w:rFonts w:hint="eastAsia" w:ascii="Times New Roman" w:hAnsi="Times New Roman" w:eastAsia="宋体" w:cs="Times New Roman"/>
                <w:szCs w:val="32"/>
                <w:lang w:val="en-US" w:eastAsia="zh-CN"/>
              </w:rPr>
            </w:rPrChange>
          </w:rPr>
          <w:t>和</w:t>
        </w:r>
      </w:ins>
      <w:ins w:id="8611" w:author="......" w:date="2024-05-06T21:32:51Z">
        <w:r>
          <w:rPr>
            <w:rFonts w:hint="default" w:ascii="Times New Roman" w:hAnsi="Times New Roman" w:eastAsia="宋体" w:cs="Times New Roman"/>
            <w:szCs w:val="32"/>
            <w:lang w:val="en-US" w:eastAsia="zh-CN"/>
            <w:rPrChange w:id="8612" w:author="......" w:date="2024-05-07T14:48:58Z">
              <w:rPr>
                <w:rFonts w:hint="eastAsia" w:ascii="Times New Roman" w:hAnsi="Times New Roman" w:eastAsia="宋体" w:cs="Times New Roman"/>
                <w:szCs w:val="32"/>
                <w:lang w:val="en-US" w:eastAsia="zh-CN"/>
              </w:rPr>
            </w:rPrChange>
          </w:rPr>
          <w:t>表3-6-</w:t>
        </w:r>
      </w:ins>
      <w:ins w:id="8614" w:author="......" w:date="2024-05-06T21:32:53Z">
        <w:r>
          <w:rPr>
            <w:rFonts w:hint="default" w:ascii="Times New Roman" w:hAnsi="Times New Roman" w:eastAsia="宋体" w:cs="Times New Roman"/>
            <w:szCs w:val="32"/>
            <w:lang w:val="en-US" w:eastAsia="zh-CN"/>
            <w:rPrChange w:id="8615" w:author="......" w:date="2024-05-07T14:48:58Z">
              <w:rPr>
                <w:rFonts w:hint="eastAsia" w:ascii="Times New Roman" w:hAnsi="Times New Roman" w:eastAsia="宋体" w:cs="Times New Roman"/>
                <w:szCs w:val="32"/>
                <w:lang w:val="en-US" w:eastAsia="zh-CN"/>
              </w:rPr>
            </w:rPrChange>
          </w:rPr>
          <w:t>2</w:t>
        </w:r>
      </w:ins>
      <w:ins w:id="8617" w:author="......" w:date="2024-05-06T21:27:10Z">
        <w:r>
          <w:rPr>
            <w:rFonts w:hint="default" w:ascii="Times New Roman" w:hAnsi="Times New Roman" w:eastAsia="宋体" w:cs="Times New Roman"/>
            <w:szCs w:val="32"/>
            <w:lang w:val="en-US" w:eastAsia="zh-CN"/>
            <w:rPrChange w:id="8618" w:author="......" w:date="2024-05-07T14:48:58Z">
              <w:rPr>
                <w:rFonts w:hint="eastAsia" w:ascii="Times New Roman" w:hAnsi="Times New Roman" w:eastAsia="宋体" w:cs="Times New Roman"/>
                <w:szCs w:val="32"/>
                <w:lang w:val="en-US" w:eastAsia="zh-CN"/>
              </w:rPr>
            </w:rPrChange>
          </w:rPr>
          <w:t>所示：</w:t>
        </w:r>
      </w:ins>
    </w:p>
    <w:p>
      <w:pPr>
        <w:bidi w:val="0"/>
        <w:jc w:val="right"/>
        <w:rPr>
          <w:ins w:id="8620" w:author="......" w:date="2024-05-06T21:30:13Z"/>
          <w:rFonts w:hint="default" w:ascii="Times New Roman" w:hAnsi="Times New Roman" w:eastAsia="宋体" w:cs="Times New Roman"/>
          <w:lang w:val="en-US"/>
          <w:rPrChange w:id="8621" w:author="......" w:date="2024-05-07T14:48:58Z">
            <w:rPr>
              <w:ins w:id="8622" w:author="......" w:date="2024-05-06T21:30:13Z"/>
              <w:rFonts w:hint="default" w:ascii="Times New Roman" w:hAnsi="Times New Roman" w:eastAsia="宋体" w:cs="Times New Roman"/>
              <w:lang w:val="en-US"/>
            </w:rPr>
          </w:rPrChange>
        </w:rPr>
      </w:pPr>
      <w:ins w:id="8623" w:author="......" w:date="2024-05-06T21:30:13Z">
        <w:r>
          <w:rPr>
            <w:rFonts w:hint="default" w:ascii="Times New Roman" w:hAnsi="Times New Roman" w:eastAsia="宋体" w:cs="Times New Roman"/>
            <w:sz w:val="21"/>
            <w:szCs w:val="24"/>
            <w:lang w:val="en-US" w:eastAsia="zh-CN"/>
            <w:rPrChange w:id="8624" w:author="......" w:date="2024-05-07T14:48:58Z">
              <w:rPr>
                <w:rFonts w:hint="eastAsia" w:ascii="Times New Roman" w:hAnsi="Times New Roman" w:eastAsia="宋体" w:cs="Times New Roman"/>
                <w:sz w:val="21"/>
                <w:szCs w:val="24"/>
                <w:lang w:val="en-US" w:eastAsia="zh-CN"/>
              </w:rPr>
            </w:rPrChange>
          </w:rPr>
          <w:t>表3-6-1</w:t>
        </w:r>
      </w:ins>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2"/>
        <w:gridCol w:w="6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ins w:id="8626" w:author="......" w:date="2024-05-06T21:30:13Z"/>
        </w:trPr>
        <w:tc>
          <w:tcPr>
            <w:tcW w:w="1692" w:type="dxa"/>
            <w:noWrap w:val="0"/>
            <w:vAlign w:val="top"/>
          </w:tcPr>
          <w:p>
            <w:pPr>
              <w:numPr>
                <w:ilvl w:val="0"/>
                <w:numId w:val="0"/>
              </w:numPr>
              <w:rPr>
                <w:ins w:id="8627" w:author="......" w:date="2024-05-06T21:30:13Z"/>
                <w:rFonts w:hint="default" w:ascii="Times New Roman" w:hAnsi="Times New Roman" w:eastAsia="宋体" w:cs="Times New Roman"/>
                <w:sz w:val="24"/>
                <w:szCs w:val="32"/>
                <w:vertAlign w:val="baseline"/>
                <w:lang w:val="en-US" w:eastAsia="zh-CN"/>
                <w:rPrChange w:id="8628" w:author="......" w:date="2024-05-07T14:48:58Z">
                  <w:rPr>
                    <w:ins w:id="8629" w:author="......" w:date="2024-05-06T21:30:13Z"/>
                    <w:rFonts w:hint="default"/>
                    <w:sz w:val="24"/>
                    <w:szCs w:val="32"/>
                    <w:vertAlign w:val="baseline"/>
                    <w:lang w:val="en-US" w:eastAsia="zh-CN"/>
                  </w:rPr>
                </w:rPrChange>
              </w:rPr>
            </w:pPr>
            <w:ins w:id="8630" w:author="......" w:date="2024-05-06T21:30:13Z">
              <w:r>
                <w:rPr>
                  <w:rFonts w:hint="default" w:ascii="Times New Roman" w:hAnsi="Times New Roman" w:eastAsia="宋体" w:cs="Times New Roman"/>
                  <w:sz w:val="24"/>
                  <w:szCs w:val="32"/>
                  <w:lang w:val="en-US" w:eastAsia="zh-CN"/>
                  <w:rPrChange w:id="8631" w:author="......" w:date="2024-05-07T14:48:58Z">
                    <w:rPr>
                      <w:rFonts w:hint="eastAsia"/>
                      <w:sz w:val="24"/>
                      <w:szCs w:val="32"/>
                      <w:lang w:val="en-US" w:eastAsia="zh-CN"/>
                    </w:rPr>
                  </w:rPrChange>
                </w:rPr>
                <w:t>用例</w:t>
              </w:r>
            </w:ins>
          </w:p>
        </w:tc>
        <w:tc>
          <w:tcPr>
            <w:tcW w:w="6830" w:type="dxa"/>
            <w:noWrap w:val="0"/>
            <w:vAlign w:val="top"/>
          </w:tcPr>
          <w:p>
            <w:pPr>
              <w:numPr>
                <w:ilvl w:val="0"/>
                <w:numId w:val="0"/>
              </w:numPr>
              <w:rPr>
                <w:ins w:id="8633" w:author="......" w:date="2024-05-06T21:30:13Z"/>
                <w:rFonts w:hint="default" w:ascii="Times New Roman" w:hAnsi="Times New Roman" w:eastAsia="宋体" w:cs="Times New Roman"/>
                <w:sz w:val="24"/>
                <w:szCs w:val="32"/>
                <w:vertAlign w:val="baseline"/>
                <w:lang w:val="en-US" w:eastAsia="zh-CN"/>
                <w:rPrChange w:id="8634" w:author="......" w:date="2024-05-07T14:48:58Z">
                  <w:rPr>
                    <w:ins w:id="8635" w:author="......" w:date="2024-05-06T21:30:13Z"/>
                    <w:rFonts w:hint="default"/>
                    <w:sz w:val="24"/>
                    <w:szCs w:val="32"/>
                    <w:vertAlign w:val="baseline"/>
                    <w:lang w:val="en-US" w:eastAsia="zh-CN"/>
                  </w:rPr>
                </w:rPrChange>
              </w:rPr>
            </w:pPr>
            <w:ins w:id="8636" w:author="......" w:date="2024-05-06T21:30:13Z">
              <w:r>
                <w:rPr>
                  <w:rFonts w:hint="default" w:ascii="Times New Roman" w:hAnsi="Times New Roman" w:eastAsia="宋体" w:cs="Times New Roman"/>
                  <w:sz w:val="24"/>
                  <w:szCs w:val="32"/>
                  <w:vertAlign w:val="baseline"/>
                  <w:lang w:val="en-US" w:eastAsia="zh-CN"/>
                  <w:rPrChange w:id="8637" w:author="......" w:date="2024-05-07T14:48:58Z">
                    <w:rPr>
                      <w:rFonts w:hint="eastAsia"/>
                      <w:sz w:val="24"/>
                      <w:szCs w:val="32"/>
                      <w:vertAlign w:val="baseline"/>
                      <w:lang w:val="en-US" w:eastAsia="zh-CN"/>
                    </w:rPr>
                  </w:rPrChange>
                </w:rPr>
                <w:t>上传文件</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ins w:id="8639" w:author="......" w:date="2024-05-06T21:30:13Z"/>
        </w:trPr>
        <w:tc>
          <w:tcPr>
            <w:tcW w:w="1692" w:type="dxa"/>
            <w:noWrap w:val="0"/>
            <w:vAlign w:val="top"/>
          </w:tcPr>
          <w:p>
            <w:pPr>
              <w:numPr>
                <w:ilvl w:val="0"/>
                <w:numId w:val="0"/>
              </w:numPr>
              <w:ind w:left="0" w:leftChars="0" w:firstLine="0" w:firstLineChars="0"/>
              <w:rPr>
                <w:ins w:id="8640" w:author="......" w:date="2024-05-06T21:30:13Z"/>
                <w:rFonts w:hint="default" w:ascii="Times New Roman" w:hAnsi="Times New Roman" w:eastAsia="宋体" w:cs="Times New Roman"/>
                <w:kern w:val="2"/>
                <w:sz w:val="24"/>
                <w:szCs w:val="32"/>
                <w:vertAlign w:val="baseline"/>
                <w:lang w:val="en-US" w:eastAsia="zh-CN" w:bidi="ar-SA"/>
                <w:rPrChange w:id="8641" w:author="......" w:date="2024-05-07T14:48:58Z">
                  <w:rPr>
                    <w:ins w:id="8642" w:author="......" w:date="2024-05-06T21:30:13Z"/>
                    <w:rFonts w:hint="eastAsia" w:ascii="Times New Roman" w:hAnsi="Times New Roman" w:cs="Times New Roman" w:eastAsiaTheme="minorEastAsia"/>
                    <w:kern w:val="2"/>
                    <w:sz w:val="24"/>
                    <w:szCs w:val="32"/>
                    <w:vertAlign w:val="baseline"/>
                    <w:lang w:val="en-US" w:eastAsia="zh-CN" w:bidi="ar-SA"/>
                  </w:rPr>
                </w:rPrChange>
              </w:rPr>
            </w:pPr>
            <w:ins w:id="8643" w:author="......" w:date="2024-05-06T21:30:13Z">
              <w:r>
                <w:rPr>
                  <w:rFonts w:hint="default" w:ascii="Times New Roman" w:hAnsi="Times New Roman" w:eastAsia="宋体" w:cs="Times New Roman"/>
                  <w:sz w:val="24"/>
                  <w:szCs w:val="32"/>
                  <w:vertAlign w:val="baseline"/>
                  <w:lang w:val="en-US" w:eastAsia="zh-CN"/>
                  <w:rPrChange w:id="8644" w:author="......" w:date="2024-05-07T14:48:58Z">
                    <w:rPr>
                      <w:rFonts w:hint="default" w:ascii="Times New Roman" w:hAnsi="Times New Roman" w:cs="Times New Roman"/>
                      <w:sz w:val="24"/>
                      <w:szCs w:val="32"/>
                      <w:vertAlign w:val="baseline"/>
                      <w:lang w:val="en-US" w:eastAsia="zh-CN"/>
                    </w:rPr>
                  </w:rPrChange>
                </w:rPr>
                <w:t>用例编号</w:t>
              </w:r>
            </w:ins>
          </w:p>
        </w:tc>
        <w:tc>
          <w:tcPr>
            <w:tcW w:w="6830" w:type="dxa"/>
            <w:noWrap w:val="0"/>
            <w:vAlign w:val="top"/>
          </w:tcPr>
          <w:p>
            <w:pPr>
              <w:numPr>
                <w:ilvl w:val="0"/>
                <w:numId w:val="0"/>
              </w:numPr>
              <w:ind w:left="0" w:leftChars="0" w:firstLine="0" w:firstLineChars="0"/>
              <w:rPr>
                <w:ins w:id="8646" w:author="......" w:date="2024-05-06T21:30:13Z"/>
                <w:rFonts w:hint="default" w:ascii="Times New Roman" w:hAnsi="Times New Roman" w:eastAsia="宋体" w:cs="Times New Roman"/>
                <w:kern w:val="2"/>
                <w:sz w:val="24"/>
                <w:szCs w:val="32"/>
                <w:vertAlign w:val="baseline"/>
                <w:lang w:val="en-US" w:eastAsia="zh-CN" w:bidi="ar-SA"/>
                <w:rPrChange w:id="8647" w:author="......" w:date="2024-05-07T14:48:58Z">
                  <w:rPr>
                    <w:ins w:id="8648" w:author="......" w:date="2024-05-06T21:30:13Z"/>
                    <w:rFonts w:hint="eastAsia" w:ascii="Times New Roman" w:hAnsi="Times New Roman" w:cs="Times New Roman" w:eastAsiaTheme="minorEastAsia"/>
                    <w:kern w:val="2"/>
                    <w:sz w:val="24"/>
                    <w:szCs w:val="32"/>
                    <w:vertAlign w:val="baseline"/>
                    <w:lang w:val="en-US" w:eastAsia="zh-CN" w:bidi="ar-SA"/>
                  </w:rPr>
                </w:rPrChange>
              </w:rPr>
            </w:pPr>
            <w:ins w:id="8649" w:author="......" w:date="2024-05-06T21:30:13Z">
              <w:r>
                <w:rPr>
                  <w:rFonts w:hint="default" w:ascii="Times New Roman" w:hAnsi="Times New Roman" w:eastAsia="宋体" w:cs="Times New Roman"/>
                  <w:sz w:val="24"/>
                  <w:szCs w:val="32"/>
                  <w:lang w:val="en-US" w:eastAsia="zh-CN"/>
                  <w:rPrChange w:id="8650" w:author="......" w:date="2024-05-07T14:48:58Z">
                    <w:rPr>
                      <w:rFonts w:hint="default" w:ascii="Times New Roman" w:hAnsi="Times New Roman" w:cs="Times New Roman"/>
                      <w:sz w:val="24"/>
                      <w:szCs w:val="32"/>
                      <w:lang w:val="en-US" w:eastAsia="zh-CN"/>
                    </w:rPr>
                  </w:rPrChange>
                </w:rPr>
                <w:t>SF0</w:t>
              </w:r>
            </w:ins>
            <w:ins w:id="8652" w:author="......" w:date="2024-05-06T21:30:13Z">
              <w:r>
                <w:rPr>
                  <w:rFonts w:hint="default" w:ascii="Times New Roman" w:hAnsi="Times New Roman" w:eastAsia="宋体" w:cs="Times New Roman"/>
                  <w:sz w:val="24"/>
                  <w:szCs w:val="32"/>
                  <w:lang w:val="en-US" w:eastAsia="zh-CN"/>
                  <w:rPrChange w:id="8653" w:author="......" w:date="2024-05-07T14:48:58Z">
                    <w:rPr>
                      <w:rFonts w:hint="eastAsia" w:ascii="Times New Roman" w:hAnsi="Times New Roman" w:cs="Times New Roman"/>
                      <w:sz w:val="24"/>
                      <w:szCs w:val="32"/>
                      <w:lang w:val="en-US" w:eastAsia="zh-CN"/>
                    </w:rPr>
                  </w:rPrChange>
                </w:rPr>
                <w:t>6001</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ins w:id="8655" w:author="......" w:date="2024-05-06T21:30:13Z"/>
        </w:trPr>
        <w:tc>
          <w:tcPr>
            <w:tcW w:w="1692" w:type="dxa"/>
            <w:noWrap w:val="0"/>
            <w:vAlign w:val="top"/>
          </w:tcPr>
          <w:p>
            <w:pPr>
              <w:numPr>
                <w:ilvl w:val="0"/>
                <w:numId w:val="0"/>
              </w:numPr>
              <w:rPr>
                <w:ins w:id="8656" w:author="......" w:date="2024-05-06T21:30:13Z"/>
                <w:rFonts w:hint="default" w:ascii="Times New Roman" w:hAnsi="Times New Roman" w:eastAsia="宋体" w:cs="Times New Roman"/>
                <w:sz w:val="24"/>
                <w:szCs w:val="32"/>
                <w:vertAlign w:val="baseline"/>
                <w:lang w:val="en-US" w:eastAsia="zh-CN"/>
                <w:rPrChange w:id="8657" w:author="......" w:date="2024-05-07T14:48:58Z">
                  <w:rPr>
                    <w:ins w:id="8658" w:author="......" w:date="2024-05-06T21:30:13Z"/>
                    <w:rFonts w:hint="default"/>
                    <w:sz w:val="24"/>
                    <w:szCs w:val="32"/>
                    <w:vertAlign w:val="baseline"/>
                    <w:lang w:val="en-US" w:eastAsia="zh-CN"/>
                  </w:rPr>
                </w:rPrChange>
              </w:rPr>
            </w:pPr>
            <w:ins w:id="8659" w:author="......" w:date="2024-05-06T21:30:13Z">
              <w:r>
                <w:rPr>
                  <w:rFonts w:hint="default" w:ascii="Times New Roman" w:hAnsi="Times New Roman" w:eastAsia="宋体" w:cs="Times New Roman"/>
                  <w:sz w:val="24"/>
                  <w:szCs w:val="32"/>
                  <w:vertAlign w:val="baseline"/>
                  <w:lang w:val="en-US" w:eastAsia="zh-CN"/>
                  <w:rPrChange w:id="8660" w:author="......" w:date="2024-05-07T14:48:58Z">
                    <w:rPr>
                      <w:rFonts w:hint="eastAsia"/>
                      <w:sz w:val="24"/>
                      <w:szCs w:val="32"/>
                      <w:vertAlign w:val="baseline"/>
                      <w:lang w:val="en-US" w:eastAsia="zh-CN"/>
                    </w:rPr>
                  </w:rPrChange>
                </w:rPr>
                <w:t>主执行者</w:t>
              </w:r>
            </w:ins>
          </w:p>
        </w:tc>
        <w:tc>
          <w:tcPr>
            <w:tcW w:w="6830" w:type="dxa"/>
            <w:noWrap w:val="0"/>
            <w:vAlign w:val="top"/>
          </w:tcPr>
          <w:p>
            <w:pPr>
              <w:numPr>
                <w:ilvl w:val="0"/>
                <w:numId w:val="0"/>
              </w:numPr>
              <w:rPr>
                <w:ins w:id="8662" w:author="......" w:date="2024-05-06T21:30:13Z"/>
                <w:rFonts w:hint="default" w:ascii="Times New Roman" w:hAnsi="Times New Roman" w:eastAsia="宋体" w:cs="Times New Roman"/>
                <w:sz w:val="24"/>
                <w:szCs w:val="32"/>
                <w:vertAlign w:val="baseline"/>
                <w:lang w:val="en-US" w:eastAsia="zh-CN"/>
                <w:rPrChange w:id="8663" w:author="......" w:date="2024-05-07T14:48:58Z">
                  <w:rPr>
                    <w:ins w:id="8664" w:author="......" w:date="2024-05-06T21:30:13Z"/>
                    <w:rFonts w:hint="default"/>
                    <w:sz w:val="24"/>
                    <w:szCs w:val="32"/>
                    <w:vertAlign w:val="baseline"/>
                    <w:lang w:val="en-US" w:eastAsia="zh-CN"/>
                  </w:rPr>
                </w:rPrChange>
              </w:rPr>
            </w:pPr>
            <w:ins w:id="8665" w:author="......" w:date="2024-05-06T21:30:13Z">
              <w:r>
                <w:rPr>
                  <w:rFonts w:hint="default" w:ascii="Times New Roman" w:hAnsi="Times New Roman" w:eastAsia="宋体" w:cs="Times New Roman"/>
                  <w:sz w:val="24"/>
                  <w:szCs w:val="32"/>
                  <w:vertAlign w:val="baseline"/>
                  <w:lang w:val="en-US" w:eastAsia="zh-CN"/>
                  <w:rPrChange w:id="8666" w:author="......" w:date="2024-05-07T14:48:58Z">
                    <w:rPr>
                      <w:rFonts w:hint="eastAsia"/>
                      <w:sz w:val="24"/>
                      <w:szCs w:val="32"/>
                      <w:vertAlign w:val="baseline"/>
                      <w:lang w:val="en-US" w:eastAsia="zh-CN"/>
                    </w:rPr>
                  </w:rPrChange>
                </w:rPr>
                <w:t>项目管理者</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8668" w:author="......" w:date="2024-05-06T21:30:13Z"/>
        </w:trPr>
        <w:tc>
          <w:tcPr>
            <w:tcW w:w="1692" w:type="dxa"/>
            <w:noWrap w:val="0"/>
            <w:vAlign w:val="top"/>
          </w:tcPr>
          <w:p>
            <w:pPr>
              <w:numPr>
                <w:ilvl w:val="0"/>
                <w:numId w:val="0"/>
              </w:numPr>
              <w:rPr>
                <w:ins w:id="8669" w:author="......" w:date="2024-05-06T21:30:13Z"/>
                <w:rFonts w:hint="default" w:ascii="Times New Roman" w:hAnsi="Times New Roman" w:eastAsia="宋体" w:cs="Times New Roman"/>
                <w:sz w:val="24"/>
                <w:szCs w:val="32"/>
                <w:vertAlign w:val="baseline"/>
                <w:lang w:val="en-US" w:eastAsia="zh-CN"/>
                <w:rPrChange w:id="8670" w:author="......" w:date="2024-05-07T14:48:58Z">
                  <w:rPr>
                    <w:ins w:id="8671" w:author="......" w:date="2024-05-06T21:30:13Z"/>
                    <w:rFonts w:hint="default"/>
                    <w:sz w:val="24"/>
                    <w:szCs w:val="32"/>
                    <w:vertAlign w:val="baseline"/>
                    <w:lang w:val="en-US" w:eastAsia="zh-CN"/>
                  </w:rPr>
                </w:rPrChange>
              </w:rPr>
            </w:pPr>
            <w:ins w:id="8672" w:author="......" w:date="2024-05-06T21:30:13Z">
              <w:r>
                <w:rPr>
                  <w:rFonts w:hint="default" w:ascii="Times New Roman" w:hAnsi="Times New Roman" w:eastAsia="宋体" w:cs="Times New Roman"/>
                  <w:sz w:val="24"/>
                  <w:szCs w:val="32"/>
                  <w:vertAlign w:val="baseline"/>
                  <w:lang w:val="en-US" w:eastAsia="zh-CN"/>
                  <w:rPrChange w:id="8673" w:author="......" w:date="2024-05-07T14:48:58Z">
                    <w:rPr>
                      <w:rFonts w:hint="eastAsia"/>
                      <w:sz w:val="24"/>
                      <w:szCs w:val="32"/>
                      <w:vertAlign w:val="baseline"/>
                      <w:lang w:val="en-US" w:eastAsia="zh-CN"/>
                    </w:rPr>
                  </w:rPrChange>
                </w:rPr>
                <w:t>目标</w:t>
              </w:r>
            </w:ins>
          </w:p>
        </w:tc>
        <w:tc>
          <w:tcPr>
            <w:tcW w:w="6830" w:type="dxa"/>
            <w:noWrap w:val="0"/>
            <w:vAlign w:val="top"/>
          </w:tcPr>
          <w:p>
            <w:pPr>
              <w:numPr>
                <w:ilvl w:val="0"/>
                <w:numId w:val="0"/>
              </w:numPr>
              <w:rPr>
                <w:ins w:id="8675" w:author="......" w:date="2024-05-06T21:30:13Z"/>
                <w:rFonts w:hint="default" w:ascii="Times New Roman" w:hAnsi="Times New Roman" w:eastAsia="宋体" w:cs="Times New Roman"/>
                <w:sz w:val="24"/>
                <w:szCs w:val="32"/>
                <w:vertAlign w:val="baseline"/>
                <w:lang w:val="en-US" w:eastAsia="zh-CN"/>
                <w:rPrChange w:id="8676" w:author="......" w:date="2024-05-07T14:48:58Z">
                  <w:rPr>
                    <w:ins w:id="8677" w:author="......" w:date="2024-05-06T21:30:13Z"/>
                    <w:rFonts w:hint="default"/>
                    <w:sz w:val="24"/>
                    <w:szCs w:val="32"/>
                    <w:vertAlign w:val="baseline"/>
                    <w:lang w:val="en-US" w:eastAsia="zh-CN"/>
                  </w:rPr>
                </w:rPrChange>
              </w:rPr>
            </w:pPr>
            <w:ins w:id="8678" w:author="......" w:date="2024-05-06T21:30:13Z">
              <w:r>
                <w:rPr>
                  <w:rFonts w:hint="default" w:ascii="Times New Roman" w:hAnsi="Times New Roman" w:eastAsia="宋体" w:cs="Times New Roman"/>
                  <w:sz w:val="24"/>
                  <w:szCs w:val="32"/>
                  <w:lang w:val="en-US" w:eastAsia="zh-CN"/>
                  <w:rPrChange w:id="8679" w:author="......" w:date="2024-05-07T14:48:58Z">
                    <w:rPr>
                      <w:rFonts w:hint="eastAsia"/>
                      <w:sz w:val="24"/>
                      <w:szCs w:val="32"/>
                      <w:lang w:val="en-US" w:eastAsia="zh-CN"/>
                    </w:rPr>
                  </w:rPrChange>
                </w:rPr>
                <w:t>能上传本地相关项目规范文件、检查报告等以供参考、查阅</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8681" w:author="......" w:date="2024-05-06T21:30:13Z"/>
        </w:trPr>
        <w:tc>
          <w:tcPr>
            <w:tcW w:w="1692" w:type="dxa"/>
            <w:noWrap w:val="0"/>
            <w:vAlign w:val="top"/>
          </w:tcPr>
          <w:p>
            <w:pPr>
              <w:numPr>
                <w:ilvl w:val="0"/>
                <w:numId w:val="0"/>
              </w:numPr>
              <w:rPr>
                <w:ins w:id="8682" w:author="......" w:date="2024-05-06T21:30:13Z"/>
                <w:rFonts w:hint="default" w:ascii="Times New Roman" w:hAnsi="Times New Roman" w:eastAsia="宋体" w:cs="Times New Roman"/>
                <w:sz w:val="24"/>
                <w:szCs w:val="32"/>
                <w:vertAlign w:val="baseline"/>
                <w:lang w:val="en-US" w:eastAsia="zh-CN"/>
                <w:rPrChange w:id="8683" w:author="......" w:date="2024-05-07T14:48:58Z">
                  <w:rPr>
                    <w:ins w:id="8684" w:author="......" w:date="2024-05-06T21:30:13Z"/>
                    <w:rFonts w:hint="default"/>
                    <w:sz w:val="24"/>
                    <w:szCs w:val="32"/>
                    <w:vertAlign w:val="baseline"/>
                    <w:lang w:val="en-US" w:eastAsia="zh-CN"/>
                  </w:rPr>
                </w:rPrChange>
              </w:rPr>
            </w:pPr>
            <w:ins w:id="8685" w:author="......" w:date="2024-05-06T21:30:13Z">
              <w:r>
                <w:rPr>
                  <w:rFonts w:hint="default" w:ascii="Times New Roman" w:hAnsi="Times New Roman" w:eastAsia="宋体" w:cs="Times New Roman"/>
                  <w:sz w:val="24"/>
                  <w:szCs w:val="32"/>
                  <w:vertAlign w:val="baseline"/>
                  <w:lang w:val="en-US" w:eastAsia="zh-CN"/>
                  <w:rPrChange w:id="8686" w:author="......" w:date="2024-05-07T14:48:58Z">
                    <w:rPr>
                      <w:rFonts w:hint="eastAsia"/>
                      <w:sz w:val="24"/>
                      <w:szCs w:val="32"/>
                      <w:vertAlign w:val="baseline"/>
                      <w:lang w:val="en-US" w:eastAsia="zh-CN"/>
                    </w:rPr>
                  </w:rPrChange>
                </w:rPr>
                <w:t>前提条件</w:t>
              </w:r>
            </w:ins>
          </w:p>
        </w:tc>
        <w:tc>
          <w:tcPr>
            <w:tcW w:w="6830" w:type="dxa"/>
            <w:noWrap w:val="0"/>
            <w:vAlign w:val="top"/>
          </w:tcPr>
          <w:p>
            <w:pPr>
              <w:numPr>
                <w:ilvl w:val="0"/>
                <w:numId w:val="0"/>
              </w:numPr>
              <w:rPr>
                <w:ins w:id="8688" w:author="......" w:date="2024-05-06T21:30:13Z"/>
                <w:rFonts w:hint="default" w:ascii="Times New Roman" w:hAnsi="Times New Roman" w:eastAsia="宋体" w:cs="Times New Roman"/>
                <w:sz w:val="24"/>
                <w:szCs w:val="32"/>
                <w:vertAlign w:val="baseline"/>
                <w:lang w:val="en-US" w:eastAsia="zh-CN"/>
                <w:rPrChange w:id="8689" w:author="......" w:date="2024-05-07T14:48:58Z">
                  <w:rPr>
                    <w:ins w:id="8690" w:author="......" w:date="2024-05-06T21:30:13Z"/>
                    <w:rFonts w:hint="default"/>
                    <w:sz w:val="24"/>
                    <w:szCs w:val="32"/>
                    <w:vertAlign w:val="baseline"/>
                    <w:lang w:val="en-US" w:eastAsia="zh-CN"/>
                  </w:rPr>
                </w:rPrChange>
              </w:rPr>
            </w:pPr>
            <w:ins w:id="8691" w:author="......" w:date="2024-05-06T21:30:13Z">
              <w:r>
                <w:rPr>
                  <w:rFonts w:hint="default" w:ascii="Times New Roman" w:hAnsi="Times New Roman" w:eastAsia="宋体" w:cs="Times New Roman"/>
                  <w:sz w:val="24"/>
                  <w:szCs w:val="32"/>
                  <w:vertAlign w:val="baseline"/>
                  <w:lang w:val="en-US" w:eastAsia="zh-CN"/>
                  <w:rPrChange w:id="8692" w:author="......" w:date="2024-05-07T14:48:58Z">
                    <w:rPr>
                      <w:rFonts w:hint="eastAsia"/>
                      <w:sz w:val="24"/>
                      <w:szCs w:val="32"/>
                      <w:vertAlign w:val="baseline"/>
                      <w:lang w:val="en-US" w:eastAsia="zh-CN"/>
                    </w:rPr>
                  </w:rPrChange>
                </w:rPr>
                <w:t>执行者已登录并且账号身份为中基层管理者和主管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8694" w:author="......" w:date="2024-05-06T21:30:13Z"/>
        </w:trPr>
        <w:tc>
          <w:tcPr>
            <w:tcW w:w="1692" w:type="dxa"/>
            <w:noWrap w:val="0"/>
            <w:vAlign w:val="top"/>
          </w:tcPr>
          <w:p>
            <w:pPr>
              <w:numPr>
                <w:ilvl w:val="0"/>
                <w:numId w:val="0"/>
              </w:numPr>
              <w:rPr>
                <w:ins w:id="8695" w:author="......" w:date="2024-05-06T21:30:13Z"/>
                <w:rFonts w:hint="default" w:ascii="Times New Roman" w:hAnsi="Times New Roman" w:eastAsia="宋体" w:cs="Times New Roman"/>
                <w:sz w:val="24"/>
                <w:szCs w:val="32"/>
                <w:vertAlign w:val="baseline"/>
                <w:lang w:val="en-US" w:eastAsia="zh-CN"/>
                <w:rPrChange w:id="8696" w:author="......" w:date="2024-05-07T14:48:58Z">
                  <w:rPr>
                    <w:ins w:id="8697" w:author="......" w:date="2024-05-06T21:30:13Z"/>
                    <w:rFonts w:hint="default"/>
                    <w:sz w:val="24"/>
                    <w:szCs w:val="32"/>
                    <w:vertAlign w:val="baseline"/>
                    <w:lang w:val="en-US" w:eastAsia="zh-CN"/>
                  </w:rPr>
                </w:rPrChange>
              </w:rPr>
            </w:pPr>
            <w:ins w:id="8698" w:author="......" w:date="2024-05-06T21:30:13Z">
              <w:r>
                <w:rPr>
                  <w:rFonts w:hint="default" w:ascii="Times New Roman" w:hAnsi="Times New Roman" w:eastAsia="宋体" w:cs="Times New Roman"/>
                  <w:sz w:val="24"/>
                  <w:szCs w:val="32"/>
                  <w:vertAlign w:val="baseline"/>
                  <w:lang w:val="en-US" w:eastAsia="zh-CN"/>
                  <w:rPrChange w:id="8699" w:author="......" w:date="2024-05-07T14:48:58Z">
                    <w:rPr>
                      <w:rFonts w:hint="eastAsia"/>
                      <w:sz w:val="24"/>
                      <w:szCs w:val="32"/>
                      <w:vertAlign w:val="baseline"/>
                      <w:lang w:val="en-US" w:eastAsia="zh-CN"/>
                    </w:rPr>
                  </w:rPrChange>
                </w:rPr>
                <w:t>触发事件</w:t>
              </w:r>
            </w:ins>
          </w:p>
        </w:tc>
        <w:tc>
          <w:tcPr>
            <w:tcW w:w="6830" w:type="dxa"/>
            <w:noWrap w:val="0"/>
            <w:vAlign w:val="top"/>
          </w:tcPr>
          <w:p>
            <w:pPr>
              <w:numPr>
                <w:ilvl w:val="0"/>
                <w:numId w:val="0"/>
              </w:numPr>
              <w:rPr>
                <w:ins w:id="8701" w:author="......" w:date="2024-05-06T21:30:13Z"/>
                <w:rFonts w:hint="default" w:ascii="Times New Roman" w:hAnsi="Times New Roman" w:eastAsia="宋体" w:cs="Times New Roman"/>
                <w:sz w:val="24"/>
                <w:szCs w:val="32"/>
                <w:vertAlign w:val="baseline"/>
                <w:lang w:val="en-US" w:eastAsia="zh-CN"/>
                <w:rPrChange w:id="8702" w:author="......" w:date="2024-05-07T14:48:58Z">
                  <w:rPr>
                    <w:ins w:id="8703" w:author="......" w:date="2024-05-06T21:30:13Z"/>
                    <w:rFonts w:hint="default"/>
                    <w:sz w:val="24"/>
                    <w:szCs w:val="32"/>
                    <w:vertAlign w:val="baseline"/>
                    <w:lang w:val="en-US" w:eastAsia="zh-CN"/>
                  </w:rPr>
                </w:rPrChange>
              </w:rPr>
            </w:pPr>
            <w:ins w:id="8704" w:author="......" w:date="2024-05-06T21:30:13Z">
              <w:r>
                <w:rPr>
                  <w:rFonts w:hint="default" w:ascii="Times New Roman" w:hAnsi="Times New Roman" w:eastAsia="宋体" w:cs="Times New Roman"/>
                  <w:sz w:val="24"/>
                  <w:szCs w:val="32"/>
                  <w:vertAlign w:val="baseline"/>
                  <w:lang w:val="en-US" w:eastAsia="zh-CN"/>
                  <w:rPrChange w:id="8705" w:author="......" w:date="2024-05-07T14:48:58Z">
                    <w:rPr>
                      <w:rFonts w:hint="eastAsia"/>
                      <w:sz w:val="24"/>
                      <w:szCs w:val="32"/>
                      <w:vertAlign w:val="baseline"/>
                      <w:lang w:val="en-US" w:eastAsia="zh-CN"/>
                    </w:rPr>
                  </w:rPrChange>
                </w:rPr>
                <w:t>用户进入“安全文件列表”界面，点击“上传文件”按钮</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8707" w:author="......" w:date="2024-05-06T21:30:13Z"/>
        </w:trPr>
        <w:tc>
          <w:tcPr>
            <w:tcW w:w="1692" w:type="dxa"/>
            <w:noWrap w:val="0"/>
            <w:vAlign w:val="top"/>
          </w:tcPr>
          <w:p>
            <w:pPr>
              <w:numPr>
                <w:ilvl w:val="0"/>
                <w:numId w:val="0"/>
              </w:numPr>
              <w:rPr>
                <w:ins w:id="8708" w:author="......" w:date="2024-05-06T21:30:13Z"/>
                <w:rFonts w:hint="default" w:ascii="Times New Roman" w:hAnsi="Times New Roman" w:eastAsia="宋体" w:cs="Times New Roman"/>
                <w:sz w:val="24"/>
                <w:szCs w:val="32"/>
                <w:vertAlign w:val="baseline"/>
                <w:lang w:val="en-US" w:eastAsia="zh-CN"/>
                <w:rPrChange w:id="8709" w:author="......" w:date="2024-05-07T14:48:58Z">
                  <w:rPr>
                    <w:ins w:id="8710" w:author="......" w:date="2024-05-06T21:30:13Z"/>
                    <w:rFonts w:hint="default"/>
                    <w:sz w:val="24"/>
                    <w:szCs w:val="32"/>
                    <w:vertAlign w:val="baseline"/>
                    <w:lang w:val="en-US" w:eastAsia="zh-CN"/>
                  </w:rPr>
                </w:rPrChange>
              </w:rPr>
            </w:pPr>
            <w:ins w:id="8711" w:author="......" w:date="2024-05-06T21:30:13Z">
              <w:r>
                <w:rPr>
                  <w:rFonts w:hint="default" w:ascii="Times New Roman" w:hAnsi="Times New Roman" w:eastAsia="宋体" w:cs="Times New Roman"/>
                  <w:sz w:val="24"/>
                  <w:szCs w:val="32"/>
                  <w:vertAlign w:val="baseline"/>
                  <w:lang w:val="en-US" w:eastAsia="zh-CN"/>
                  <w:rPrChange w:id="8712" w:author="......" w:date="2024-05-07T14:48:58Z">
                    <w:rPr>
                      <w:rFonts w:hint="eastAsia"/>
                      <w:sz w:val="24"/>
                      <w:szCs w:val="32"/>
                      <w:vertAlign w:val="baseline"/>
                      <w:lang w:val="en-US" w:eastAsia="zh-CN"/>
                    </w:rPr>
                  </w:rPrChange>
                </w:rPr>
                <w:t>基本事件流</w:t>
              </w:r>
            </w:ins>
          </w:p>
        </w:tc>
        <w:tc>
          <w:tcPr>
            <w:tcW w:w="6830" w:type="dxa"/>
            <w:noWrap w:val="0"/>
            <w:vAlign w:val="top"/>
          </w:tcPr>
          <w:p>
            <w:pPr>
              <w:numPr>
                <w:ilvl w:val="0"/>
                <w:numId w:val="56"/>
              </w:numPr>
              <w:rPr>
                <w:ins w:id="8714" w:author="......" w:date="2024-05-06T21:30:13Z"/>
                <w:rFonts w:hint="default" w:ascii="Times New Roman" w:hAnsi="Times New Roman" w:eastAsia="宋体" w:cs="Times New Roman"/>
                <w:sz w:val="24"/>
                <w:szCs w:val="32"/>
                <w:vertAlign w:val="baseline"/>
                <w:lang w:val="en-US" w:eastAsia="zh-CN"/>
                <w:rPrChange w:id="8715" w:author="......" w:date="2024-05-07T14:48:58Z">
                  <w:rPr>
                    <w:ins w:id="8716" w:author="......" w:date="2024-05-06T21:30:13Z"/>
                    <w:rFonts w:hint="eastAsia"/>
                    <w:sz w:val="24"/>
                    <w:szCs w:val="32"/>
                    <w:vertAlign w:val="baseline"/>
                    <w:lang w:val="en-US" w:eastAsia="zh-CN"/>
                  </w:rPr>
                </w:rPrChange>
              </w:rPr>
            </w:pPr>
            <w:ins w:id="8717" w:author="......" w:date="2024-05-06T21:30:13Z">
              <w:r>
                <w:rPr>
                  <w:rFonts w:hint="default" w:ascii="Times New Roman" w:hAnsi="Times New Roman" w:eastAsia="宋体" w:cs="Times New Roman"/>
                  <w:sz w:val="24"/>
                  <w:szCs w:val="32"/>
                  <w:vertAlign w:val="baseline"/>
                  <w:lang w:val="en-US" w:eastAsia="zh-CN"/>
                  <w:rPrChange w:id="8718" w:author="......" w:date="2024-05-07T14:48:58Z">
                    <w:rPr>
                      <w:rFonts w:hint="eastAsia"/>
                      <w:sz w:val="24"/>
                      <w:szCs w:val="32"/>
                      <w:vertAlign w:val="baseline"/>
                      <w:lang w:val="en-US" w:eastAsia="zh-CN"/>
                    </w:rPr>
                  </w:rPrChange>
                </w:rPr>
                <w:t>用户点击“上传文件”按钮；</w:t>
              </w:r>
            </w:ins>
          </w:p>
          <w:p>
            <w:pPr>
              <w:numPr>
                <w:ilvl w:val="0"/>
                <w:numId w:val="56"/>
              </w:numPr>
              <w:rPr>
                <w:ins w:id="8720" w:author="......" w:date="2024-05-06T21:30:13Z"/>
                <w:rFonts w:hint="default" w:ascii="Times New Roman" w:hAnsi="Times New Roman" w:eastAsia="宋体" w:cs="Times New Roman"/>
                <w:sz w:val="24"/>
                <w:szCs w:val="32"/>
                <w:vertAlign w:val="baseline"/>
                <w:lang w:val="en-US" w:eastAsia="zh-CN"/>
                <w:rPrChange w:id="8721" w:author="......" w:date="2024-05-07T14:48:58Z">
                  <w:rPr>
                    <w:ins w:id="8722" w:author="......" w:date="2024-05-06T21:30:13Z"/>
                    <w:rFonts w:hint="eastAsia"/>
                    <w:sz w:val="24"/>
                    <w:szCs w:val="32"/>
                    <w:vertAlign w:val="baseline"/>
                    <w:lang w:val="en-US" w:eastAsia="zh-CN"/>
                  </w:rPr>
                </w:rPrChange>
              </w:rPr>
            </w:pPr>
            <w:ins w:id="8723" w:author="......" w:date="2024-05-06T21:30:13Z">
              <w:r>
                <w:rPr>
                  <w:rFonts w:hint="default" w:ascii="Times New Roman" w:hAnsi="Times New Roman" w:eastAsia="宋体" w:cs="Times New Roman"/>
                  <w:sz w:val="24"/>
                  <w:szCs w:val="32"/>
                  <w:vertAlign w:val="baseline"/>
                  <w:lang w:val="en-US" w:eastAsia="zh-CN"/>
                  <w:rPrChange w:id="8724" w:author="......" w:date="2024-05-07T14:48:58Z">
                    <w:rPr>
                      <w:rFonts w:hint="eastAsia"/>
                      <w:sz w:val="24"/>
                      <w:szCs w:val="32"/>
                      <w:vertAlign w:val="baseline"/>
                      <w:lang w:val="en-US" w:eastAsia="zh-CN"/>
                    </w:rPr>
                  </w:rPrChange>
                </w:rPr>
                <w:t>系统弹出上传文件索引界面；</w:t>
              </w:r>
            </w:ins>
          </w:p>
          <w:p>
            <w:pPr>
              <w:numPr>
                <w:ilvl w:val="0"/>
                <w:numId w:val="56"/>
              </w:numPr>
              <w:rPr>
                <w:ins w:id="8726" w:author="......" w:date="2024-05-06T21:30:13Z"/>
                <w:rFonts w:hint="default" w:ascii="Times New Roman" w:hAnsi="Times New Roman" w:eastAsia="宋体" w:cs="Times New Roman"/>
                <w:sz w:val="24"/>
                <w:szCs w:val="32"/>
                <w:vertAlign w:val="baseline"/>
                <w:lang w:val="en-US" w:eastAsia="zh-CN"/>
                <w:rPrChange w:id="8727" w:author="......" w:date="2024-05-07T14:48:58Z">
                  <w:rPr>
                    <w:ins w:id="8728" w:author="......" w:date="2024-05-06T21:30:13Z"/>
                    <w:rFonts w:hint="eastAsia"/>
                    <w:sz w:val="24"/>
                    <w:szCs w:val="32"/>
                    <w:vertAlign w:val="baseline"/>
                    <w:lang w:val="en-US" w:eastAsia="zh-CN"/>
                  </w:rPr>
                </w:rPrChange>
              </w:rPr>
            </w:pPr>
            <w:ins w:id="8729" w:author="......" w:date="2024-05-06T21:30:13Z">
              <w:r>
                <w:rPr>
                  <w:rFonts w:hint="default" w:ascii="Times New Roman" w:hAnsi="Times New Roman" w:eastAsia="宋体" w:cs="Times New Roman"/>
                  <w:sz w:val="24"/>
                  <w:szCs w:val="32"/>
                  <w:vertAlign w:val="baseline"/>
                  <w:lang w:val="en-US" w:eastAsia="zh-CN"/>
                  <w:rPrChange w:id="8730" w:author="......" w:date="2024-05-07T14:48:58Z">
                    <w:rPr>
                      <w:rFonts w:hint="eastAsia"/>
                      <w:sz w:val="24"/>
                      <w:szCs w:val="32"/>
                      <w:vertAlign w:val="baseline"/>
                      <w:lang w:val="en-US" w:eastAsia="zh-CN"/>
                    </w:rPr>
                  </w:rPrChange>
                </w:rPr>
                <w:t>用户为所上传的文件指定三个属性：</w:t>
              </w:r>
            </w:ins>
          </w:p>
          <w:p>
            <w:pPr>
              <w:numPr>
                <w:ilvl w:val="0"/>
                <w:numId w:val="57"/>
              </w:numPr>
              <w:rPr>
                <w:ins w:id="8732" w:author="......" w:date="2024-05-06T21:30:13Z"/>
                <w:rFonts w:hint="default" w:ascii="Times New Roman" w:hAnsi="Times New Roman" w:eastAsia="宋体" w:cs="Times New Roman"/>
                <w:sz w:val="24"/>
                <w:szCs w:val="32"/>
                <w:vertAlign w:val="baseline"/>
                <w:lang w:val="en-US" w:eastAsia="zh-CN"/>
                <w:rPrChange w:id="8733" w:author="......" w:date="2024-05-07T14:48:58Z">
                  <w:rPr>
                    <w:ins w:id="8734" w:author="......" w:date="2024-05-06T21:30:13Z"/>
                    <w:rFonts w:hint="eastAsia"/>
                    <w:sz w:val="24"/>
                    <w:szCs w:val="32"/>
                    <w:vertAlign w:val="baseline"/>
                    <w:lang w:val="en-US" w:eastAsia="zh-CN"/>
                  </w:rPr>
                </w:rPrChange>
              </w:rPr>
            </w:pPr>
            <w:ins w:id="8735" w:author="......" w:date="2024-05-06T21:30:13Z">
              <w:r>
                <w:rPr>
                  <w:rFonts w:hint="default" w:ascii="Times New Roman" w:hAnsi="Times New Roman" w:eastAsia="宋体" w:cs="Times New Roman"/>
                  <w:sz w:val="24"/>
                  <w:szCs w:val="32"/>
                  <w:vertAlign w:val="baseline"/>
                  <w:lang w:val="en-US" w:eastAsia="zh-CN"/>
                  <w:rPrChange w:id="8736" w:author="......" w:date="2024-05-07T14:48:58Z">
                    <w:rPr>
                      <w:rFonts w:hint="eastAsia"/>
                      <w:sz w:val="24"/>
                      <w:szCs w:val="32"/>
                      <w:vertAlign w:val="baseline"/>
                      <w:lang w:val="en-US" w:eastAsia="zh-CN"/>
                    </w:rPr>
                  </w:rPrChange>
                </w:rPr>
                <w:t>上传文件的类型：图纸、规范、报告、合同、视频、日志、记录、其他；</w:t>
              </w:r>
            </w:ins>
          </w:p>
          <w:p>
            <w:pPr>
              <w:numPr>
                <w:ilvl w:val="0"/>
                <w:numId w:val="57"/>
              </w:numPr>
              <w:rPr>
                <w:ins w:id="8738" w:author="......" w:date="2024-05-06T21:30:13Z"/>
                <w:rFonts w:hint="default" w:ascii="Times New Roman" w:hAnsi="Times New Roman" w:eastAsia="宋体" w:cs="Times New Roman"/>
                <w:sz w:val="24"/>
                <w:szCs w:val="32"/>
                <w:vertAlign w:val="baseline"/>
                <w:lang w:val="en-US" w:eastAsia="zh-CN"/>
                <w:rPrChange w:id="8739" w:author="......" w:date="2024-05-07T14:48:58Z">
                  <w:rPr>
                    <w:ins w:id="8740" w:author="......" w:date="2024-05-06T21:30:13Z"/>
                    <w:rFonts w:hint="eastAsia"/>
                    <w:sz w:val="24"/>
                    <w:szCs w:val="32"/>
                    <w:vertAlign w:val="baseline"/>
                    <w:lang w:val="en-US" w:eastAsia="zh-CN"/>
                  </w:rPr>
                </w:rPrChange>
              </w:rPr>
            </w:pPr>
            <w:ins w:id="8741" w:author="......" w:date="2024-05-06T21:30:13Z">
              <w:r>
                <w:rPr>
                  <w:rFonts w:hint="default" w:ascii="Times New Roman" w:hAnsi="Times New Roman" w:eastAsia="宋体" w:cs="Times New Roman"/>
                  <w:sz w:val="24"/>
                  <w:szCs w:val="32"/>
                  <w:vertAlign w:val="baseline"/>
                  <w:lang w:val="en-US" w:eastAsia="zh-CN"/>
                  <w:rPrChange w:id="8742" w:author="......" w:date="2024-05-07T14:48:58Z">
                    <w:rPr>
                      <w:rFonts w:hint="eastAsia"/>
                      <w:sz w:val="24"/>
                      <w:szCs w:val="32"/>
                      <w:vertAlign w:val="baseline"/>
                      <w:lang w:val="en-US" w:eastAsia="zh-CN"/>
                    </w:rPr>
                  </w:rPrChange>
                </w:rPr>
                <w:t>上传文件所属子项目：立项文件、勘察测绘和设计文件、质量控制文件、投资控制文件、安全管理文件、监理管理文件、招投标文件、建筑用地征地文件、其他文件；</w:t>
              </w:r>
            </w:ins>
          </w:p>
          <w:p>
            <w:pPr>
              <w:numPr>
                <w:ilvl w:val="0"/>
                <w:numId w:val="57"/>
              </w:numPr>
              <w:rPr>
                <w:ins w:id="8744" w:author="......" w:date="2024-05-06T21:30:13Z"/>
                <w:rFonts w:hint="default" w:ascii="Times New Roman" w:hAnsi="Times New Roman" w:eastAsia="宋体" w:cs="Times New Roman"/>
                <w:lang w:val="en-US" w:eastAsia="zh-CN"/>
                <w:rPrChange w:id="8745" w:author="......" w:date="2024-05-07T14:48:58Z">
                  <w:rPr>
                    <w:ins w:id="8746" w:author="......" w:date="2024-05-06T21:30:13Z"/>
                    <w:rFonts w:hint="eastAsia"/>
                    <w:lang w:val="en-US" w:eastAsia="zh-CN"/>
                  </w:rPr>
                </w:rPrChange>
              </w:rPr>
            </w:pPr>
            <w:ins w:id="8747" w:author="......" w:date="2024-05-06T21:30:13Z">
              <w:r>
                <w:rPr>
                  <w:rFonts w:hint="default" w:ascii="Times New Roman" w:hAnsi="Times New Roman" w:eastAsia="宋体" w:cs="Times New Roman"/>
                  <w:sz w:val="24"/>
                  <w:szCs w:val="32"/>
                  <w:vertAlign w:val="baseline"/>
                  <w:lang w:val="en-US" w:eastAsia="zh-CN"/>
                  <w:rPrChange w:id="8748" w:author="......" w:date="2024-05-07T14:48:58Z">
                    <w:rPr>
                      <w:rFonts w:hint="eastAsia"/>
                      <w:sz w:val="24"/>
                      <w:szCs w:val="32"/>
                      <w:vertAlign w:val="baseline"/>
                      <w:lang w:val="en-US" w:eastAsia="zh-CN"/>
                    </w:rPr>
                  </w:rPrChange>
                </w:rPr>
                <w:t>上传文件所属的项目阶段：</w:t>
              </w:r>
            </w:ins>
            <w:ins w:id="8750" w:author="......" w:date="2024-05-06T21:30:13Z">
              <w:r>
                <w:rPr>
                  <w:rFonts w:hint="default" w:ascii="Times New Roman" w:hAnsi="Times New Roman" w:eastAsia="宋体" w:cs="Times New Roman"/>
                  <w:sz w:val="24"/>
                  <w:szCs w:val="32"/>
                  <w:rPrChange w:id="8751" w:author="......" w:date="2024-05-07T14:48:58Z">
                    <w:rPr>
                      <w:sz w:val="24"/>
                      <w:szCs w:val="32"/>
                    </w:rPr>
                  </w:rPrChange>
                </w:rPr>
                <w:t>工程建设前期阶段</w:t>
              </w:r>
            </w:ins>
            <w:ins w:id="8753" w:author="......" w:date="2024-05-06T21:30:13Z">
              <w:r>
                <w:rPr>
                  <w:rFonts w:hint="default" w:ascii="Times New Roman" w:hAnsi="Times New Roman" w:eastAsia="宋体" w:cs="Times New Roman"/>
                  <w:sz w:val="24"/>
                  <w:szCs w:val="32"/>
                  <w:lang w:eastAsia="zh-CN"/>
                  <w:rPrChange w:id="8754" w:author="......" w:date="2024-05-07T14:48:58Z">
                    <w:rPr>
                      <w:rFonts w:hint="eastAsia"/>
                      <w:sz w:val="24"/>
                      <w:szCs w:val="32"/>
                      <w:lang w:eastAsia="zh-CN"/>
                    </w:rPr>
                  </w:rPrChange>
                </w:rPr>
                <w:t>、</w:t>
              </w:r>
            </w:ins>
            <w:ins w:id="8756" w:author="......" w:date="2024-05-06T21:30:13Z">
              <w:r>
                <w:rPr>
                  <w:rFonts w:hint="default" w:ascii="Times New Roman" w:hAnsi="Times New Roman" w:eastAsia="宋体" w:cs="Times New Roman"/>
                  <w:sz w:val="24"/>
                  <w:szCs w:val="32"/>
                  <w:rPrChange w:id="8757" w:author="......" w:date="2024-05-07T14:48:58Z">
                    <w:rPr>
                      <w:sz w:val="24"/>
                      <w:szCs w:val="32"/>
                    </w:rPr>
                  </w:rPrChange>
                </w:rPr>
                <w:t>工程建设准备阶段</w:t>
              </w:r>
            </w:ins>
            <w:ins w:id="8759" w:author="......" w:date="2024-05-06T21:30:13Z">
              <w:r>
                <w:rPr>
                  <w:rFonts w:hint="default" w:ascii="Times New Roman" w:hAnsi="Times New Roman" w:eastAsia="宋体" w:cs="Times New Roman"/>
                  <w:sz w:val="24"/>
                  <w:szCs w:val="32"/>
                  <w:lang w:eastAsia="zh-CN"/>
                  <w:rPrChange w:id="8760" w:author="......" w:date="2024-05-07T14:48:58Z">
                    <w:rPr>
                      <w:rFonts w:hint="eastAsia"/>
                      <w:sz w:val="24"/>
                      <w:szCs w:val="32"/>
                      <w:lang w:eastAsia="zh-CN"/>
                    </w:rPr>
                  </w:rPrChange>
                </w:rPr>
                <w:t>、</w:t>
              </w:r>
            </w:ins>
            <w:ins w:id="8762" w:author="......" w:date="2024-05-06T21:30:13Z">
              <w:r>
                <w:rPr>
                  <w:rFonts w:hint="default" w:ascii="Times New Roman" w:hAnsi="Times New Roman" w:eastAsia="宋体" w:cs="Times New Roman"/>
                  <w:sz w:val="24"/>
                  <w:szCs w:val="32"/>
                  <w:rPrChange w:id="8763" w:author="......" w:date="2024-05-07T14:48:58Z">
                    <w:rPr>
                      <w:sz w:val="24"/>
                      <w:szCs w:val="32"/>
                    </w:rPr>
                  </w:rPrChange>
                </w:rPr>
                <w:t>工程建设实施阶段</w:t>
              </w:r>
            </w:ins>
            <w:ins w:id="8765" w:author="......" w:date="2024-05-06T21:30:13Z">
              <w:r>
                <w:rPr>
                  <w:rFonts w:hint="default" w:ascii="Times New Roman" w:hAnsi="Times New Roman" w:eastAsia="宋体" w:cs="Times New Roman"/>
                  <w:sz w:val="24"/>
                  <w:szCs w:val="32"/>
                  <w:lang w:eastAsia="zh-CN"/>
                  <w:rPrChange w:id="8766" w:author="......" w:date="2024-05-07T14:48:58Z">
                    <w:rPr>
                      <w:rFonts w:hint="eastAsia"/>
                      <w:sz w:val="24"/>
                      <w:szCs w:val="32"/>
                      <w:lang w:eastAsia="zh-CN"/>
                    </w:rPr>
                  </w:rPrChange>
                </w:rPr>
                <w:t>、</w:t>
              </w:r>
            </w:ins>
            <w:ins w:id="8768" w:author="......" w:date="2024-05-06T21:30:13Z">
              <w:r>
                <w:rPr>
                  <w:rFonts w:hint="default" w:ascii="Times New Roman" w:hAnsi="Times New Roman" w:eastAsia="宋体" w:cs="Times New Roman"/>
                  <w:sz w:val="24"/>
                  <w:szCs w:val="32"/>
                  <w:rPrChange w:id="8769" w:author="......" w:date="2024-05-07T14:48:58Z">
                    <w:rPr>
                      <w:sz w:val="24"/>
                      <w:szCs w:val="32"/>
                    </w:rPr>
                  </w:rPrChange>
                </w:rPr>
                <w:t>工程验收与保修阶段</w:t>
              </w:r>
            </w:ins>
            <w:ins w:id="8771" w:author="......" w:date="2024-05-06T21:30:13Z">
              <w:r>
                <w:rPr>
                  <w:rFonts w:hint="default" w:ascii="Times New Roman" w:hAnsi="Times New Roman" w:eastAsia="宋体" w:cs="Times New Roman"/>
                  <w:sz w:val="24"/>
                  <w:szCs w:val="32"/>
                  <w:lang w:val="en-US" w:eastAsia="zh-CN"/>
                  <w:rPrChange w:id="8772" w:author="......" w:date="2024-05-07T14:48:58Z">
                    <w:rPr>
                      <w:rFonts w:hint="eastAsia"/>
                      <w:sz w:val="24"/>
                      <w:szCs w:val="32"/>
                      <w:lang w:val="en-US" w:eastAsia="zh-CN"/>
                    </w:rPr>
                  </w:rPrChange>
                </w:rPr>
                <w:t>和</w:t>
              </w:r>
            </w:ins>
            <w:ins w:id="8774" w:author="......" w:date="2024-05-06T21:30:13Z">
              <w:r>
                <w:rPr>
                  <w:rFonts w:hint="default" w:ascii="Times New Roman" w:hAnsi="Times New Roman" w:eastAsia="宋体" w:cs="Times New Roman"/>
                  <w:sz w:val="24"/>
                  <w:szCs w:val="32"/>
                  <w:rPrChange w:id="8775" w:author="......" w:date="2024-05-07T14:48:58Z">
                    <w:rPr>
                      <w:sz w:val="24"/>
                      <w:szCs w:val="32"/>
                    </w:rPr>
                  </w:rPrChange>
                </w:rPr>
                <w:t>终结阶段</w:t>
              </w:r>
            </w:ins>
          </w:p>
          <w:p>
            <w:pPr>
              <w:numPr>
                <w:ilvl w:val="0"/>
                <w:numId w:val="56"/>
              </w:numPr>
              <w:rPr>
                <w:ins w:id="8777" w:author="......" w:date="2024-05-06T21:30:13Z"/>
                <w:rFonts w:hint="default" w:ascii="Times New Roman" w:hAnsi="Times New Roman" w:eastAsia="宋体" w:cs="Times New Roman"/>
                <w:sz w:val="24"/>
                <w:szCs w:val="32"/>
                <w:vertAlign w:val="baseline"/>
                <w:lang w:val="en-US" w:eastAsia="zh-CN"/>
                <w:rPrChange w:id="8778" w:author="......" w:date="2024-05-07T14:48:58Z">
                  <w:rPr>
                    <w:ins w:id="8779" w:author="......" w:date="2024-05-06T21:30:13Z"/>
                    <w:rFonts w:hint="default"/>
                    <w:sz w:val="24"/>
                    <w:szCs w:val="32"/>
                    <w:vertAlign w:val="baseline"/>
                    <w:lang w:val="en-US" w:eastAsia="zh-CN"/>
                  </w:rPr>
                </w:rPrChange>
              </w:rPr>
            </w:pPr>
            <w:ins w:id="8780" w:author="......" w:date="2024-05-06T21:30:13Z">
              <w:r>
                <w:rPr>
                  <w:rFonts w:hint="default" w:ascii="Times New Roman" w:hAnsi="Times New Roman" w:eastAsia="宋体" w:cs="Times New Roman"/>
                  <w:sz w:val="24"/>
                  <w:szCs w:val="32"/>
                  <w:vertAlign w:val="baseline"/>
                  <w:lang w:val="en-US" w:eastAsia="zh-CN"/>
                  <w:rPrChange w:id="8781" w:author="......" w:date="2024-05-07T14:48:58Z">
                    <w:rPr>
                      <w:rFonts w:hint="eastAsia"/>
                      <w:sz w:val="24"/>
                      <w:szCs w:val="32"/>
                      <w:vertAlign w:val="baseline"/>
                      <w:lang w:val="en-US" w:eastAsia="zh-CN"/>
                    </w:rPr>
                  </w:rPrChange>
                </w:rPr>
                <w:t>用户点击确认，弹出选择本地文件界面；</w:t>
              </w:r>
            </w:ins>
          </w:p>
          <w:p>
            <w:pPr>
              <w:numPr>
                <w:ilvl w:val="0"/>
                <w:numId w:val="56"/>
              </w:numPr>
              <w:rPr>
                <w:ins w:id="8783" w:author="......" w:date="2024-05-06T21:30:13Z"/>
                <w:rFonts w:hint="default" w:ascii="Times New Roman" w:hAnsi="Times New Roman" w:eastAsia="宋体" w:cs="Times New Roman"/>
                <w:sz w:val="24"/>
                <w:szCs w:val="32"/>
                <w:vertAlign w:val="baseline"/>
                <w:lang w:val="en-US" w:eastAsia="zh-CN"/>
                <w:rPrChange w:id="8784" w:author="......" w:date="2024-05-07T14:48:58Z">
                  <w:rPr>
                    <w:ins w:id="8785" w:author="......" w:date="2024-05-06T21:30:13Z"/>
                    <w:rFonts w:hint="default"/>
                    <w:sz w:val="24"/>
                    <w:szCs w:val="32"/>
                    <w:vertAlign w:val="baseline"/>
                    <w:lang w:val="en-US" w:eastAsia="zh-CN"/>
                  </w:rPr>
                </w:rPrChange>
              </w:rPr>
            </w:pPr>
            <w:ins w:id="8786" w:author="......" w:date="2024-05-06T21:30:13Z">
              <w:r>
                <w:rPr>
                  <w:rFonts w:hint="default" w:ascii="Times New Roman" w:hAnsi="Times New Roman" w:eastAsia="宋体" w:cs="Times New Roman"/>
                  <w:sz w:val="24"/>
                  <w:szCs w:val="32"/>
                  <w:vertAlign w:val="baseline"/>
                  <w:lang w:val="en-US" w:eastAsia="zh-CN"/>
                  <w:rPrChange w:id="8787" w:author="......" w:date="2024-05-07T14:48:58Z">
                    <w:rPr>
                      <w:rFonts w:hint="eastAsia"/>
                      <w:sz w:val="24"/>
                      <w:szCs w:val="32"/>
                      <w:vertAlign w:val="baseline"/>
                      <w:lang w:val="en-US" w:eastAsia="zh-CN"/>
                    </w:rPr>
                  </w:rPrChange>
                </w:rPr>
                <w:t>用户选择需要上传的文件；</w:t>
              </w:r>
            </w:ins>
          </w:p>
          <w:p>
            <w:pPr>
              <w:numPr>
                <w:ilvl w:val="0"/>
                <w:numId w:val="56"/>
              </w:numPr>
              <w:rPr>
                <w:ins w:id="8789" w:author="......" w:date="2024-05-06T21:30:13Z"/>
                <w:rFonts w:hint="default" w:ascii="Times New Roman" w:hAnsi="Times New Roman" w:eastAsia="宋体" w:cs="Times New Roman"/>
                <w:sz w:val="24"/>
                <w:szCs w:val="32"/>
                <w:vertAlign w:val="baseline"/>
                <w:lang w:val="en-US" w:eastAsia="zh-CN"/>
                <w:rPrChange w:id="8790" w:author="......" w:date="2024-05-07T14:48:58Z">
                  <w:rPr>
                    <w:ins w:id="8791" w:author="......" w:date="2024-05-06T21:30:13Z"/>
                    <w:rFonts w:hint="default"/>
                    <w:sz w:val="24"/>
                    <w:szCs w:val="32"/>
                    <w:vertAlign w:val="baseline"/>
                    <w:lang w:val="en-US" w:eastAsia="zh-CN"/>
                  </w:rPr>
                </w:rPrChange>
              </w:rPr>
            </w:pPr>
            <w:ins w:id="8792" w:author="......" w:date="2024-05-06T21:30:13Z">
              <w:r>
                <w:rPr>
                  <w:rFonts w:hint="default" w:ascii="Times New Roman" w:hAnsi="Times New Roman" w:eastAsia="宋体" w:cs="Times New Roman"/>
                  <w:sz w:val="24"/>
                  <w:szCs w:val="32"/>
                  <w:vertAlign w:val="baseline"/>
                  <w:lang w:val="en-US" w:eastAsia="zh-CN"/>
                  <w:rPrChange w:id="8793" w:author="......" w:date="2024-05-07T14:48:58Z">
                    <w:rPr>
                      <w:rFonts w:hint="eastAsia"/>
                      <w:sz w:val="24"/>
                      <w:szCs w:val="32"/>
                      <w:vertAlign w:val="baseline"/>
                      <w:lang w:val="en-US" w:eastAsia="zh-CN"/>
                    </w:rPr>
                  </w:rPrChange>
                </w:rPr>
                <w:t>用户点击“上传”按键；</w:t>
              </w:r>
            </w:ins>
          </w:p>
          <w:p>
            <w:pPr>
              <w:numPr>
                <w:ilvl w:val="0"/>
                <w:numId w:val="56"/>
              </w:numPr>
              <w:rPr>
                <w:ins w:id="8795" w:author="......" w:date="2024-05-06T21:30:13Z"/>
                <w:rFonts w:hint="default" w:ascii="Times New Roman" w:hAnsi="Times New Roman" w:eastAsia="宋体" w:cs="Times New Roman"/>
                <w:sz w:val="24"/>
                <w:szCs w:val="32"/>
                <w:vertAlign w:val="baseline"/>
                <w:lang w:val="en-US" w:eastAsia="zh-CN"/>
                <w:rPrChange w:id="8796" w:author="......" w:date="2024-05-07T14:48:58Z">
                  <w:rPr>
                    <w:ins w:id="8797" w:author="......" w:date="2024-05-06T21:30:13Z"/>
                    <w:rFonts w:hint="default"/>
                    <w:sz w:val="24"/>
                    <w:szCs w:val="32"/>
                    <w:vertAlign w:val="baseline"/>
                    <w:lang w:val="en-US" w:eastAsia="zh-CN"/>
                  </w:rPr>
                </w:rPrChange>
              </w:rPr>
            </w:pPr>
            <w:ins w:id="8798" w:author="......" w:date="2024-05-06T21:30:13Z">
              <w:r>
                <w:rPr>
                  <w:rFonts w:hint="default" w:ascii="Times New Roman" w:hAnsi="Times New Roman" w:eastAsia="宋体" w:cs="Times New Roman"/>
                  <w:sz w:val="24"/>
                  <w:szCs w:val="32"/>
                  <w:vertAlign w:val="baseline"/>
                  <w:lang w:val="en-US" w:eastAsia="zh-CN"/>
                  <w:rPrChange w:id="8799" w:author="......" w:date="2024-05-07T14:48:58Z">
                    <w:rPr>
                      <w:rFonts w:hint="eastAsia"/>
                      <w:sz w:val="24"/>
                      <w:szCs w:val="32"/>
                      <w:vertAlign w:val="baseline"/>
                      <w:lang w:val="en-US" w:eastAsia="zh-CN"/>
                    </w:rPr>
                  </w:rPrChange>
                </w:rPr>
                <w:t>文件进入数据库，并显示在“文件列表”界面。</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8801" w:author="......" w:date="2024-05-06T21:30:13Z"/>
        </w:trPr>
        <w:tc>
          <w:tcPr>
            <w:tcW w:w="1692" w:type="dxa"/>
            <w:noWrap w:val="0"/>
            <w:vAlign w:val="top"/>
          </w:tcPr>
          <w:p>
            <w:pPr>
              <w:numPr>
                <w:ilvl w:val="0"/>
                <w:numId w:val="0"/>
              </w:numPr>
              <w:rPr>
                <w:ins w:id="8802" w:author="......" w:date="2024-05-06T21:30:13Z"/>
                <w:rFonts w:hint="default" w:ascii="Times New Roman" w:hAnsi="Times New Roman" w:eastAsia="宋体" w:cs="Times New Roman"/>
                <w:sz w:val="24"/>
                <w:szCs w:val="32"/>
                <w:vertAlign w:val="baseline"/>
                <w:lang w:val="en-US" w:eastAsia="zh-CN"/>
                <w:rPrChange w:id="8803" w:author="......" w:date="2024-05-07T14:48:58Z">
                  <w:rPr>
                    <w:ins w:id="8804" w:author="......" w:date="2024-05-06T21:30:13Z"/>
                    <w:rFonts w:hint="default"/>
                    <w:sz w:val="24"/>
                    <w:szCs w:val="32"/>
                    <w:vertAlign w:val="baseline"/>
                    <w:lang w:val="en-US" w:eastAsia="zh-CN"/>
                  </w:rPr>
                </w:rPrChange>
              </w:rPr>
            </w:pPr>
            <w:ins w:id="8805" w:author="......" w:date="2024-05-06T21:30:13Z">
              <w:r>
                <w:rPr>
                  <w:rFonts w:hint="default" w:ascii="Times New Roman" w:hAnsi="Times New Roman" w:eastAsia="宋体" w:cs="Times New Roman"/>
                  <w:sz w:val="24"/>
                  <w:szCs w:val="32"/>
                  <w:vertAlign w:val="baseline"/>
                  <w:lang w:val="en-US" w:eastAsia="zh-CN"/>
                  <w:rPrChange w:id="8806" w:author="......" w:date="2024-05-07T14:48:58Z">
                    <w:rPr>
                      <w:rFonts w:hint="eastAsia"/>
                      <w:sz w:val="24"/>
                      <w:szCs w:val="32"/>
                      <w:vertAlign w:val="baseline"/>
                      <w:lang w:val="en-US" w:eastAsia="zh-CN"/>
                    </w:rPr>
                  </w:rPrChange>
                </w:rPr>
                <w:t>异常事件流</w:t>
              </w:r>
            </w:ins>
          </w:p>
        </w:tc>
        <w:tc>
          <w:tcPr>
            <w:tcW w:w="6830" w:type="dxa"/>
            <w:noWrap w:val="0"/>
            <w:vAlign w:val="top"/>
          </w:tcPr>
          <w:p>
            <w:pPr>
              <w:numPr>
                <w:ilvl w:val="0"/>
                <w:numId w:val="58"/>
              </w:numPr>
              <w:rPr>
                <w:ins w:id="8808" w:author="......" w:date="2024-05-06T21:30:13Z"/>
                <w:rFonts w:hint="default" w:ascii="Times New Roman" w:hAnsi="Times New Roman" w:eastAsia="宋体" w:cs="Times New Roman"/>
                <w:sz w:val="24"/>
                <w:szCs w:val="32"/>
                <w:vertAlign w:val="baseline"/>
                <w:lang w:val="en-US" w:eastAsia="zh-CN"/>
                <w:rPrChange w:id="8809" w:author="......" w:date="2024-05-07T14:48:58Z">
                  <w:rPr>
                    <w:ins w:id="8810" w:author="......" w:date="2024-05-06T21:30:13Z"/>
                    <w:rFonts w:hint="eastAsia"/>
                    <w:sz w:val="24"/>
                    <w:szCs w:val="32"/>
                    <w:vertAlign w:val="baseline"/>
                    <w:lang w:val="en-US" w:eastAsia="zh-CN"/>
                  </w:rPr>
                </w:rPrChange>
              </w:rPr>
            </w:pPr>
            <w:ins w:id="8811" w:author="......" w:date="2024-05-06T21:30:13Z">
              <w:r>
                <w:rPr>
                  <w:rFonts w:hint="default" w:ascii="Times New Roman" w:hAnsi="Times New Roman" w:eastAsia="宋体" w:cs="Times New Roman"/>
                  <w:sz w:val="24"/>
                  <w:szCs w:val="32"/>
                  <w:vertAlign w:val="baseline"/>
                  <w:lang w:val="en-US" w:eastAsia="zh-CN"/>
                  <w:rPrChange w:id="8812" w:author="......" w:date="2024-05-07T14:48:58Z">
                    <w:rPr>
                      <w:rFonts w:hint="eastAsia"/>
                      <w:sz w:val="24"/>
                      <w:szCs w:val="32"/>
                      <w:vertAlign w:val="baseline"/>
                      <w:lang w:val="en-US" w:eastAsia="zh-CN"/>
                    </w:rPr>
                  </w:rPrChange>
                </w:rPr>
                <w:t>用户在点击“上传”前取消操作，状态未成功更改；</w:t>
              </w:r>
            </w:ins>
          </w:p>
          <w:p>
            <w:pPr>
              <w:numPr>
                <w:ilvl w:val="0"/>
                <w:numId w:val="58"/>
              </w:numPr>
              <w:rPr>
                <w:ins w:id="8814" w:author="......" w:date="2024-05-06T21:30:13Z"/>
                <w:rFonts w:hint="default" w:ascii="Times New Roman" w:hAnsi="Times New Roman" w:eastAsia="宋体" w:cs="Times New Roman"/>
                <w:sz w:val="24"/>
                <w:szCs w:val="32"/>
                <w:vertAlign w:val="baseline"/>
                <w:lang w:val="en-US" w:eastAsia="zh-CN"/>
                <w:rPrChange w:id="8815" w:author="......" w:date="2024-05-07T14:48:58Z">
                  <w:rPr>
                    <w:ins w:id="8816" w:author="......" w:date="2024-05-06T21:30:13Z"/>
                    <w:rFonts w:hint="default"/>
                    <w:sz w:val="24"/>
                    <w:szCs w:val="32"/>
                    <w:vertAlign w:val="baseline"/>
                    <w:lang w:val="en-US" w:eastAsia="zh-CN"/>
                  </w:rPr>
                </w:rPrChange>
              </w:rPr>
            </w:pPr>
            <w:ins w:id="8817" w:author="......" w:date="2024-05-06T21:30:13Z">
              <w:r>
                <w:rPr>
                  <w:rFonts w:hint="default" w:ascii="Times New Roman" w:hAnsi="Times New Roman" w:eastAsia="宋体" w:cs="Times New Roman"/>
                  <w:sz w:val="24"/>
                  <w:szCs w:val="32"/>
                  <w:vertAlign w:val="baseline"/>
                  <w:lang w:val="en-US" w:eastAsia="zh-CN"/>
                  <w:rPrChange w:id="8818" w:author="......" w:date="2024-05-07T14:48:58Z">
                    <w:rPr>
                      <w:rFonts w:hint="eastAsia"/>
                      <w:sz w:val="24"/>
                      <w:szCs w:val="32"/>
                      <w:vertAlign w:val="baseline"/>
                      <w:lang w:val="en-US" w:eastAsia="zh-CN"/>
                    </w:rPr>
                  </w:rPrChange>
                </w:rPr>
                <w:t>数据库不支持储存用户上传的文件格式。</w:t>
              </w:r>
            </w:ins>
          </w:p>
        </w:tc>
      </w:tr>
    </w:tbl>
    <w:p>
      <w:pPr>
        <w:numPr>
          <w:ilvl w:val="-1"/>
          <w:numId w:val="0"/>
        </w:numPr>
        <w:bidi w:val="0"/>
        <w:ind w:left="0" w:firstLine="0"/>
        <w:jc w:val="right"/>
        <w:rPr>
          <w:ins w:id="8821" w:author="......" w:date="2024-05-06T21:33:24Z"/>
          <w:rFonts w:hint="default" w:ascii="Times New Roman" w:hAnsi="Times New Roman" w:eastAsia="宋体" w:cs="Times New Roman"/>
          <w:sz w:val="21"/>
          <w:szCs w:val="24"/>
          <w:lang w:val="en-US" w:eastAsia="zh-CN"/>
          <w:rPrChange w:id="8822" w:author="......" w:date="2024-05-07T14:48:58Z">
            <w:rPr>
              <w:ins w:id="8823" w:author="......" w:date="2024-05-06T21:33:24Z"/>
              <w:rFonts w:hint="eastAsia" w:ascii="Times New Roman" w:hAnsi="Times New Roman" w:eastAsia="宋体" w:cs="Times New Roman"/>
              <w:sz w:val="21"/>
              <w:szCs w:val="24"/>
              <w:lang w:val="en-US" w:eastAsia="zh-CN"/>
            </w:rPr>
          </w:rPrChange>
        </w:rPr>
        <w:pPrChange w:id="8820" w:author="......" w:date="2024-05-06T21:33:22Z">
          <w:pPr>
            <w:numPr>
              <w:ilvl w:val="0"/>
              <w:numId w:val="54"/>
            </w:numPr>
            <w:bidi w:val="0"/>
            <w:ind w:left="425" w:hanging="425"/>
          </w:pPr>
        </w:pPrChange>
      </w:pPr>
    </w:p>
    <w:p>
      <w:pPr>
        <w:numPr>
          <w:ilvl w:val="-1"/>
          <w:numId w:val="0"/>
        </w:numPr>
        <w:bidi w:val="0"/>
        <w:ind w:left="0" w:firstLine="0"/>
        <w:jc w:val="right"/>
        <w:rPr>
          <w:ins w:id="8825" w:author="......" w:date="2024-05-06T21:33:12Z"/>
          <w:rFonts w:hint="default" w:ascii="Times New Roman" w:hAnsi="Times New Roman" w:eastAsia="宋体" w:cs="Times New Roman"/>
          <w:lang w:val="en-US"/>
          <w:rPrChange w:id="8826" w:author="......" w:date="2024-05-07T14:48:58Z">
            <w:rPr>
              <w:ins w:id="8827" w:author="......" w:date="2024-05-06T21:33:12Z"/>
              <w:rFonts w:hint="default" w:ascii="Times New Roman" w:hAnsi="Times New Roman" w:eastAsia="宋体" w:cs="Times New Roman"/>
              <w:lang w:val="en-US"/>
            </w:rPr>
          </w:rPrChange>
        </w:rPr>
        <w:pPrChange w:id="8824" w:author="......" w:date="2024-05-06T21:33:22Z">
          <w:pPr>
            <w:numPr>
              <w:ilvl w:val="0"/>
              <w:numId w:val="54"/>
            </w:numPr>
            <w:bidi w:val="0"/>
            <w:ind w:left="425" w:hanging="425"/>
          </w:pPr>
        </w:pPrChange>
      </w:pPr>
      <w:ins w:id="8828" w:author="......" w:date="2024-05-06T21:33:20Z">
        <w:r>
          <w:rPr>
            <w:rFonts w:hint="default" w:ascii="Times New Roman" w:hAnsi="Times New Roman" w:eastAsia="宋体" w:cs="Times New Roman"/>
            <w:sz w:val="21"/>
            <w:szCs w:val="24"/>
            <w:lang w:val="en-US" w:eastAsia="zh-CN"/>
            <w:rPrChange w:id="8829" w:author="......" w:date="2024-05-07T14:48:58Z">
              <w:rPr>
                <w:rFonts w:hint="eastAsia" w:ascii="Times New Roman" w:hAnsi="Times New Roman" w:eastAsia="宋体" w:cs="Times New Roman"/>
                <w:sz w:val="21"/>
                <w:szCs w:val="24"/>
                <w:lang w:val="en-US" w:eastAsia="zh-CN"/>
              </w:rPr>
            </w:rPrChange>
          </w:rPr>
          <w:t>表3-6-</w:t>
        </w:r>
      </w:ins>
      <w:ins w:id="8831" w:author="......" w:date="2024-05-06T21:33:27Z">
        <w:r>
          <w:rPr>
            <w:rFonts w:hint="default" w:ascii="Times New Roman" w:hAnsi="Times New Roman" w:eastAsia="宋体" w:cs="Times New Roman"/>
            <w:sz w:val="21"/>
            <w:szCs w:val="24"/>
            <w:lang w:val="en-US" w:eastAsia="zh-CN"/>
            <w:rPrChange w:id="8832" w:author="......" w:date="2024-05-07T14:48:58Z">
              <w:rPr>
                <w:rFonts w:hint="eastAsia" w:ascii="Times New Roman" w:hAnsi="Times New Roman" w:eastAsia="宋体" w:cs="Times New Roman"/>
                <w:sz w:val="21"/>
                <w:szCs w:val="24"/>
                <w:lang w:val="en-US" w:eastAsia="zh-CN"/>
              </w:rPr>
            </w:rPrChange>
          </w:rPr>
          <w:t>2</w:t>
        </w:r>
      </w:ins>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2"/>
        <w:gridCol w:w="6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ins w:id="8834" w:author="......" w:date="2024-05-06T21:33:13Z"/>
        </w:trPr>
        <w:tc>
          <w:tcPr>
            <w:tcW w:w="1692" w:type="dxa"/>
            <w:noWrap w:val="0"/>
            <w:vAlign w:val="top"/>
          </w:tcPr>
          <w:p>
            <w:pPr>
              <w:numPr>
                <w:ilvl w:val="0"/>
                <w:numId w:val="0"/>
              </w:numPr>
              <w:rPr>
                <w:ins w:id="8835" w:author="......" w:date="2024-05-06T21:33:13Z"/>
                <w:rFonts w:hint="default" w:ascii="Times New Roman" w:hAnsi="Times New Roman" w:eastAsia="宋体" w:cs="Times New Roman"/>
                <w:sz w:val="24"/>
                <w:szCs w:val="32"/>
                <w:vertAlign w:val="baseline"/>
                <w:lang w:val="en-US" w:eastAsia="zh-CN"/>
                <w:rPrChange w:id="8836" w:author="......" w:date="2024-05-07T14:48:58Z">
                  <w:rPr>
                    <w:ins w:id="8837" w:author="......" w:date="2024-05-06T21:33:13Z"/>
                    <w:rFonts w:hint="default"/>
                    <w:sz w:val="24"/>
                    <w:szCs w:val="32"/>
                    <w:vertAlign w:val="baseline"/>
                    <w:lang w:val="en-US" w:eastAsia="zh-CN"/>
                  </w:rPr>
                </w:rPrChange>
              </w:rPr>
            </w:pPr>
            <w:ins w:id="8838" w:author="......" w:date="2024-05-06T21:33:13Z">
              <w:r>
                <w:rPr>
                  <w:rFonts w:hint="default" w:ascii="Times New Roman" w:hAnsi="Times New Roman" w:eastAsia="宋体" w:cs="Times New Roman"/>
                  <w:sz w:val="24"/>
                  <w:szCs w:val="32"/>
                  <w:lang w:val="en-US" w:eastAsia="zh-CN"/>
                  <w:rPrChange w:id="8839" w:author="......" w:date="2024-05-07T14:48:58Z">
                    <w:rPr>
                      <w:rFonts w:hint="eastAsia"/>
                      <w:sz w:val="24"/>
                      <w:szCs w:val="32"/>
                      <w:lang w:val="en-US" w:eastAsia="zh-CN"/>
                    </w:rPr>
                  </w:rPrChange>
                </w:rPr>
                <w:t>用例</w:t>
              </w:r>
            </w:ins>
          </w:p>
        </w:tc>
        <w:tc>
          <w:tcPr>
            <w:tcW w:w="6830" w:type="dxa"/>
            <w:noWrap w:val="0"/>
            <w:vAlign w:val="top"/>
          </w:tcPr>
          <w:p>
            <w:pPr>
              <w:numPr>
                <w:ilvl w:val="0"/>
                <w:numId w:val="0"/>
              </w:numPr>
              <w:rPr>
                <w:ins w:id="8841" w:author="......" w:date="2024-05-06T21:33:13Z"/>
                <w:rFonts w:hint="default" w:ascii="Times New Roman" w:hAnsi="Times New Roman" w:eastAsia="宋体" w:cs="Times New Roman"/>
                <w:sz w:val="24"/>
                <w:szCs w:val="32"/>
                <w:vertAlign w:val="baseline"/>
                <w:lang w:val="en-US" w:eastAsia="zh-CN"/>
                <w:rPrChange w:id="8842" w:author="......" w:date="2024-05-07T14:48:58Z">
                  <w:rPr>
                    <w:ins w:id="8843" w:author="......" w:date="2024-05-06T21:33:13Z"/>
                    <w:rFonts w:hint="default"/>
                    <w:sz w:val="24"/>
                    <w:szCs w:val="32"/>
                    <w:vertAlign w:val="baseline"/>
                    <w:lang w:val="en-US" w:eastAsia="zh-CN"/>
                  </w:rPr>
                </w:rPrChange>
              </w:rPr>
            </w:pPr>
            <w:ins w:id="8844" w:author="......" w:date="2024-05-06T21:33:13Z">
              <w:r>
                <w:rPr>
                  <w:rFonts w:hint="default" w:ascii="Times New Roman" w:hAnsi="Times New Roman" w:eastAsia="宋体" w:cs="Times New Roman"/>
                  <w:sz w:val="24"/>
                  <w:szCs w:val="32"/>
                  <w:vertAlign w:val="baseline"/>
                  <w:lang w:val="en-US" w:eastAsia="zh-CN"/>
                  <w:rPrChange w:id="8845" w:author="......" w:date="2024-05-07T14:48:58Z">
                    <w:rPr>
                      <w:rFonts w:hint="eastAsia"/>
                      <w:sz w:val="24"/>
                      <w:szCs w:val="32"/>
                      <w:vertAlign w:val="baseline"/>
                      <w:lang w:val="en-US" w:eastAsia="zh-CN"/>
                    </w:rPr>
                  </w:rPrChange>
                </w:rPr>
                <w:t>下载相关文件</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ins w:id="8847" w:author="......" w:date="2024-05-06T21:33:33Z"/>
        </w:trPr>
        <w:tc>
          <w:tcPr>
            <w:tcW w:w="1692" w:type="dxa"/>
            <w:noWrap w:val="0"/>
            <w:vAlign w:val="top"/>
          </w:tcPr>
          <w:p>
            <w:pPr>
              <w:numPr>
                <w:ilvl w:val="0"/>
                <w:numId w:val="0"/>
              </w:numPr>
              <w:ind w:left="0" w:leftChars="0" w:firstLine="0" w:firstLineChars="0"/>
              <w:rPr>
                <w:ins w:id="8848" w:author="......" w:date="2024-05-06T21:33:33Z"/>
                <w:rFonts w:hint="default" w:ascii="Times New Roman" w:hAnsi="Times New Roman" w:eastAsia="宋体" w:cs="Times New Roman"/>
                <w:kern w:val="2"/>
                <w:sz w:val="24"/>
                <w:szCs w:val="32"/>
                <w:vertAlign w:val="baseline"/>
                <w:lang w:val="en-US" w:eastAsia="zh-CN" w:bidi="ar-SA"/>
                <w:rPrChange w:id="8849" w:author="......" w:date="2024-05-07T14:48:58Z">
                  <w:rPr>
                    <w:ins w:id="8850" w:author="......" w:date="2024-05-06T21:33:33Z"/>
                    <w:rFonts w:hint="eastAsia" w:ascii="Times New Roman" w:hAnsi="Times New Roman" w:cs="Times New Roman" w:eastAsiaTheme="minorEastAsia"/>
                    <w:kern w:val="2"/>
                    <w:sz w:val="24"/>
                    <w:szCs w:val="32"/>
                    <w:vertAlign w:val="baseline"/>
                    <w:lang w:val="en-US" w:eastAsia="zh-CN" w:bidi="ar-SA"/>
                  </w:rPr>
                </w:rPrChange>
              </w:rPr>
            </w:pPr>
            <w:r>
              <w:rPr>
                <w:rFonts w:hint="default" w:ascii="Times New Roman" w:hAnsi="Times New Roman" w:eastAsia="宋体" w:cs="Times New Roman"/>
                <w:sz w:val="24"/>
                <w:szCs w:val="32"/>
                <w:vertAlign w:val="baseline"/>
                <w:lang w:val="en-US" w:eastAsia="zh-CN"/>
                <w:rPrChange w:id="8851" w:author="......" w:date="2024-05-07T14:48:58Z">
                  <w:rPr>
                    <w:rFonts w:hint="default" w:ascii="Times New Roman" w:hAnsi="Times New Roman" w:cs="Times New Roman"/>
                    <w:sz w:val="24"/>
                    <w:szCs w:val="32"/>
                    <w:vertAlign w:val="baseline"/>
                    <w:lang w:val="en-US" w:eastAsia="zh-CN"/>
                  </w:rPr>
                </w:rPrChange>
              </w:rPr>
              <w:t>用例编号</w:t>
            </w:r>
          </w:p>
        </w:tc>
        <w:tc>
          <w:tcPr>
            <w:tcW w:w="6830" w:type="dxa"/>
            <w:noWrap w:val="0"/>
            <w:vAlign w:val="top"/>
          </w:tcPr>
          <w:p>
            <w:pPr>
              <w:numPr>
                <w:ilvl w:val="0"/>
                <w:numId w:val="0"/>
              </w:numPr>
              <w:ind w:left="0" w:leftChars="0" w:firstLine="0" w:firstLineChars="0"/>
              <w:rPr>
                <w:ins w:id="8852" w:author="......" w:date="2024-05-06T21:33:33Z"/>
                <w:rFonts w:hint="default" w:ascii="Times New Roman" w:hAnsi="Times New Roman" w:eastAsia="宋体" w:cs="Times New Roman"/>
                <w:kern w:val="2"/>
                <w:sz w:val="24"/>
                <w:szCs w:val="32"/>
                <w:vertAlign w:val="baseline"/>
                <w:lang w:val="en-US" w:eastAsia="zh-CN" w:bidi="ar-SA"/>
                <w:rPrChange w:id="8853" w:author="......" w:date="2024-05-07T14:48:58Z">
                  <w:rPr>
                    <w:ins w:id="8854" w:author="......" w:date="2024-05-06T21:33:33Z"/>
                    <w:rFonts w:hint="eastAsia" w:ascii="Times New Roman" w:hAnsi="Times New Roman" w:cs="Times New Roman" w:eastAsiaTheme="minorEastAsia"/>
                    <w:kern w:val="2"/>
                    <w:sz w:val="24"/>
                    <w:szCs w:val="32"/>
                    <w:vertAlign w:val="baseline"/>
                    <w:lang w:val="en-US" w:eastAsia="zh-CN" w:bidi="ar-SA"/>
                  </w:rPr>
                </w:rPrChange>
              </w:rPr>
            </w:pPr>
            <w:r>
              <w:rPr>
                <w:rFonts w:hint="default" w:ascii="Times New Roman" w:hAnsi="Times New Roman" w:eastAsia="宋体" w:cs="Times New Roman"/>
                <w:sz w:val="24"/>
                <w:szCs w:val="32"/>
                <w:lang w:val="en-US" w:eastAsia="zh-CN"/>
                <w:rPrChange w:id="8855" w:author="......" w:date="2024-05-07T14:48:58Z">
                  <w:rPr>
                    <w:rFonts w:hint="default" w:ascii="Times New Roman" w:hAnsi="Times New Roman" w:cs="Times New Roman"/>
                    <w:sz w:val="24"/>
                    <w:szCs w:val="32"/>
                    <w:lang w:val="en-US" w:eastAsia="zh-CN"/>
                  </w:rPr>
                </w:rPrChange>
              </w:rPr>
              <w:t>SF0</w:t>
            </w:r>
            <w:r>
              <w:rPr>
                <w:rFonts w:hint="default" w:ascii="Times New Roman" w:hAnsi="Times New Roman" w:eastAsia="宋体" w:cs="Times New Roman"/>
                <w:sz w:val="24"/>
                <w:szCs w:val="32"/>
                <w:lang w:val="en-US" w:eastAsia="zh-CN"/>
                <w:rPrChange w:id="8856" w:author="......" w:date="2024-05-07T14:48:58Z">
                  <w:rPr>
                    <w:rFonts w:hint="eastAsia" w:ascii="Times New Roman" w:hAnsi="Times New Roman" w:cs="Times New Roman"/>
                    <w:sz w:val="24"/>
                    <w:szCs w:val="32"/>
                    <w:lang w:val="en-US" w:eastAsia="zh-CN"/>
                  </w:rPr>
                </w:rPrChange>
              </w:rPr>
              <w:t>600</w:t>
            </w:r>
            <w:ins w:id="8857" w:author="......" w:date="2024-05-06T21:33:44Z">
              <w:r>
                <w:rPr>
                  <w:rFonts w:hint="default" w:ascii="Times New Roman" w:hAnsi="Times New Roman" w:eastAsia="宋体" w:cs="Times New Roman"/>
                  <w:sz w:val="24"/>
                  <w:szCs w:val="32"/>
                  <w:lang w:val="en-US" w:eastAsia="zh-CN"/>
                  <w:rPrChange w:id="8858" w:author="......" w:date="2024-05-07T14:48:58Z">
                    <w:rPr>
                      <w:rFonts w:hint="eastAsia" w:ascii="Times New Roman" w:hAnsi="Times New Roman" w:cs="Times New Roman"/>
                      <w:sz w:val="24"/>
                      <w:szCs w:val="32"/>
                      <w:lang w:val="en-US" w:eastAsia="zh-CN"/>
                    </w:rPr>
                  </w:rPrChange>
                </w:rPr>
                <w:t>2</w:t>
              </w:r>
            </w:ins>
            <w:del w:id="8860" w:author="......" w:date="2024-05-06T21:33:44Z">
              <w:r>
                <w:rPr>
                  <w:rFonts w:hint="default" w:ascii="Times New Roman" w:hAnsi="Times New Roman" w:eastAsia="宋体" w:cs="Times New Roman"/>
                  <w:sz w:val="24"/>
                  <w:szCs w:val="32"/>
                  <w:lang w:val="en-US" w:eastAsia="zh-CN"/>
                  <w:rPrChange w:id="8861" w:author="......" w:date="2024-05-07T14:48:58Z">
                    <w:rPr>
                      <w:rFonts w:hint="eastAsia" w:ascii="Times New Roman" w:hAnsi="Times New Roman" w:cs="Times New Roman"/>
                      <w:sz w:val="24"/>
                      <w:szCs w:val="32"/>
                      <w:lang w:val="en-US" w:eastAsia="zh-CN"/>
                    </w:rPr>
                  </w:rPrChange>
                </w:rPr>
                <w:delText>1</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ins w:id="8863" w:author="......" w:date="2024-05-06T21:33:13Z"/>
        </w:trPr>
        <w:tc>
          <w:tcPr>
            <w:tcW w:w="1692" w:type="dxa"/>
            <w:noWrap w:val="0"/>
            <w:vAlign w:val="top"/>
          </w:tcPr>
          <w:p>
            <w:pPr>
              <w:numPr>
                <w:ilvl w:val="0"/>
                <w:numId w:val="0"/>
              </w:numPr>
              <w:rPr>
                <w:ins w:id="8864" w:author="......" w:date="2024-05-06T21:33:13Z"/>
                <w:rFonts w:hint="default" w:ascii="Times New Roman" w:hAnsi="Times New Roman" w:eastAsia="宋体" w:cs="Times New Roman"/>
                <w:sz w:val="24"/>
                <w:szCs w:val="32"/>
                <w:vertAlign w:val="baseline"/>
                <w:lang w:val="en-US" w:eastAsia="zh-CN"/>
                <w:rPrChange w:id="8865" w:author="......" w:date="2024-05-07T14:48:58Z">
                  <w:rPr>
                    <w:ins w:id="8866" w:author="......" w:date="2024-05-06T21:33:13Z"/>
                    <w:rFonts w:hint="default"/>
                    <w:sz w:val="24"/>
                    <w:szCs w:val="32"/>
                    <w:vertAlign w:val="baseline"/>
                    <w:lang w:val="en-US" w:eastAsia="zh-CN"/>
                  </w:rPr>
                </w:rPrChange>
              </w:rPr>
            </w:pPr>
            <w:ins w:id="8867" w:author="......" w:date="2024-05-06T21:33:13Z">
              <w:r>
                <w:rPr>
                  <w:rFonts w:hint="default" w:ascii="Times New Roman" w:hAnsi="Times New Roman" w:eastAsia="宋体" w:cs="Times New Roman"/>
                  <w:sz w:val="24"/>
                  <w:szCs w:val="32"/>
                  <w:vertAlign w:val="baseline"/>
                  <w:lang w:val="en-US" w:eastAsia="zh-CN"/>
                  <w:rPrChange w:id="8868" w:author="......" w:date="2024-05-07T14:48:58Z">
                    <w:rPr>
                      <w:rFonts w:hint="eastAsia"/>
                      <w:sz w:val="24"/>
                      <w:szCs w:val="32"/>
                      <w:vertAlign w:val="baseline"/>
                      <w:lang w:val="en-US" w:eastAsia="zh-CN"/>
                    </w:rPr>
                  </w:rPrChange>
                </w:rPr>
                <w:t>主执行者</w:t>
              </w:r>
            </w:ins>
          </w:p>
        </w:tc>
        <w:tc>
          <w:tcPr>
            <w:tcW w:w="6830" w:type="dxa"/>
            <w:noWrap w:val="0"/>
            <w:vAlign w:val="top"/>
          </w:tcPr>
          <w:p>
            <w:pPr>
              <w:numPr>
                <w:ilvl w:val="0"/>
                <w:numId w:val="0"/>
              </w:numPr>
              <w:rPr>
                <w:ins w:id="8870" w:author="......" w:date="2024-05-06T21:33:13Z"/>
                <w:rFonts w:hint="default" w:ascii="Times New Roman" w:hAnsi="Times New Roman" w:eastAsia="宋体" w:cs="Times New Roman"/>
                <w:sz w:val="24"/>
                <w:szCs w:val="32"/>
                <w:vertAlign w:val="baseline"/>
                <w:lang w:val="en-US" w:eastAsia="zh-CN"/>
                <w:rPrChange w:id="8871" w:author="......" w:date="2024-05-07T14:48:58Z">
                  <w:rPr>
                    <w:ins w:id="8872" w:author="......" w:date="2024-05-06T21:33:13Z"/>
                    <w:rFonts w:hint="default"/>
                    <w:sz w:val="24"/>
                    <w:szCs w:val="32"/>
                    <w:vertAlign w:val="baseline"/>
                    <w:lang w:val="en-US" w:eastAsia="zh-CN"/>
                  </w:rPr>
                </w:rPrChange>
              </w:rPr>
            </w:pPr>
            <w:ins w:id="8873" w:author="......" w:date="2024-05-06T21:33:13Z">
              <w:r>
                <w:rPr>
                  <w:rFonts w:hint="default" w:ascii="Times New Roman" w:hAnsi="Times New Roman" w:eastAsia="宋体" w:cs="Times New Roman"/>
                  <w:sz w:val="24"/>
                  <w:szCs w:val="32"/>
                  <w:vertAlign w:val="baseline"/>
                  <w:lang w:val="en-US" w:eastAsia="zh-CN"/>
                  <w:rPrChange w:id="8874" w:author="......" w:date="2024-05-07T14:48:58Z">
                    <w:rPr>
                      <w:rFonts w:hint="eastAsia"/>
                      <w:sz w:val="24"/>
                      <w:szCs w:val="32"/>
                      <w:vertAlign w:val="baseline"/>
                      <w:lang w:val="en-US" w:eastAsia="zh-CN"/>
                    </w:rPr>
                  </w:rPrChange>
                </w:rPr>
                <w:t>施工人员、项目管理者</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8876" w:author="......" w:date="2024-05-06T21:33:13Z"/>
        </w:trPr>
        <w:tc>
          <w:tcPr>
            <w:tcW w:w="1692" w:type="dxa"/>
            <w:noWrap w:val="0"/>
            <w:vAlign w:val="top"/>
          </w:tcPr>
          <w:p>
            <w:pPr>
              <w:numPr>
                <w:ilvl w:val="0"/>
                <w:numId w:val="0"/>
              </w:numPr>
              <w:rPr>
                <w:ins w:id="8877" w:author="......" w:date="2024-05-06T21:33:13Z"/>
                <w:rFonts w:hint="default" w:ascii="Times New Roman" w:hAnsi="Times New Roman" w:eastAsia="宋体" w:cs="Times New Roman"/>
                <w:sz w:val="24"/>
                <w:szCs w:val="32"/>
                <w:vertAlign w:val="baseline"/>
                <w:lang w:val="en-US" w:eastAsia="zh-CN"/>
                <w:rPrChange w:id="8878" w:author="......" w:date="2024-05-07T14:48:58Z">
                  <w:rPr>
                    <w:ins w:id="8879" w:author="......" w:date="2024-05-06T21:33:13Z"/>
                    <w:rFonts w:hint="default"/>
                    <w:sz w:val="24"/>
                    <w:szCs w:val="32"/>
                    <w:vertAlign w:val="baseline"/>
                    <w:lang w:val="en-US" w:eastAsia="zh-CN"/>
                  </w:rPr>
                </w:rPrChange>
              </w:rPr>
            </w:pPr>
            <w:ins w:id="8880" w:author="......" w:date="2024-05-06T21:33:13Z">
              <w:r>
                <w:rPr>
                  <w:rFonts w:hint="default" w:ascii="Times New Roman" w:hAnsi="Times New Roman" w:eastAsia="宋体" w:cs="Times New Roman"/>
                  <w:sz w:val="24"/>
                  <w:szCs w:val="32"/>
                  <w:vertAlign w:val="baseline"/>
                  <w:lang w:val="en-US" w:eastAsia="zh-CN"/>
                  <w:rPrChange w:id="8881" w:author="......" w:date="2024-05-07T14:48:58Z">
                    <w:rPr>
                      <w:rFonts w:hint="eastAsia"/>
                      <w:sz w:val="24"/>
                      <w:szCs w:val="32"/>
                      <w:vertAlign w:val="baseline"/>
                      <w:lang w:val="en-US" w:eastAsia="zh-CN"/>
                    </w:rPr>
                  </w:rPrChange>
                </w:rPr>
                <w:t>目标</w:t>
              </w:r>
            </w:ins>
          </w:p>
        </w:tc>
        <w:tc>
          <w:tcPr>
            <w:tcW w:w="6830" w:type="dxa"/>
            <w:noWrap w:val="0"/>
            <w:vAlign w:val="top"/>
          </w:tcPr>
          <w:p>
            <w:pPr>
              <w:numPr>
                <w:ilvl w:val="0"/>
                <w:numId w:val="0"/>
              </w:numPr>
              <w:rPr>
                <w:ins w:id="8883" w:author="......" w:date="2024-05-06T21:33:13Z"/>
                <w:rFonts w:hint="default" w:ascii="Times New Roman" w:hAnsi="Times New Roman" w:eastAsia="宋体" w:cs="Times New Roman"/>
                <w:sz w:val="24"/>
                <w:szCs w:val="32"/>
                <w:vertAlign w:val="baseline"/>
                <w:lang w:val="en-US" w:eastAsia="zh-CN"/>
                <w:rPrChange w:id="8884" w:author="......" w:date="2024-05-07T14:48:58Z">
                  <w:rPr>
                    <w:ins w:id="8885" w:author="......" w:date="2024-05-06T21:33:13Z"/>
                    <w:rFonts w:hint="default"/>
                    <w:sz w:val="24"/>
                    <w:szCs w:val="32"/>
                    <w:vertAlign w:val="baseline"/>
                    <w:lang w:val="en-US" w:eastAsia="zh-CN"/>
                  </w:rPr>
                </w:rPrChange>
              </w:rPr>
            </w:pPr>
            <w:ins w:id="8886" w:author="......" w:date="2024-05-06T21:33:13Z">
              <w:r>
                <w:rPr>
                  <w:rFonts w:hint="default" w:ascii="Times New Roman" w:hAnsi="Times New Roman" w:eastAsia="宋体" w:cs="Times New Roman"/>
                  <w:sz w:val="24"/>
                  <w:szCs w:val="32"/>
                  <w:lang w:val="en-US" w:eastAsia="zh-CN"/>
                  <w:rPrChange w:id="8887" w:author="......" w:date="2024-05-07T14:48:58Z">
                    <w:rPr>
                      <w:rFonts w:hint="eastAsia"/>
                      <w:sz w:val="24"/>
                      <w:szCs w:val="32"/>
                      <w:lang w:val="en-US" w:eastAsia="zh-CN"/>
                    </w:rPr>
                  </w:rPrChange>
                </w:rPr>
                <w:t>能够将云端的相关文件下载至本地</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8889" w:author="......" w:date="2024-05-06T21:33:13Z"/>
        </w:trPr>
        <w:tc>
          <w:tcPr>
            <w:tcW w:w="1692" w:type="dxa"/>
            <w:noWrap w:val="0"/>
            <w:vAlign w:val="top"/>
          </w:tcPr>
          <w:p>
            <w:pPr>
              <w:numPr>
                <w:ilvl w:val="0"/>
                <w:numId w:val="0"/>
              </w:numPr>
              <w:rPr>
                <w:ins w:id="8890" w:author="......" w:date="2024-05-06T21:33:13Z"/>
                <w:rFonts w:hint="default" w:ascii="Times New Roman" w:hAnsi="Times New Roman" w:eastAsia="宋体" w:cs="Times New Roman"/>
                <w:sz w:val="24"/>
                <w:szCs w:val="32"/>
                <w:vertAlign w:val="baseline"/>
                <w:lang w:val="en-US" w:eastAsia="zh-CN"/>
                <w:rPrChange w:id="8891" w:author="......" w:date="2024-05-07T14:48:58Z">
                  <w:rPr>
                    <w:ins w:id="8892" w:author="......" w:date="2024-05-06T21:33:13Z"/>
                    <w:rFonts w:hint="default"/>
                    <w:sz w:val="24"/>
                    <w:szCs w:val="32"/>
                    <w:vertAlign w:val="baseline"/>
                    <w:lang w:val="en-US" w:eastAsia="zh-CN"/>
                  </w:rPr>
                </w:rPrChange>
              </w:rPr>
            </w:pPr>
            <w:ins w:id="8893" w:author="......" w:date="2024-05-06T21:33:13Z">
              <w:r>
                <w:rPr>
                  <w:rFonts w:hint="default" w:ascii="Times New Roman" w:hAnsi="Times New Roman" w:eastAsia="宋体" w:cs="Times New Roman"/>
                  <w:sz w:val="24"/>
                  <w:szCs w:val="32"/>
                  <w:vertAlign w:val="baseline"/>
                  <w:lang w:val="en-US" w:eastAsia="zh-CN"/>
                  <w:rPrChange w:id="8894" w:author="......" w:date="2024-05-07T14:48:58Z">
                    <w:rPr>
                      <w:rFonts w:hint="eastAsia"/>
                      <w:sz w:val="24"/>
                      <w:szCs w:val="32"/>
                      <w:vertAlign w:val="baseline"/>
                      <w:lang w:val="en-US" w:eastAsia="zh-CN"/>
                    </w:rPr>
                  </w:rPrChange>
                </w:rPr>
                <w:t>前提条件</w:t>
              </w:r>
            </w:ins>
          </w:p>
        </w:tc>
        <w:tc>
          <w:tcPr>
            <w:tcW w:w="6830" w:type="dxa"/>
            <w:noWrap w:val="0"/>
            <w:vAlign w:val="top"/>
          </w:tcPr>
          <w:p>
            <w:pPr>
              <w:numPr>
                <w:ilvl w:val="0"/>
                <w:numId w:val="0"/>
              </w:numPr>
              <w:rPr>
                <w:ins w:id="8896" w:author="......" w:date="2024-05-06T21:33:13Z"/>
                <w:rFonts w:hint="default" w:ascii="Times New Roman" w:hAnsi="Times New Roman" w:eastAsia="宋体" w:cs="Times New Roman"/>
                <w:sz w:val="24"/>
                <w:szCs w:val="32"/>
                <w:vertAlign w:val="baseline"/>
                <w:lang w:val="en-US" w:eastAsia="zh-CN"/>
                <w:rPrChange w:id="8897" w:author="......" w:date="2024-05-07T14:48:58Z">
                  <w:rPr>
                    <w:ins w:id="8898" w:author="......" w:date="2024-05-06T21:33:13Z"/>
                    <w:rFonts w:hint="default"/>
                    <w:sz w:val="24"/>
                    <w:szCs w:val="32"/>
                    <w:vertAlign w:val="baseline"/>
                    <w:lang w:val="en-US" w:eastAsia="zh-CN"/>
                  </w:rPr>
                </w:rPrChange>
              </w:rPr>
            </w:pPr>
            <w:ins w:id="8899" w:author="......" w:date="2024-05-06T21:33:13Z">
              <w:r>
                <w:rPr>
                  <w:rFonts w:hint="default" w:ascii="Times New Roman" w:hAnsi="Times New Roman" w:eastAsia="宋体" w:cs="Times New Roman"/>
                  <w:sz w:val="24"/>
                  <w:szCs w:val="32"/>
                  <w:vertAlign w:val="baseline"/>
                  <w:lang w:val="en-US" w:eastAsia="zh-CN"/>
                  <w:rPrChange w:id="8900" w:author="......" w:date="2024-05-07T14:48:58Z">
                    <w:rPr>
                      <w:rFonts w:hint="eastAsia"/>
                      <w:sz w:val="24"/>
                      <w:szCs w:val="32"/>
                      <w:vertAlign w:val="baseline"/>
                      <w:lang w:val="en-US" w:eastAsia="zh-CN"/>
                    </w:rPr>
                  </w:rPrChange>
                </w:rPr>
                <w:t>相关文件已经存入数据库并显示在“安全文件列表”界面</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8902" w:author="......" w:date="2024-05-06T21:33:13Z"/>
        </w:trPr>
        <w:tc>
          <w:tcPr>
            <w:tcW w:w="1692" w:type="dxa"/>
            <w:noWrap w:val="0"/>
            <w:vAlign w:val="top"/>
          </w:tcPr>
          <w:p>
            <w:pPr>
              <w:numPr>
                <w:ilvl w:val="0"/>
                <w:numId w:val="0"/>
              </w:numPr>
              <w:rPr>
                <w:ins w:id="8903" w:author="......" w:date="2024-05-06T21:33:13Z"/>
                <w:rFonts w:hint="default" w:ascii="Times New Roman" w:hAnsi="Times New Roman" w:eastAsia="宋体" w:cs="Times New Roman"/>
                <w:sz w:val="24"/>
                <w:szCs w:val="32"/>
                <w:vertAlign w:val="baseline"/>
                <w:lang w:val="en-US" w:eastAsia="zh-CN"/>
                <w:rPrChange w:id="8904" w:author="......" w:date="2024-05-07T14:48:58Z">
                  <w:rPr>
                    <w:ins w:id="8905" w:author="......" w:date="2024-05-06T21:33:13Z"/>
                    <w:rFonts w:hint="default"/>
                    <w:sz w:val="24"/>
                    <w:szCs w:val="32"/>
                    <w:vertAlign w:val="baseline"/>
                    <w:lang w:val="en-US" w:eastAsia="zh-CN"/>
                  </w:rPr>
                </w:rPrChange>
              </w:rPr>
            </w:pPr>
            <w:ins w:id="8906" w:author="......" w:date="2024-05-06T21:33:13Z">
              <w:r>
                <w:rPr>
                  <w:rFonts w:hint="default" w:ascii="Times New Roman" w:hAnsi="Times New Roman" w:eastAsia="宋体" w:cs="Times New Roman"/>
                  <w:sz w:val="24"/>
                  <w:szCs w:val="32"/>
                  <w:vertAlign w:val="baseline"/>
                  <w:lang w:val="en-US" w:eastAsia="zh-CN"/>
                  <w:rPrChange w:id="8907" w:author="......" w:date="2024-05-07T14:48:58Z">
                    <w:rPr>
                      <w:rFonts w:hint="eastAsia"/>
                      <w:sz w:val="24"/>
                      <w:szCs w:val="32"/>
                      <w:vertAlign w:val="baseline"/>
                      <w:lang w:val="en-US" w:eastAsia="zh-CN"/>
                    </w:rPr>
                  </w:rPrChange>
                </w:rPr>
                <w:t>触发事件</w:t>
              </w:r>
            </w:ins>
          </w:p>
        </w:tc>
        <w:tc>
          <w:tcPr>
            <w:tcW w:w="6830" w:type="dxa"/>
            <w:noWrap w:val="0"/>
            <w:vAlign w:val="top"/>
          </w:tcPr>
          <w:p>
            <w:pPr>
              <w:numPr>
                <w:ilvl w:val="0"/>
                <w:numId w:val="0"/>
              </w:numPr>
              <w:rPr>
                <w:ins w:id="8909" w:author="......" w:date="2024-05-06T21:33:13Z"/>
                <w:rFonts w:hint="default" w:ascii="Times New Roman" w:hAnsi="Times New Roman" w:eastAsia="宋体" w:cs="Times New Roman"/>
                <w:sz w:val="24"/>
                <w:szCs w:val="32"/>
                <w:vertAlign w:val="baseline"/>
                <w:lang w:val="en-US" w:eastAsia="zh-CN"/>
                <w:rPrChange w:id="8910" w:author="......" w:date="2024-05-07T14:48:58Z">
                  <w:rPr>
                    <w:ins w:id="8911" w:author="......" w:date="2024-05-06T21:33:13Z"/>
                    <w:rFonts w:hint="default"/>
                    <w:sz w:val="24"/>
                    <w:szCs w:val="32"/>
                    <w:vertAlign w:val="baseline"/>
                    <w:lang w:val="en-US" w:eastAsia="zh-CN"/>
                  </w:rPr>
                </w:rPrChange>
              </w:rPr>
            </w:pPr>
            <w:ins w:id="8912" w:author="......" w:date="2024-05-06T21:33:13Z">
              <w:r>
                <w:rPr>
                  <w:rFonts w:hint="default" w:ascii="Times New Roman" w:hAnsi="Times New Roman" w:eastAsia="宋体" w:cs="Times New Roman"/>
                  <w:sz w:val="24"/>
                  <w:szCs w:val="32"/>
                  <w:vertAlign w:val="baseline"/>
                  <w:lang w:val="en-US" w:eastAsia="zh-CN"/>
                  <w:rPrChange w:id="8913" w:author="......" w:date="2024-05-07T14:48:58Z">
                    <w:rPr>
                      <w:rFonts w:hint="eastAsia"/>
                      <w:sz w:val="24"/>
                      <w:szCs w:val="32"/>
                      <w:vertAlign w:val="baseline"/>
                      <w:lang w:val="en-US" w:eastAsia="zh-CN"/>
                    </w:rPr>
                  </w:rPrChange>
                </w:rPr>
                <w:t>用户进入“安全文件列表”界面，点击相关问题对应的“下载”按钮</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8915" w:author="......" w:date="2024-05-06T21:33:13Z"/>
        </w:trPr>
        <w:tc>
          <w:tcPr>
            <w:tcW w:w="1692" w:type="dxa"/>
            <w:noWrap w:val="0"/>
            <w:vAlign w:val="top"/>
          </w:tcPr>
          <w:p>
            <w:pPr>
              <w:numPr>
                <w:ilvl w:val="0"/>
                <w:numId w:val="0"/>
              </w:numPr>
              <w:rPr>
                <w:ins w:id="8916" w:author="......" w:date="2024-05-06T21:33:13Z"/>
                <w:rFonts w:hint="default" w:ascii="Times New Roman" w:hAnsi="Times New Roman" w:eastAsia="宋体" w:cs="Times New Roman"/>
                <w:sz w:val="24"/>
                <w:szCs w:val="32"/>
                <w:vertAlign w:val="baseline"/>
                <w:lang w:val="en-US" w:eastAsia="zh-CN"/>
                <w:rPrChange w:id="8917" w:author="......" w:date="2024-05-07T14:48:58Z">
                  <w:rPr>
                    <w:ins w:id="8918" w:author="......" w:date="2024-05-06T21:33:13Z"/>
                    <w:rFonts w:hint="default"/>
                    <w:sz w:val="24"/>
                    <w:szCs w:val="32"/>
                    <w:vertAlign w:val="baseline"/>
                    <w:lang w:val="en-US" w:eastAsia="zh-CN"/>
                  </w:rPr>
                </w:rPrChange>
              </w:rPr>
            </w:pPr>
            <w:ins w:id="8919" w:author="......" w:date="2024-05-06T21:33:13Z">
              <w:r>
                <w:rPr>
                  <w:rFonts w:hint="default" w:ascii="Times New Roman" w:hAnsi="Times New Roman" w:eastAsia="宋体" w:cs="Times New Roman"/>
                  <w:sz w:val="24"/>
                  <w:szCs w:val="32"/>
                  <w:vertAlign w:val="baseline"/>
                  <w:lang w:val="en-US" w:eastAsia="zh-CN"/>
                  <w:rPrChange w:id="8920" w:author="......" w:date="2024-05-07T14:48:58Z">
                    <w:rPr>
                      <w:rFonts w:hint="eastAsia"/>
                      <w:sz w:val="24"/>
                      <w:szCs w:val="32"/>
                      <w:vertAlign w:val="baseline"/>
                      <w:lang w:val="en-US" w:eastAsia="zh-CN"/>
                    </w:rPr>
                  </w:rPrChange>
                </w:rPr>
                <w:t>基本事件流</w:t>
              </w:r>
            </w:ins>
          </w:p>
        </w:tc>
        <w:tc>
          <w:tcPr>
            <w:tcW w:w="6830" w:type="dxa"/>
            <w:noWrap w:val="0"/>
            <w:vAlign w:val="top"/>
          </w:tcPr>
          <w:p>
            <w:pPr>
              <w:numPr>
                <w:ilvl w:val="0"/>
                <w:numId w:val="59"/>
              </w:numPr>
              <w:rPr>
                <w:ins w:id="8922" w:author="......" w:date="2024-05-06T21:33:13Z"/>
                <w:rFonts w:hint="default" w:ascii="Times New Roman" w:hAnsi="Times New Roman" w:eastAsia="宋体" w:cs="Times New Roman"/>
                <w:sz w:val="24"/>
                <w:szCs w:val="32"/>
                <w:vertAlign w:val="baseline"/>
                <w:lang w:val="en-US" w:eastAsia="zh-CN"/>
                <w:rPrChange w:id="8923" w:author="......" w:date="2024-05-07T14:48:58Z">
                  <w:rPr>
                    <w:ins w:id="8924" w:author="......" w:date="2024-05-06T21:33:13Z"/>
                    <w:rFonts w:hint="eastAsia"/>
                    <w:sz w:val="24"/>
                    <w:szCs w:val="32"/>
                    <w:vertAlign w:val="baseline"/>
                    <w:lang w:val="en-US" w:eastAsia="zh-CN"/>
                  </w:rPr>
                </w:rPrChange>
              </w:rPr>
            </w:pPr>
            <w:ins w:id="8925" w:author="......" w:date="2024-05-06T21:33:13Z">
              <w:r>
                <w:rPr>
                  <w:rFonts w:hint="default" w:ascii="Times New Roman" w:hAnsi="Times New Roman" w:eastAsia="宋体" w:cs="Times New Roman"/>
                  <w:sz w:val="24"/>
                  <w:szCs w:val="32"/>
                  <w:vertAlign w:val="baseline"/>
                  <w:lang w:val="en-US" w:eastAsia="zh-CN"/>
                  <w:rPrChange w:id="8926" w:author="......" w:date="2024-05-07T14:48:58Z">
                    <w:rPr>
                      <w:rFonts w:hint="eastAsia"/>
                      <w:sz w:val="24"/>
                      <w:szCs w:val="32"/>
                      <w:vertAlign w:val="baseline"/>
                      <w:lang w:val="en-US" w:eastAsia="zh-CN"/>
                    </w:rPr>
                  </w:rPrChange>
                </w:rPr>
                <w:t>用户点击“下载”按钮；</w:t>
              </w:r>
            </w:ins>
          </w:p>
          <w:p>
            <w:pPr>
              <w:numPr>
                <w:ilvl w:val="0"/>
                <w:numId w:val="59"/>
              </w:numPr>
              <w:rPr>
                <w:ins w:id="8928" w:author="......" w:date="2024-05-06T21:33:13Z"/>
                <w:rFonts w:hint="default" w:ascii="Times New Roman" w:hAnsi="Times New Roman" w:eastAsia="宋体" w:cs="Times New Roman"/>
                <w:sz w:val="24"/>
                <w:szCs w:val="32"/>
                <w:vertAlign w:val="baseline"/>
                <w:lang w:val="en-US" w:eastAsia="zh-CN"/>
                <w:rPrChange w:id="8929" w:author="......" w:date="2024-05-07T14:48:58Z">
                  <w:rPr>
                    <w:ins w:id="8930" w:author="......" w:date="2024-05-06T21:33:13Z"/>
                    <w:rFonts w:hint="eastAsia"/>
                    <w:sz w:val="24"/>
                    <w:szCs w:val="32"/>
                    <w:vertAlign w:val="baseline"/>
                    <w:lang w:val="en-US" w:eastAsia="zh-CN"/>
                  </w:rPr>
                </w:rPrChange>
              </w:rPr>
            </w:pPr>
            <w:ins w:id="8931" w:author="......" w:date="2024-05-06T21:33:13Z">
              <w:r>
                <w:rPr>
                  <w:rFonts w:hint="default" w:ascii="Times New Roman" w:hAnsi="Times New Roman" w:eastAsia="宋体" w:cs="Times New Roman"/>
                  <w:sz w:val="24"/>
                  <w:szCs w:val="32"/>
                  <w:vertAlign w:val="baseline"/>
                  <w:lang w:val="en-US" w:eastAsia="zh-CN"/>
                  <w:rPrChange w:id="8932" w:author="......" w:date="2024-05-07T14:48:58Z">
                    <w:rPr>
                      <w:rFonts w:hint="eastAsia"/>
                      <w:sz w:val="24"/>
                      <w:szCs w:val="32"/>
                      <w:vertAlign w:val="baseline"/>
                      <w:lang w:val="en-US" w:eastAsia="zh-CN"/>
                    </w:rPr>
                  </w:rPrChange>
                </w:rPr>
                <w:t>系统弹出下载索引界面；</w:t>
              </w:r>
            </w:ins>
          </w:p>
          <w:p>
            <w:pPr>
              <w:numPr>
                <w:ilvl w:val="0"/>
                <w:numId w:val="59"/>
              </w:numPr>
              <w:rPr>
                <w:ins w:id="8934" w:author="......" w:date="2024-05-06T21:33:13Z"/>
                <w:rFonts w:hint="default" w:ascii="Times New Roman" w:hAnsi="Times New Roman" w:eastAsia="宋体" w:cs="Times New Roman"/>
                <w:sz w:val="24"/>
                <w:szCs w:val="32"/>
                <w:vertAlign w:val="baseline"/>
                <w:lang w:val="en-US" w:eastAsia="zh-CN"/>
                <w:rPrChange w:id="8935" w:author="......" w:date="2024-05-07T14:48:58Z">
                  <w:rPr>
                    <w:ins w:id="8936" w:author="......" w:date="2024-05-06T21:33:13Z"/>
                    <w:rFonts w:hint="default"/>
                    <w:sz w:val="24"/>
                    <w:szCs w:val="32"/>
                    <w:vertAlign w:val="baseline"/>
                    <w:lang w:val="en-US" w:eastAsia="zh-CN"/>
                  </w:rPr>
                </w:rPrChange>
              </w:rPr>
            </w:pPr>
            <w:ins w:id="8937" w:author="......" w:date="2024-05-06T21:33:13Z">
              <w:r>
                <w:rPr>
                  <w:rFonts w:hint="default" w:ascii="Times New Roman" w:hAnsi="Times New Roman" w:eastAsia="宋体" w:cs="Times New Roman"/>
                  <w:sz w:val="24"/>
                  <w:szCs w:val="32"/>
                  <w:vertAlign w:val="baseline"/>
                  <w:lang w:val="en-US" w:eastAsia="zh-CN"/>
                  <w:rPrChange w:id="8938" w:author="......" w:date="2024-05-07T14:48:58Z">
                    <w:rPr>
                      <w:rFonts w:hint="eastAsia"/>
                      <w:sz w:val="24"/>
                      <w:szCs w:val="32"/>
                      <w:vertAlign w:val="baseline"/>
                      <w:lang w:val="en-US" w:eastAsia="zh-CN"/>
                    </w:rPr>
                  </w:rPrChange>
                </w:rPr>
                <w:t>用户选择下载地址；</w:t>
              </w:r>
            </w:ins>
          </w:p>
          <w:p>
            <w:pPr>
              <w:numPr>
                <w:ilvl w:val="0"/>
                <w:numId w:val="59"/>
              </w:numPr>
              <w:rPr>
                <w:ins w:id="8940" w:author="......" w:date="2024-05-06T21:33:13Z"/>
                <w:rFonts w:hint="default" w:ascii="Times New Roman" w:hAnsi="Times New Roman" w:eastAsia="宋体" w:cs="Times New Roman"/>
                <w:sz w:val="24"/>
                <w:szCs w:val="32"/>
                <w:vertAlign w:val="baseline"/>
                <w:lang w:val="en-US" w:eastAsia="zh-CN"/>
                <w:rPrChange w:id="8941" w:author="......" w:date="2024-05-07T14:48:58Z">
                  <w:rPr>
                    <w:ins w:id="8942" w:author="......" w:date="2024-05-06T21:33:13Z"/>
                    <w:rFonts w:hint="default"/>
                    <w:sz w:val="24"/>
                    <w:szCs w:val="32"/>
                    <w:vertAlign w:val="baseline"/>
                    <w:lang w:val="en-US" w:eastAsia="zh-CN"/>
                  </w:rPr>
                </w:rPrChange>
              </w:rPr>
            </w:pPr>
            <w:ins w:id="8943" w:author="......" w:date="2024-05-06T21:33:13Z">
              <w:r>
                <w:rPr>
                  <w:rFonts w:hint="default" w:ascii="Times New Roman" w:hAnsi="Times New Roman" w:eastAsia="宋体" w:cs="Times New Roman"/>
                  <w:sz w:val="24"/>
                  <w:szCs w:val="32"/>
                  <w:vertAlign w:val="baseline"/>
                  <w:lang w:val="en-US" w:eastAsia="zh-CN"/>
                  <w:rPrChange w:id="8944" w:author="......" w:date="2024-05-07T14:48:58Z">
                    <w:rPr>
                      <w:rFonts w:hint="eastAsia"/>
                      <w:sz w:val="24"/>
                      <w:szCs w:val="32"/>
                      <w:vertAlign w:val="baseline"/>
                      <w:lang w:val="en-US" w:eastAsia="zh-CN"/>
                    </w:rPr>
                  </w:rPrChange>
                </w:rPr>
                <w:t>目标文件下载至本地。</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8946" w:author="......" w:date="2024-05-06T21:33:13Z"/>
        </w:trPr>
        <w:tc>
          <w:tcPr>
            <w:tcW w:w="1692" w:type="dxa"/>
            <w:noWrap w:val="0"/>
            <w:vAlign w:val="top"/>
          </w:tcPr>
          <w:p>
            <w:pPr>
              <w:numPr>
                <w:ilvl w:val="0"/>
                <w:numId w:val="0"/>
              </w:numPr>
              <w:rPr>
                <w:ins w:id="8947" w:author="......" w:date="2024-05-06T21:33:13Z"/>
                <w:rFonts w:hint="default" w:ascii="Times New Roman" w:hAnsi="Times New Roman" w:eastAsia="宋体" w:cs="Times New Roman"/>
                <w:sz w:val="24"/>
                <w:szCs w:val="32"/>
                <w:vertAlign w:val="baseline"/>
                <w:lang w:val="en-US" w:eastAsia="zh-CN"/>
                <w:rPrChange w:id="8948" w:author="......" w:date="2024-05-07T14:48:58Z">
                  <w:rPr>
                    <w:ins w:id="8949" w:author="......" w:date="2024-05-06T21:33:13Z"/>
                    <w:rFonts w:hint="default"/>
                    <w:sz w:val="24"/>
                    <w:szCs w:val="32"/>
                    <w:vertAlign w:val="baseline"/>
                    <w:lang w:val="en-US" w:eastAsia="zh-CN"/>
                  </w:rPr>
                </w:rPrChange>
              </w:rPr>
            </w:pPr>
            <w:ins w:id="8950" w:author="......" w:date="2024-05-06T21:33:13Z">
              <w:r>
                <w:rPr>
                  <w:rFonts w:hint="default" w:ascii="Times New Roman" w:hAnsi="Times New Roman" w:eastAsia="宋体" w:cs="Times New Roman"/>
                  <w:sz w:val="24"/>
                  <w:szCs w:val="32"/>
                  <w:vertAlign w:val="baseline"/>
                  <w:lang w:val="en-US" w:eastAsia="zh-CN"/>
                  <w:rPrChange w:id="8951" w:author="......" w:date="2024-05-07T14:48:58Z">
                    <w:rPr>
                      <w:rFonts w:hint="eastAsia"/>
                      <w:sz w:val="24"/>
                      <w:szCs w:val="32"/>
                      <w:vertAlign w:val="baseline"/>
                      <w:lang w:val="en-US" w:eastAsia="zh-CN"/>
                    </w:rPr>
                  </w:rPrChange>
                </w:rPr>
                <w:t>异常事件流</w:t>
              </w:r>
            </w:ins>
          </w:p>
        </w:tc>
        <w:tc>
          <w:tcPr>
            <w:tcW w:w="6830" w:type="dxa"/>
            <w:noWrap w:val="0"/>
            <w:vAlign w:val="top"/>
          </w:tcPr>
          <w:p>
            <w:pPr>
              <w:numPr>
                <w:ilvl w:val="0"/>
                <w:numId w:val="60"/>
              </w:numPr>
              <w:rPr>
                <w:ins w:id="8953" w:author="......" w:date="2024-05-06T21:33:13Z"/>
                <w:rFonts w:hint="default" w:ascii="Times New Roman" w:hAnsi="Times New Roman" w:eastAsia="宋体" w:cs="Times New Roman"/>
                <w:sz w:val="24"/>
                <w:szCs w:val="32"/>
                <w:vertAlign w:val="baseline"/>
                <w:lang w:val="en-US" w:eastAsia="zh-CN"/>
                <w:rPrChange w:id="8954" w:author="......" w:date="2024-05-07T14:48:58Z">
                  <w:rPr>
                    <w:ins w:id="8955" w:author="......" w:date="2024-05-06T21:33:13Z"/>
                    <w:rFonts w:hint="eastAsia"/>
                    <w:sz w:val="24"/>
                    <w:szCs w:val="32"/>
                    <w:vertAlign w:val="baseline"/>
                    <w:lang w:val="en-US" w:eastAsia="zh-CN"/>
                  </w:rPr>
                </w:rPrChange>
              </w:rPr>
            </w:pPr>
            <w:ins w:id="8956" w:author="......" w:date="2024-05-06T21:33:13Z">
              <w:r>
                <w:rPr>
                  <w:rFonts w:hint="default" w:ascii="Times New Roman" w:hAnsi="Times New Roman" w:eastAsia="宋体" w:cs="Times New Roman"/>
                  <w:sz w:val="24"/>
                  <w:szCs w:val="32"/>
                  <w:vertAlign w:val="baseline"/>
                  <w:lang w:val="en-US" w:eastAsia="zh-CN"/>
                  <w:rPrChange w:id="8957" w:author="......" w:date="2024-05-07T14:48:58Z">
                    <w:rPr>
                      <w:rFonts w:hint="eastAsia"/>
                      <w:sz w:val="24"/>
                      <w:szCs w:val="32"/>
                      <w:vertAlign w:val="baseline"/>
                      <w:lang w:val="en-US" w:eastAsia="zh-CN"/>
                    </w:rPr>
                  </w:rPrChange>
                </w:rPr>
                <w:t>用户点击右上角的“x”,下载文件操作终止；</w:t>
              </w:r>
            </w:ins>
          </w:p>
          <w:p>
            <w:pPr>
              <w:numPr>
                <w:ilvl w:val="0"/>
                <w:numId w:val="60"/>
              </w:numPr>
              <w:rPr>
                <w:ins w:id="8959" w:author="......" w:date="2024-05-06T21:33:13Z"/>
                <w:rFonts w:hint="default" w:ascii="Times New Roman" w:hAnsi="Times New Roman" w:eastAsia="宋体" w:cs="Times New Roman"/>
                <w:sz w:val="24"/>
                <w:szCs w:val="32"/>
                <w:vertAlign w:val="baseline"/>
                <w:lang w:val="en-US" w:eastAsia="zh-CN"/>
                <w:rPrChange w:id="8960" w:author="......" w:date="2024-05-07T14:48:58Z">
                  <w:rPr>
                    <w:ins w:id="8961" w:author="......" w:date="2024-05-06T21:33:13Z"/>
                    <w:rFonts w:hint="default"/>
                    <w:sz w:val="24"/>
                    <w:szCs w:val="32"/>
                    <w:vertAlign w:val="baseline"/>
                    <w:lang w:val="en-US" w:eastAsia="zh-CN"/>
                  </w:rPr>
                </w:rPrChange>
              </w:rPr>
            </w:pPr>
            <w:ins w:id="8962" w:author="......" w:date="2024-05-06T21:33:13Z">
              <w:r>
                <w:rPr>
                  <w:rFonts w:hint="default" w:ascii="Times New Roman" w:hAnsi="Times New Roman" w:eastAsia="宋体" w:cs="Times New Roman"/>
                  <w:sz w:val="24"/>
                  <w:szCs w:val="32"/>
                  <w:vertAlign w:val="baseline"/>
                  <w:lang w:val="en-US" w:eastAsia="zh-CN"/>
                  <w:rPrChange w:id="8963" w:author="......" w:date="2024-05-07T14:48:58Z">
                    <w:rPr>
                      <w:rFonts w:hint="eastAsia"/>
                      <w:sz w:val="24"/>
                      <w:szCs w:val="32"/>
                      <w:vertAlign w:val="baseline"/>
                      <w:lang w:val="en-US" w:eastAsia="zh-CN"/>
                    </w:rPr>
                  </w:rPrChange>
                </w:rPr>
                <w:t>网络卡顿，未下载成功。</w:t>
              </w:r>
            </w:ins>
          </w:p>
        </w:tc>
      </w:tr>
    </w:tbl>
    <w:p>
      <w:pPr>
        <w:numPr>
          <w:ilvl w:val="-1"/>
          <w:numId w:val="0"/>
        </w:numPr>
        <w:bidi w:val="0"/>
        <w:ind w:left="0" w:firstLine="0"/>
        <w:rPr>
          <w:ins w:id="8966" w:author="......" w:date="2024-05-06T21:29:51Z"/>
          <w:rFonts w:hint="default" w:ascii="Times New Roman" w:hAnsi="Times New Roman" w:eastAsia="宋体" w:cs="Times New Roman"/>
          <w:rPrChange w:id="8967" w:author="......" w:date="2024-05-07T14:48:58Z">
            <w:rPr>
              <w:ins w:id="8968" w:author="......" w:date="2024-05-06T21:29:51Z"/>
              <w:rFonts w:hint="default" w:ascii="Times New Roman" w:hAnsi="Times New Roman" w:eastAsia="宋体" w:cs="Times New Roman"/>
            </w:rPr>
          </w:rPrChange>
        </w:rPr>
        <w:pPrChange w:id="8965" w:author="......" w:date="2024-05-06T21:30:19Z">
          <w:pPr>
            <w:numPr>
              <w:ilvl w:val="0"/>
              <w:numId w:val="54"/>
            </w:numPr>
            <w:bidi w:val="0"/>
            <w:ind w:left="425" w:hanging="425"/>
          </w:pPr>
        </w:pPrChange>
      </w:pPr>
    </w:p>
    <w:p>
      <w:pPr>
        <w:numPr>
          <w:ilvl w:val="0"/>
          <w:numId w:val="55"/>
        </w:numPr>
        <w:bidi w:val="0"/>
        <w:ind w:left="425" w:hanging="425"/>
        <w:rPr>
          <w:ins w:id="8969" w:author="......" w:date="2024-05-06T21:35:22Z"/>
          <w:rFonts w:hint="default" w:ascii="Times New Roman" w:hAnsi="Times New Roman" w:eastAsia="宋体" w:cs="Times New Roman"/>
          <w:rPrChange w:id="8970" w:author="......" w:date="2024-05-07T14:48:58Z">
            <w:rPr>
              <w:ins w:id="8971" w:author="......" w:date="2024-05-06T21:35:22Z"/>
              <w:rFonts w:hint="default" w:ascii="Times New Roman" w:hAnsi="Times New Roman" w:eastAsia="宋体" w:cs="Times New Roman"/>
            </w:rPr>
          </w:rPrChange>
        </w:rPr>
      </w:pPr>
      <w:ins w:id="8972" w:author="......" w:date="2024-05-06T21:35:00Z">
        <w:r>
          <w:rPr>
            <w:rFonts w:hint="default" w:ascii="Times New Roman" w:hAnsi="Times New Roman" w:eastAsia="宋体" w:cs="Times New Roman"/>
            <w:lang w:val="en-US" w:eastAsia="zh-CN"/>
            <w:rPrChange w:id="8973" w:author="......" w:date="2024-05-07T14:48:58Z">
              <w:rPr>
                <w:rFonts w:hint="eastAsia" w:ascii="Times New Roman" w:hAnsi="Times New Roman" w:eastAsia="宋体" w:cs="Times New Roman"/>
                <w:lang w:val="en-US" w:eastAsia="zh-CN"/>
              </w:rPr>
            </w:rPrChange>
          </w:rPr>
          <w:t>删除</w:t>
        </w:r>
      </w:ins>
      <w:ins w:id="8975" w:author="......" w:date="2024-05-06T21:34:57Z">
        <w:r>
          <w:rPr>
            <w:rFonts w:hint="default" w:ascii="Times New Roman" w:hAnsi="Times New Roman" w:eastAsia="宋体" w:cs="Times New Roman"/>
            <w:lang w:val="en-US" w:eastAsia="zh-CN"/>
            <w:rPrChange w:id="8976" w:author="......" w:date="2024-05-07T14:48:58Z">
              <w:rPr>
                <w:rFonts w:hint="eastAsia" w:ascii="Times New Roman" w:hAnsi="Times New Roman" w:eastAsia="宋体" w:cs="Times New Roman"/>
                <w:lang w:val="en-US" w:eastAsia="zh-CN"/>
              </w:rPr>
            </w:rPrChange>
          </w:rPr>
          <w:t>文件</w:t>
        </w:r>
      </w:ins>
      <w:ins w:id="8978" w:author="......" w:date="2024-05-06T21:29:46Z">
        <w:r>
          <w:rPr>
            <w:rFonts w:hint="default" w:ascii="Times New Roman" w:hAnsi="Times New Roman" w:eastAsia="宋体" w:cs="Times New Roman"/>
            <w:rPrChange w:id="8979" w:author="......" w:date="2024-05-07T14:48:58Z">
              <w:rPr>
                <w:rFonts w:hint="default" w:ascii="Times New Roman" w:hAnsi="Times New Roman" w:eastAsia="宋体" w:cs="Times New Roman"/>
              </w:rPr>
            </w:rPrChange>
          </w:rPr>
          <w:t>：支持授权用户删除文件</w:t>
        </w:r>
      </w:ins>
      <w:ins w:id="8981" w:author="......" w:date="2024-05-06T21:35:14Z">
        <w:r>
          <w:rPr>
            <w:rFonts w:hint="default" w:ascii="Times New Roman" w:hAnsi="Times New Roman" w:eastAsia="宋体" w:cs="Times New Roman"/>
            <w:lang w:eastAsia="zh-CN"/>
            <w:rPrChange w:id="8982" w:author="......" w:date="2024-05-07T14:48:58Z">
              <w:rPr>
                <w:rFonts w:hint="eastAsia" w:ascii="Times New Roman" w:hAnsi="Times New Roman" w:eastAsia="宋体" w:cs="Times New Roman"/>
                <w:lang w:eastAsia="zh-CN"/>
              </w:rPr>
            </w:rPrChange>
          </w:rPr>
          <w:t>，</w:t>
        </w:r>
      </w:ins>
      <w:ins w:id="8984" w:author="......" w:date="2024-05-06T21:35:22Z">
        <w:r>
          <w:rPr>
            <w:rFonts w:hint="default" w:ascii="Times New Roman" w:hAnsi="Times New Roman" w:eastAsia="宋体" w:cs="Times New Roman"/>
            <w:szCs w:val="32"/>
            <w:lang w:val="en-US" w:eastAsia="zh-CN"/>
            <w:rPrChange w:id="8985" w:author="......" w:date="2024-05-07T14:48:58Z">
              <w:rPr>
                <w:rFonts w:hint="eastAsia" w:ascii="Times New Roman" w:hAnsi="Times New Roman" w:eastAsia="宋体" w:cs="Times New Roman"/>
                <w:szCs w:val="32"/>
                <w:lang w:val="en-US" w:eastAsia="zh-CN"/>
              </w:rPr>
            </w:rPrChange>
          </w:rPr>
          <w:t>如表3-6-</w:t>
        </w:r>
      </w:ins>
      <w:ins w:id="8987" w:author="......" w:date="2024-05-06T21:35:28Z">
        <w:r>
          <w:rPr>
            <w:rFonts w:hint="default" w:ascii="Times New Roman" w:hAnsi="Times New Roman" w:eastAsia="宋体" w:cs="Times New Roman"/>
            <w:szCs w:val="32"/>
            <w:lang w:val="en-US" w:eastAsia="zh-CN"/>
            <w:rPrChange w:id="8988" w:author="......" w:date="2024-05-07T14:48:58Z">
              <w:rPr>
                <w:rFonts w:hint="eastAsia" w:ascii="Times New Roman" w:hAnsi="Times New Roman" w:eastAsia="宋体" w:cs="Times New Roman"/>
                <w:szCs w:val="32"/>
                <w:lang w:val="en-US" w:eastAsia="zh-CN"/>
              </w:rPr>
            </w:rPrChange>
          </w:rPr>
          <w:t>3</w:t>
        </w:r>
      </w:ins>
      <w:ins w:id="8990" w:author="......" w:date="2024-05-06T21:35:22Z">
        <w:r>
          <w:rPr>
            <w:rFonts w:hint="default" w:ascii="Times New Roman" w:hAnsi="Times New Roman" w:eastAsia="宋体" w:cs="Times New Roman"/>
            <w:szCs w:val="32"/>
            <w:lang w:val="en-US" w:eastAsia="zh-CN"/>
            <w:rPrChange w:id="8991" w:author="......" w:date="2024-05-07T14:48:58Z">
              <w:rPr>
                <w:rFonts w:hint="eastAsia" w:ascii="Times New Roman" w:hAnsi="Times New Roman" w:eastAsia="宋体" w:cs="Times New Roman"/>
                <w:szCs w:val="32"/>
                <w:lang w:val="en-US" w:eastAsia="zh-CN"/>
              </w:rPr>
            </w:rPrChange>
          </w:rPr>
          <w:t>所示：</w:t>
        </w:r>
      </w:ins>
    </w:p>
    <w:p>
      <w:pPr>
        <w:numPr>
          <w:ilvl w:val="-1"/>
          <w:numId w:val="0"/>
        </w:numPr>
        <w:bidi w:val="0"/>
        <w:ind w:left="0" w:firstLine="0"/>
        <w:jc w:val="right"/>
        <w:rPr>
          <w:ins w:id="8994" w:author="......" w:date="2024-05-06T21:34:43Z"/>
          <w:rFonts w:hint="default" w:ascii="Times New Roman" w:hAnsi="Times New Roman" w:eastAsia="宋体" w:cs="Times New Roman"/>
          <w:lang w:val="en-US"/>
          <w:rPrChange w:id="8995" w:author="......" w:date="2024-05-07T14:48:58Z">
            <w:rPr>
              <w:ins w:id="8996" w:author="......" w:date="2024-05-06T21:34:43Z"/>
              <w:rFonts w:hint="default" w:ascii="Times New Roman" w:hAnsi="Times New Roman" w:eastAsia="宋体" w:cs="Times New Roman"/>
              <w:lang w:val="en-US"/>
            </w:rPr>
          </w:rPrChange>
        </w:rPr>
        <w:pPrChange w:id="8993" w:author="......" w:date="2024-05-06T21:35:24Z">
          <w:pPr>
            <w:numPr>
              <w:ilvl w:val="0"/>
              <w:numId w:val="54"/>
            </w:numPr>
            <w:bidi w:val="0"/>
            <w:ind w:left="425" w:hanging="425"/>
          </w:pPr>
        </w:pPrChange>
      </w:pPr>
      <w:ins w:id="8997" w:author="......" w:date="2024-05-06T21:35:22Z">
        <w:r>
          <w:rPr>
            <w:rFonts w:hint="default" w:ascii="Times New Roman" w:hAnsi="Times New Roman" w:eastAsia="宋体" w:cs="Times New Roman"/>
            <w:sz w:val="21"/>
            <w:szCs w:val="24"/>
            <w:lang w:val="en-US" w:eastAsia="zh-CN"/>
            <w:rPrChange w:id="8998" w:author="......" w:date="2024-05-07T14:48:58Z">
              <w:rPr>
                <w:rFonts w:hint="eastAsia" w:ascii="Times New Roman" w:hAnsi="Times New Roman" w:eastAsia="宋体" w:cs="Times New Roman"/>
                <w:sz w:val="21"/>
                <w:szCs w:val="24"/>
                <w:lang w:val="en-US" w:eastAsia="zh-CN"/>
              </w:rPr>
            </w:rPrChange>
          </w:rPr>
          <w:t>表3-6-</w:t>
        </w:r>
      </w:ins>
      <w:ins w:id="9000" w:author="......" w:date="2024-05-06T21:35:26Z">
        <w:r>
          <w:rPr>
            <w:rFonts w:hint="default" w:ascii="Times New Roman" w:hAnsi="Times New Roman" w:eastAsia="宋体" w:cs="Times New Roman"/>
            <w:sz w:val="21"/>
            <w:szCs w:val="24"/>
            <w:lang w:val="en-US" w:eastAsia="zh-CN"/>
            <w:rPrChange w:id="9001" w:author="......" w:date="2024-05-07T14:48:58Z">
              <w:rPr>
                <w:rFonts w:hint="eastAsia" w:ascii="Times New Roman" w:hAnsi="Times New Roman" w:eastAsia="宋体" w:cs="Times New Roman"/>
                <w:sz w:val="21"/>
                <w:szCs w:val="24"/>
                <w:lang w:val="en-US" w:eastAsia="zh-CN"/>
              </w:rPr>
            </w:rPrChange>
          </w:rPr>
          <w:t>3</w:t>
        </w:r>
      </w:ins>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2"/>
        <w:gridCol w:w="6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ins w:id="9003" w:author="......" w:date="2024-05-06T21:34:44Z"/>
        </w:trPr>
        <w:tc>
          <w:tcPr>
            <w:tcW w:w="1692" w:type="dxa"/>
            <w:noWrap w:val="0"/>
            <w:vAlign w:val="top"/>
          </w:tcPr>
          <w:p>
            <w:pPr>
              <w:numPr>
                <w:ilvl w:val="0"/>
                <w:numId w:val="0"/>
              </w:numPr>
              <w:rPr>
                <w:ins w:id="9004" w:author="......" w:date="2024-05-06T21:34:44Z"/>
                <w:rFonts w:hint="default" w:ascii="Times New Roman" w:hAnsi="Times New Roman" w:eastAsia="宋体" w:cs="Times New Roman"/>
                <w:sz w:val="24"/>
                <w:szCs w:val="32"/>
                <w:vertAlign w:val="baseline"/>
                <w:lang w:val="en-US" w:eastAsia="zh-CN"/>
                <w:rPrChange w:id="9005" w:author="......" w:date="2024-05-07T14:48:58Z">
                  <w:rPr>
                    <w:ins w:id="9006" w:author="......" w:date="2024-05-06T21:34:44Z"/>
                    <w:rFonts w:hint="default"/>
                    <w:sz w:val="24"/>
                    <w:szCs w:val="32"/>
                    <w:vertAlign w:val="baseline"/>
                    <w:lang w:val="en-US" w:eastAsia="zh-CN"/>
                  </w:rPr>
                </w:rPrChange>
              </w:rPr>
            </w:pPr>
            <w:ins w:id="9007" w:author="......" w:date="2024-05-06T21:34:44Z">
              <w:r>
                <w:rPr>
                  <w:rFonts w:hint="default" w:ascii="Times New Roman" w:hAnsi="Times New Roman" w:eastAsia="宋体" w:cs="Times New Roman"/>
                  <w:sz w:val="24"/>
                  <w:szCs w:val="32"/>
                  <w:lang w:val="en-US" w:eastAsia="zh-CN"/>
                  <w:rPrChange w:id="9008" w:author="......" w:date="2024-05-07T14:48:58Z">
                    <w:rPr>
                      <w:rFonts w:hint="eastAsia"/>
                      <w:sz w:val="24"/>
                      <w:szCs w:val="32"/>
                      <w:lang w:val="en-US" w:eastAsia="zh-CN"/>
                    </w:rPr>
                  </w:rPrChange>
                </w:rPr>
                <w:t>用例</w:t>
              </w:r>
            </w:ins>
          </w:p>
        </w:tc>
        <w:tc>
          <w:tcPr>
            <w:tcW w:w="6830" w:type="dxa"/>
            <w:noWrap w:val="0"/>
            <w:vAlign w:val="top"/>
          </w:tcPr>
          <w:p>
            <w:pPr>
              <w:numPr>
                <w:ilvl w:val="0"/>
                <w:numId w:val="0"/>
              </w:numPr>
              <w:rPr>
                <w:ins w:id="9010" w:author="......" w:date="2024-05-06T21:34:44Z"/>
                <w:rFonts w:hint="default" w:ascii="Times New Roman" w:hAnsi="Times New Roman" w:eastAsia="宋体" w:cs="Times New Roman"/>
                <w:sz w:val="24"/>
                <w:szCs w:val="32"/>
                <w:vertAlign w:val="baseline"/>
                <w:lang w:val="en-US" w:eastAsia="zh-CN"/>
                <w:rPrChange w:id="9011" w:author="......" w:date="2024-05-07T14:48:58Z">
                  <w:rPr>
                    <w:ins w:id="9012" w:author="......" w:date="2024-05-06T21:34:44Z"/>
                    <w:rFonts w:hint="default"/>
                    <w:sz w:val="24"/>
                    <w:szCs w:val="32"/>
                    <w:vertAlign w:val="baseline"/>
                    <w:lang w:val="en-US" w:eastAsia="zh-CN"/>
                  </w:rPr>
                </w:rPrChange>
              </w:rPr>
            </w:pPr>
            <w:ins w:id="9013" w:author="......" w:date="2024-05-06T21:34:44Z">
              <w:r>
                <w:rPr>
                  <w:rFonts w:hint="default" w:ascii="Times New Roman" w:hAnsi="Times New Roman" w:eastAsia="宋体" w:cs="Times New Roman"/>
                  <w:sz w:val="24"/>
                  <w:szCs w:val="32"/>
                  <w:vertAlign w:val="baseline"/>
                  <w:lang w:val="en-US" w:eastAsia="zh-CN"/>
                  <w:rPrChange w:id="9014" w:author="......" w:date="2024-05-07T14:48:58Z">
                    <w:rPr>
                      <w:rFonts w:hint="eastAsia"/>
                      <w:sz w:val="24"/>
                      <w:szCs w:val="32"/>
                      <w:vertAlign w:val="baseline"/>
                      <w:lang w:val="en-US" w:eastAsia="zh-CN"/>
                    </w:rPr>
                  </w:rPrChange>
                </w:rPr>
                <w:t>删除相关文件</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ins w:id="9016" w:author="......" w:date="2024-05-06T21:35:33Z"/>
        </w:trPr>
        <w:tc>
          <w:tcPr>
            <w:tcW w:w="1692" w:type="dxa"/>
            <w:noWrap w:val="0"/>
            <w:vAlign w:val="top"/>
          </w:tcPr>
          <w:p>
            <w:pPr>
              <w:numPr>
                <w:ilvl w:val="0"/>
                <w:numId w:val="0"/>
              </w:numPr>
              <w:ind w:left="0" w:leftChars="0" w:firstLine="0" w:firstLineChars="0"/>
              <w:rPr>
                <w:ins w:id="9017" w:author="......" w:date="2024-05-06T21:35:33Z"/>
                <w:rFonts w:hint="default" w:ascii="Times New Roman" w:hAnsi="Times New Roman" w:eastAsia="宋体" w:cs="Times New Roman"/>
                <w:kern w:val="2"/>
                <w:sz w:val="24"/>
                <w:szCs w:val="32"/>
                <w:vertAlign w:val="baseline"/>
                <w:lang w:val="en-US" w:eastAsia="zh-CN" w:bidi="ar-SA"/>
                <w:rPrChange w:id="9018" w:author="......" w:date="2024-05-07T14:48:58Z">
                  <w:rPr>
                    <w:ins w:id="9019" w:author="......" w:date="2024-05-06T21:35:33Z"/>
                    <w:rFonts w:hint="eastAsia" w:ascii="Times New Roman" w:hAnsi="Times New Roman" w:cs="Times New Roman" w:eastAsiaTheme="minorEastAsia"/>
                    <w:kern w:val="2"/>
                    <w:sz w:val="24"/>
                    <w:szCs w:val="32"/>
                    <w:vertAlign w:val="baseline"/>
                    <w:lang w:val="en-US" w:eastAsia="zh-CN" w:bidi="ar-SA"/>
                  </w:rPr>
                </w:rPrChange>
              </w:rPr>
            </w:pPr>
            <w:r>
              <w:rPr>
                <w:rFonts w:hint="default" w:ascii="Times New Roman" w:hAnsi="Times New Roman" w:eastAsia="宋体" w:cs="Times New Roman"/>
                <w:sz w:val="24"/>
                <w:szCs w:val="32"/>
                <w:vertAlign w:val="baseline"/>
                <w:lang w:val="en-US" w:eastAsia="zh-CN"/>
                <w:rPrChange w:id="9020" w:author="......" w:date="2024-05-07T14:48:58Z">
                  <w:rPr>
                    <w:rFonts w:hint="default" w:ascii="Times New Roman" w:hAnsi="Times New Roman" w:cs="Times New Roman"/>
                    <w:sz w:val="24"/>
                    <w:szCs w:val="32"/>
                    <w:vertAlign w:val="baseline"/>
                    <w:lang w:val="en-US" w:eastAsia="zh-CN"/>
                  </w:rPr>
                </w:rPrChange>
              </w:rPr>
              <w:t>用例编号</w:t>
            </w:r>
          </w:p>
        </w:tc>
        <w:tc>
          <w:tcPr>
            <w:tcW w:w="6830" w:type="dxa"/>
            <w:noWrap w:val="0"/>
            <w:vAlign w:val="top"/>
          </w:tcPr>
          <w:p>
            <w:pPr>
              <w:numPr>
                <w:ilvl w:val="0"/>
                <w:numId w:val="0"/>
              </w:numPr>
              <w:ind w:left="0" w:leftChars="0" w:firstLine="0" w:firstLineChars="0"/>
              <w:rPr>
                <w:ins w:id="9021" w:author="......" w:date="2024-05-06T21:35:33Z"/>
                <w:rFonts w:hint="default" w:ascii="Times New Roman" w:hAnsi="Times New Roman" w:eastAsia="宋体" w:cs="Times New Roman"/>
                <w:kern w:val="2"/>
                <w:sz w:val="24"/>
                <w:szCs w:val="32"/>
                <w:vertAlign w:val="baseline"/>
                <w:lang w:val="en-US" w:eastAsia="zh-CN" w:bidi="ar-SA"/>
                <w:rPrChange w:id="9022" w:author="......" w:date="2024-05-07T14:48:58Z">
                  <w:rPr>
                    <w:ins w:id="9023" w:author="......" w:date="2024-05-06T21:35:33Z"/>
                    <w:rFonts w:hint="eastAsia" w:ascii="Times New Roman" w:hAnsi="Times New Roman" w:cs="Times New Roman" w:eastAsiaTheme="minorEastAsia"/>
                    <w:kern w:val="2"/>
                    <w:sz w:val="24"/>
                    <w:szCs w:val="32"/>
                    <w:vertAlign w:val="baseline"/>
                    <w:lang w:val="en-US" w:eastAsia="zh-CN" w:bidi="ar-SA"/>
                  </w:rPr>
                </w:rPrChange>
              </w:rPr>
            </w:pPr>
            <w:r>
              <w:rPr>
                <w:rFonts w:hint="default" w:ascii="Times New Roman" w:hAnsi="Times New Roman" w:eastAsia="宋体" w:cs="Times New Roman"/>
                <w:sz w:val="24"/>
                <w:szCs w:val="32"/>
                <w:lang w:val="en-US" w:eastAsia="zh-CN"/>
                <w:rPrChange w:id="9024" w:author="......" w:date="2024-05-07T14:48:58Z">
                  <w:rPr>
                    <w:rFonts w:hint="default" w:ascii="Times New Roman" w:hAnsi="Times New Roman" w:cs="Times New Roman"/>
                    <w:sz w:val="24"/>
                    <w:szCs w:val="32"/>
                    <w:lang w:val="en-US" w:eastAsia="zh-CN"/>
                  </w:rPr>
                </w:rPrChange>
              </w:rPr>
              <w:t>SF0</w:t>
            </w:r>
            <w:r>
              <w:rPr>
                <w:rFonts w:hint="default" w:ascii="Times New Roman" w:hAnsi="Times New Roman" w:eastAsia="宋体" w:cs="Times New Roman"/>
                <w:sz w:val="24"/>
                <w:szCs w:val="32"/>
                <w:lang w:val="en-US" w:eastAsia="zh-CN"/>
                <w:rPrChange w:id="9025" w:author="......" w:date="2024-05-07T14:48:58Z">
                  <w:rPr>
                    <w:rFonts w:hint="eastAsia" w:ascii="Times New Roman" w:hAnsi="Times New Roman" w:cs="Times New Roman"/>
                    <w:sz w:val="24"/>
                    <w:szCs w:val="32"/>
                    <w:lang w:val="en-US" w:eastAsia="zh-CN"/>
                  </w:rPr>
                </w:rPrChange>
              </w:rPr>
              <w:t>600</w:t>
            </w:r>
            <w:ins w:id="9026" w:author="......" w:date="2024-05-06T21:35:41Z">
              <w:r>
                <w:rPr>
                  <w:rFonts w:hint="default" w:ascii="Times New Roman" w:hAnsi="Times New Roman" w:eastAsia="宋体" w:cs="Times New Roman"/>
                  <w:sz w:val="24"/>
                  <w:szCs w:val="32"/>
                  <w:lang w:val="en-US" w:eastAsia="zh-CN"/>
                  <w:rPrChange w:id="9027" w:author="......" w:date="2024-05-07T14:48:58Z">
                    <w:rPr>
                      <w:rFonts w:hint="eastAsia" w:ascii="Times New Roman" w:hAnsi="Times New Roman" w:cs="Times New Roman"/>
                      <w:sz w:val="24"/>
                      <w:szCs w:val="32"/>
                      <w:lang w:val="en-US" w:eastAsia="zh-CN"/>
                    </w:rPr>
                  </w:rPrChange>
                </w:rPr>
                <w:t>3</w:t>
              </w:r>
            </w:ins>
            <w:del w:id="9029" w:author="......" w:date="2024-05-06T21:35:41Z">
              <w:r>
                <w:rPr>
                  <w:rFonts w:hint="default" w:ascii="Times New Roman" w:hAnsi="Times New Roman" w:eastAsia="宋体" w:cs="Times New Roman"/>
                  <w:sz w:val="24"/>
                  <w:szCs w:val="32"/>
                  <w:lang w:val="en-US" w:eastAsia="zh-CN"/>
                  <w:rPrChange w:id="9030" w:author="......" w:date="2024-05-07T14:48:58Z">
                    <w:rPr>
                      <w:rFonts w:hint="eastAsia" w:ascii="Times New Roman" w:hAnsi="Times New Roman" w:cs="Times New Roman"/>
                      <w:sz w:val="24"/>
                      <w:szCs w:val="32"/>
                      <w:lang w:val="en-US" w:eastAsia="zh-CN"/>
                    </w:rPr>
                  </w:rPrChange>
                </w:rPr>
                <w:delText>2</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ins w:id="9032" w:author="......" w:date="2024-05-06T21:34:44Z"/>
        </w:trPr>
        <w:tc>
          <w:tcPr>
            <w:tcW w:w="1692" w:type="dxa"/>
            <w:noWrap w:val="0"/>
            <w:vAlign w:val="top"/>
          </w:tcPr>
          <w:p>
            <w:pPr>
              <w:numPr>
                <w:ilvl w:val="0"/>
                <w:numId w:val="0"/>
              </w:numPr>
              <w:rPr>
                <w:ins w:id="9033" w:author="......" w:date="2024-05-06T21:34:44Z"/>
                <w:rFonts w:hint="default" w:ascii="Times New Roman" w:hAnsi="Times New Roman" w:eastAsia="宋体" w:cs="Times New Roman"/>
                <w:sz w:val="24"/>
                <w:szCs w:val="32"/>
                <w:vertAlign w:val="baseline"/>
                <w:lang w:val="en-US" w:eastAsia="zh-CN"/>
                <w:rPrChange w:id="9034" w:author="......" w:date="2024-05-07T14:48:58Z">
                  <w:rPr>
                    <w:ins w:id="9035" w:author="......" w:date="2024-05-06T21:34:44Z"/>
                    <w:rFonts w:hint="default"/>
                    <w:sz w:val="24"/>
                    <w:szCs w:val="32"/>
                    <w:vertAlign w:val="baseline"/>
                    <w:lang w:val="en-US" w:eastAsia="zh-CN"/>
                  </w:rPr>
                </w:rPrChange>
              </w:rPr>
            </w:pPr>
            <w:ins w:id="9036" w:author="......" w:date="2024-05-06T21:34:44Z">
              <w:r>
                <w:rPr>
                  <w:rFonts w:hint="default" w:ascii="Times New Roman" w:hAnsi="Times New Roman" w:eastAsia="宋体" w:cs="Times New Roman"/>
                  <w:sz w:val="24"/>
                  <w:szCs w:val="32"/>
                  <w:vertAlign w:val="baseline"/>
                  <w:lang w:val="en-US" w:eastAsia="zh-CN"/>
                  <w:rPrChange w:id="9037" w:author="......" w:date="2024-05-07T14:48:58Z">
                    <w:rPr>
                      <w:rFonts w:hint="eastAsia"/>
                      <w:sz w:val="24"/>
                      <w:szCs w:val="32"/>
                      <w:vertAlign w:val="baseline"/>
                      <w:lang w:val="en-US" w:eastAsia="zh-CN"/>
                    </w:rPr>
                  </w:rPrChange>
                </w:rPr>
                <w:t>主执行者</w:t>
              </w:r>
            </w:ins>
          </w:p>
        </w:tc>
        <w:tc>
          <w:tcPr>
            <w:tcW w:w="6830" w:type="dxa"/>
            <w:noWrap w:val="0"/>
            <w:vAlign w:val="top"/>
          </w:tcPr>
          <w:p>
            <w:pPr>
              <w:numPr>
                <w:ilvl w:val="0"/>
                <w:numId w:val="0"/>
              </w:numPr>
              <w:rPr>
                <w:ins w:id="9039" w:author="......" w:date="2024-05-06T21:34:44Z"/>
                <w:rFonts w:hint="default" w:ascii="Times New Roman" w:hAnsi="Times New Roman" w:eastAsia="宋体" w:cs="Times New Roman"/>
                <w:sz w:val="24"/>
                <w:szCs w:val="32"/>
                <w:vertAlign w:val="baseline"/>
                <w:lang w:val="en-US" w:eastAsia="zh-CN"/>
                <w:rPrChange w:id="9040" w:author="......" w:date="2024-05-07T14:48:58Z">
                  <w:rPr>
                    <w:ins w:id="9041" w:author="......" w:date="2024-05-06T21:34:44Z"/>
                    <w:rFonts w:hint="default"/>
                    <w:sz w:val="24"/>
                    <w:szCs w:val="32"/>
                    <w:vertAlign w:val="baseline"/>
                    <w:lang w:val="en-US" w:eastAsia="zh-CN"/>
                  </w:rPr>
                </w:rPrChange>
              </w:rPr>
            </w:pPr>
            <w:ins w:id="9042" w:author="......" w:date="2024-05-06T21:34:44Z">
              <w:r>
                <w:rPr>
                  <w:rFonts w:hint="default" w:ascii="Times New Roman" w:hAnsi="Times New Roman" w:eastAsia="宋体" w:cs="Times New Roman"/>
                  <w:sz w:val="24"/>
                  <w:szCs w:val="32"/>
                  <w:vertAlign w:val="baseline"/>
                  <w:lang w:val="en-US" w:eastAsia="zh-CN"/>
                  <w:rPrChange w:id="9043" w:author="......" w:date="2024-05-07T14:48:58Z">
                    <w:rPr>
                      <w:rFonts w:hint="eastAsia"/>
                      <w:sz w:val="24"/>
                      <w:szCs w:val="32"/>
                      <w:vertAlign w:val="baseline"/>
                      <w:lang w:val="en-US" w:eastAsia="zh-CN"/>
                    </w:rPr>
                  </w:rPrChange>
                </w:rPr>
                <w:t>项目管理者</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9045" w:author="......" w:date="2024-05-06T21:34:44Z"/>
        </w:trPr>
        <w:tc>
          <w:tcPr>
            <w:tcW w:w="1692" w:type="dxa"/>
            <w:noWrap w:val="0"/>
            <w:vAlign w:val="top"/>
          </w:tcPr>
          <w:p>
            <w:pPr>
              <w:numPr>
                <w:ilvl w:val="0"/>
                <w:numId w:val="0"/>
              </w:numPr>
              <w:rPr>
                <w:ins w:id="9046" w:author="......" w:date="2024-05-06T21:34:44Z"/>
                <w:rFonts w:hint="default" w:ascii="Times New Roman" w:hAnsi="Times New Roman" w:eastAsia="宋体" w:cs="Times New Roman"/>
                <w:sz w:val="24"/>
                <w:szCs w:val="32"/>
                <w:vertAlign w:val="baseline"/>
                <w:lang w:val="en-US" w:eastAsia="zh-CN"/>
                <w:rPrChange w:id="9047" w:author="......" w:date="2024-05-07T14:48:58Z">
                  <w:rPr>
                    <w:ins w:id="9048" w:author="......" w:date="2024-05-06T21:34:44Z"/>
                    <w:rFonts w:hint="default"/>
                    <w:sz w:val="24"/>
                    <w:szCs w:val="32"/>
                    <w:vertAlign w:val="baseline"/>
                    <w:lang w:val="en-US" w:eastAsia="zh-CN"/>
                  </w:rPr>
                </w:rPrChange>
              </w:rPr>
            </w:pPr>
            <w:ins w:id="9049" w:author="......" w:date="2024-05-06T21:34:44Z">
              <w:r>
                <w:rPr>
                  <w:rFonts w:hint="default" w:ascii="Times New Roman" w:hAnsi="Times New Roman" w:eastAsia="宋体" w:cs="Times New Roman"/>
                  <w:sz w:val="24"/>
                  <w:szCs w:val="32"/>
                  <w:vertAlign w:val="baseline"/>
                  <w:lang w:val="en-US" w:eastAsia="zh-CN"/>
                  <w:rPrChange w:id="9050" w:author="......" w:date="2024-05-07T14:48:58Z">
                    <w:rPr>
                      <w:rFonts w:hint="eastAsia"/>
                      <w:sz w:val="24"/>
                      <w:szCs w:val="32"/>
                      <w:vertAlign w:val="baseline"/>
                      <w:lang w:val="en-US" w:eastAsia="zh-CN"/>
                    </w:rPr>
                  </w:rPrChange>
                </w:rPr>
                <w:t>目标</w:t>
              </w:r>
            </w:ins>
          </w:p>
        </w:tc>
        <w:tc>
          <w:tcPr>
            <w:tcW w:w="6830" w:type="dxa"/>
            <w:noWrap w:val="0"/>
            <w:vAlign w:val="top"/>
          </w:tcPr>
          <w:p>
            <w:pPr>
              <w:numPr>
                <w:ilvl w:val="0"/>
                <w:numId w:val="0"/>
              </w:numPr>
              <w:rPr>
                <w:ins w:id="9052" w:author="......" w:date="2024-05-06T21:34:44Z"/>
                <w:rFonts w:hint="default" w:ascii="Times New Roman" w:hAnsi="Times New Roman" w:eastAsia="宋体" w:cs="Times New Roman"/>
                <w:sz w:val="24"/>
                <w:szCs w:val="32"/>
                <w:vertAlign w:val="baseline"/>
                <w:lang w:val="en-US" w:eastAsia="zh-CN"/>
                <w:rPrChange w:id="9053" w:author="......" w:date="2024-05-07T14:48:58Z">
                  <w:rPr>
                    <w:ins w:id="9054" w:author="......" w:date="2024-05-06T21:34:44Z"/>
                    <w:rFonts w:hint="default"/>
                    <w:sz w:val="24"/>
                    <w:szCs w:val="32"/>
                    <w:vertAlign w:val="baseline"/>
                    <w:lang w:val="en-US" w:eastAsia="zh-CN"/>
                  </w:rPr>
                </w:rPrChange>
              </w:rPr>
            </w:pPr>
            <w:ins w:id="9055" w:author="......" w:date="2024-05-06T21:34:44Z">
              <w:r>
                <w:rPr>
                  <w:rFonts w:hint="default" w:ascii="Times New Roman" w:hAnsi="Times New Roman" w:eastAsia="宋体" w:cs="Times New Roman"/>
                  <w:sz w:val="24"/>
                  <w:szCs w:val="32"/>
                  <w:lang w:val="en-US" w:eastAsia="zh-CN"/>
                  <w:rPrChange w:id="9056" w:author="......" w:date="2024-05-07T14:48:58Z">
                    <w:rPr>
                      <w:rFonts w:hint="eastAsia"/>
                      <w:sz w:val="24"/>
                      <w:szCs w:val="32"/>
                      <w:lang w:val="en-US" w:eastAsia="zh-CN"/>
                    </w:rPr>
                  </w:rPrChange>
                </w:rPr>
                <w:t>能够删除错误的、冗余的相关项目安全规范文件、检查报告</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9058" w:author="......" w:date="2024-05-06T21:34:44Z"/>
        </w:trPr>
        <w:tc>
          <w:tcPr>
            <w:tcW w:w="1692" w:type="dxa"/>
            <w:noWrap w:val="0"/>
            <w:vAlign w:val="top"/>
          </w:tcPr>
          <w:p>
            <w:pPr>
              <w:numPr>
                <w:ilvl w:val="0"/>
                <w:numId w:val="0"/>
              </w:numPr>
              <w:rPr>
                <w:ins w:id="9059" w:author="......" w:date="2024-05-06T21:34:44Z"/>
                <w:rFonts w:hint="default" w:ascii="Times New Roman" w:hAnsi="Times New Roman" w:eastAsia="宋体" w:cs="Times New Roman"/>
                <w:sz w:val="24"/>
                <w:szCs w:val="32"/>
                <w:vertAlign w:val="baseline"/>
                <w:lang w:val="en-US" w:eastAsia="zh-CN"/>
                <w:rPrChange w:id="9060" w:author="......" w:date="2024-05-07T14:48:58Z">
                  <w:rPr>
                    <w:ins w:id="9061" w:author="......" w:date="2024-05-06T21:34:44Z"/>
                    <w:rFonts w:hint="default"/>
                    <w:sz w:val="24"/>
                    <w:szCs w:val="32"/>
                    <w:vertAlign w:val="baseline"/>
                    <w:lang w:val="en-US" w:eastAsia="zh-CN"/>
                  </w:rPr>
                </w:rPrChange>
              </w:rPr>
            </w:pPr>
            <w:ins w:id="9062" w:author="......" w:date="2024-05-06T21:34:44Z">
              <w:r>
                <w:rPr>
                  <w:rFonts w:hint="default" w:ascii="Times New Roman" w:hAnsi="Times New Roman" w:eastAsia="宋体" w:cs="Times New Roman"/>
                  <w:sz w:val="24"/>
                  <w:szCs w:val="32"/>
                  <w:vertAlign w:val="baseline"/>
                  <w:lang w:val="en-US" w:eastAsia="zh-CN"/>
                  <w:rPrChange w:id="9063" w:author="......" w:date="2024-05-07T14:48:58Z">
                    <w:rPr>
                      <w:rFonts w:hint="eastAsia"/>
                      <w:sz w:val="24"/>
                      <w:szCs w:val="32"/>
                      <w:vertAlign w:val="baseline"/>
                      <w:lang w:val="en-US" w:eastAsia="zh-CN"/>
                    </w:rPr>
                  </w:rPrChange>
                </w:rPr>
                <w:t>前提条件</w:t>
              </w:r>
            </w:ins>
          </w:p>
        </w:tc>
        <w:tc>
          <w:tcPr>
            <w:tcW w:w="6830" w:type="dxa"/>
            <w:noWrap w:val="0"/>
            <w:vAlign w:val="top"/>
          </w:tcPr>
          <w:p>
            <w:pPr>
              <w:numPr>
                <w:ilvl w:val="0"/>
                <w:numId w:val="61"/>
              </w:numPr>
              <w:rPr>
                <w:ins w:id="9065" w:author="......" w:date="2024-05-06T21:34:44Z"/>
                <w:rFonts w:hint="default" w:ascii="Times New Roman" w:hAnsi="Times New Roman" w:eastAsia="宋体" w:cs="Times New Roman"/>
                <w:sz w:val="24"/>
                <w:szCs w:val="32"/>
                <w:vertAlign w:val="baseline"/>
                <w:lang w:val="en-US" w:eastAsia="zh-CN"/>
                <w:rPrChange w:id="9066" w:author="......" w:date="2024-05-07T14:48:58Z">
                  <w:rPr>
                    <w:ins w:id="9067" w:author="......" w:date="2024-05-06T21:34:44Z"/>
                    <w:rFonts w:hint="eastAsia"/>
                    <w:sz w:val="24"/>
                    <w:szCs w:val="32"/>
                    <w:vertAlign w:val="baseline"/>
                    <w:lang w:val="en-US" w:eastAsia="zh-CN"/>
                  </w:rPr>
                </w:rPrChange>
              </w:rPr>
            </w:pPr>
            <w:ins w:id="9068" w:author="......" w:date="2024-05-06T21:34:44Z">
              <w:r>
                <w:rPr>
                  <w:rFonts w:hint="default" w:ascii="Times New Roman" w:hAnsi="Times New Roman" w:eastAsia="宋体" w:cs="Times New Roman"/>
                  <w:sz w:val="24"/>
                  <w:szCs w:val="32"/>
                  <w:vertAlign w:val="baseline"/>
                  <w:lang w:val="en-US" w:eastAsia="zh-CN"/>
                  <w:rPrChange w:id="9069" w:author="......" w:date="2024-05-07T14:48:58Z">
                    <w:rPr>
                      <w:rFonts w:hint="eastAsia"/>
                      <w:sz w:val="24"/>
                      <w:szCs w:val="32"/>
                      <w:vertAlign w:val="baseline"/>
                      <w:lang w:val="en-US" w:eastAsia="zh-CN"/>
                    </w:rPr>
                  </w:rPrChange>
                </w:rPr>
                <w:t>执行者已登录并且账号身份为中基层管理者和主管</w:t>
              </w:r>
            </w:ins>
          </w:p>
          <w:p>
            <w:pPr>
              <w:numPr>
                <w:ilvl w:val="0"/>
                <w:numId w:val="61"/>
              </w:numPr>
              <w:rPr>
                <w:ins w:id="9071" w:author="......" w:date="2024-05-06T21:34:44Z"/>
                <w:rFonts w:hint="default" w:ascii="Times New Roman" w:hAnsi="Times New Roman" w:eastAsia="宋体" w:cs="Times New Roman"/>
                <w:sz w:val="24"/>
                <w:szCs w:val="32"/>
                <w:vertAlign w:val="baseline"/>
                <w:lang w:val="en-US" w:eastAsia="zh-CN"/>
                <w:rPrChange w:id="9072" w:author="......" w:date="2024-05-07T14:48:58Z">
                  <w:rPr>
                    <w:ins w:id="9073" w:author="......" w:date="2024-05-06T21:34:44Z"/>
                    <w:rFonts w:hint="default"/>
                    <w:sz w:val="24"/>
                    <w:szCs w:val="32"/>
                    <w:vertAlign w:val="baseline"/>
                    <w:lang w:val="en-US" w:eastAsia="zh-CN"/>
                  </w:rPr>
                </w:rPrChange>
              </w:rPr>
            </w:pPr>
            <w:ins w:id="9074" w:author="......" w:date="2024-05-06T21:34:44Z">
              <w:r>
                <w:rPr>
                  <w:rFonts w:hint="default" w:ascii="Times New Roman" w:hAnsi="Times New Roman" w:eastAsia="宋体" w:cs="Times New Roman"/>
                  <w:sz w:val="24"/>
                  <w:szCs w:val="32"/>
                  <w:vertAlign w:val="baseline"/>
                  <w:lang w:val="en-US" w:eastAsia="zh-CN"/>
                  <w:rPrChange w:id="9075" w:author="......" w:date="2024-05-07T14:48:58Z">
                    <w:rPr>
                      <w:rFonts w:hint="eastAsia"/>
                      <w:sz w:val="24"/>
                      <w:szCs w:val="32"/>
                      <w:vertAlign w:val="baseline"/>
                      <w:lang w:val="en-US" w:eastAsia="zh-CN"/>
                    </w:rPr>
                  </w:rPrChange>
                </w:rPr>
                <w:t>相关文件已经存入数据库并显示在“文件列表”界面</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9077" w:author="......" w:date="2024-05-06T21:34:44Z"/>
        </w:trPr>
        <w:tc>
          <w:tcPr>
            <w:tcW w:w="1692" w:type="dxa"/>
            <w:noWrap w:val="0"/>
            <w:vAlign w:val="top"/>
          </w:tcPr>
          <w:p>
            <w:pPr>
              <w:numPr>
                <w:ilvl w:val="0"/>
                <w:numId w:val="0"/>
              </w:numPr>
              <w:rPr>
                <w:ins w:id="9078" w:author="......" w:date="2024-05-06T21:34:44Z"/>
                <w:rFonts w:hint="default" w:ascii="Times New Roman" w:hAnsi="Times New Roman" w:eastAsia="宋体" w:cs="Times New Roman"/>
                <w:sz w:val="24"/>
                <w:szCs w:val="32"/>
                <w:vertAlign w:val="baseline"/>
                <w:lang w:val="en-US" w:eastAsia="zh-CN"/>
                <w:rPrChange w:id="9079" w:author="......" w:date="2024-05-07T14:48:58Z">
                  <w:rPr>
                    <w:ins w:id="9080" w:author="......" w:date="2024-05-06T21:34:44Z"/>
                    <w:rFonts w:hint="default"/>
                    <w:sz w:val="24"/>
                    <w:szCs w:val="32"/>
                    <w:vertAlign w:val="baseline"/>
                    <w:lang w:val="en-US" w:eastAsia="zh-CN"/>
                  </w:rPr>
                </w:rPrChange>
              </w:rPr>
            </w:pPr>
            <w:ins w:id="9081" w:author="......" w:date="2024-05-06T21:34:44Z">
              <w:r>
                <w:rPr>
                  <w:rFonts w:hint="default" w:ascii="Times New Roman" w:hAnsi="Times New Roman" w:eastAsia="宋体" w:cs="Times New Roman"/>
                  <w:sz w:val="24"/>
                  <w:szCs w:val="32"/>
                  <w:vertAlign w:val="baseline"/>
                  <w:lang w:val="en-US" w:eastAsia="zh-CN"/>
                  <w:rPrChange w:id="9082" w:author="......" w:date="2024-05-07T14:48:58Z">
                    <w:rPr>
                      <w:rFonts w:hint="eastAsia"/>
                      <w:sz w:val="24"/>
                      <w:szCs w:val="32"/>
                      <w:vertAlign w:val="baseline"/>
                      <w:lang w:val="en-US" w:eastAsia="zh-CN"/>
                    </w:rPr>
                  </w:rPrChange>
                </w:rPr>
                <w:t>触发事件</w:t>
              </w:r>
            </w:ins>
          </w:p>
        </w:tc>
        <w:tc>
          <w:tcPr>
            <w:tcW w:w="6830" w:type="dxa"/>
            <w:noWrap w:val="0"/>
            <w:vAlign w:val="top"/>
          </w:tcPr>
          <w:p>
            <w:pPr>
              <w:numPr>
                <w:ilvl w:val="0"/>
                <w:numId w:val="0"/>
              </w:numPr>
              <w:rPr>
                <w:ins w:id="9084" w:author="......" w:date="2024-05-06T21:34:44Z"/>
                <w:rFonts w:hint="default" w:ascii="Times New Roman" w:hAnsi="Times New Roman" w:eastAsia="宋体" w:cs="Times New Roman"/>
                <w:sz w:val="24"/>
                <w:szCs w:val="32"/>
                <w:vertAlign w:val="baseline"/>
                <w:lang w:val="en-US" w:eastAsia="zh-CN"/>
                <w:rPrChange w:id="9085" w:author="......" w:date="2024-05-07T14:48:58Z">
                  <w:rPr>
                    <w:ins w:id="9086" w:author="......" w:date="2024-05-06T21:34:44Z"/>
                    <w:rFonts w:hint="default"/>
                    <w:sz w:val="24"/>
                    <w:szCs w:val="32"/>
                    <w:vertAlign w:val="baseline"/>
                    <w:lang w:val="en-US" w:eastAsia="zh-CN"/>
                  </w:rPr>
                </w:rPrChange>
              </w:rPr>
            </w:pPr>
            <w:ins w:id="9087" w:author="......" w:date="2024-05-06T21:34:44Z">
              <w:r>
                <w:rPr>
                  <w:rFonts w:hint="default" w:ascii="Times New Roman" w:hAnsi="Times New Roman" w:eastAsia="宋体" w:cs="Times New Roman"/>
                  <w:sz w:val="24"/>
                  <w:szCs w:val="32"/>
                  <w:vertAlign w:val="baseline"/>
                  <w:lang w:val="en-US" w:eastAsia="zh-CN"/>
                  <w:rPrChange w:id="9088" w:author="......" w:date="2024-05-07T14:48:58Z">
                    <w:rPr>
                      <w:rFonts w:hint="eastAsia"/>
                      <w:sz w:val="24"/>
                      <w:szCs w:val="32"/>
                      <w:vertAlign w:val="baseline"/>
                      <w:lang w:val="en-US" w:eastAsia="zh-CN"/>
                    </w:rPr>
                  </w:rPrChange>
                </w:rPr>
                <w:t>用户进入“安全文件列表”界面，点击相关问题对应的“删除”按钮</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9090" w:author="......" w:date="2024-05-06T21:34:44Z"/>
        </w:trPr>
        <w:tc>
          <w:tcPr>
            <w:tcW w:w="1692" w:type="dxa"/>
            <w:noWrap w:val="0"/>
            <w:vAlign w:val="top"/>
          </w:tcPr>
          <w:p>
            <w:pPr>
              <w:numPr>
                <w:ilvl w:val="0"/>
                <w:numId w:val="0"/>
              </w:numPr>
              <w:rPr>
                <w:ins w:id="9091" w:author="......" w:date="2024-05-06T21:34:44Z"/>
                <w:rFonts w:hint="default" w:ascii="Times New Roman" w:hAnsi="Times New Roman" w:eastAsia="宋体" w:cs="Times New Roman"/>
                <w:sz w:val="24"/>
                <w:szCs w:val="32"/>
                <w:vertAlign w:val="baseline"/>
                <w:lang w:val="en-US" w:eastAsia="zh-CN"/>
                <w:rPrChange w:id="9092" w:author="......" w:date="2024-05-07T14:48:58Z">
                  <w:rPr>
                    <w:ins w:id="9093" w:author="......" w:date="2024-05-06T21:34:44Z"/>
                    <w:rFonts w:hint="default"/>
                    <w:sz w:val="24"/>
                    <w:szCs w:val="32"/>
                    <w:vertAlign w:val="baseline"/>
                    <w:lang w:val="en-US" w:eastAsia="zh-CN"/>
                  </w:rPr>
                </w:rPrChange>
              </w:rPr>
            </w:pPr>
            <w:ins w:id="9094" w:author="......" w:date="2024-05-06T21:34:44Z">
              <w:r>
                <w:rPr>
                  <w:rFonts w:hint="default" w:ascii="Times New Roman" w:hAnsi="Times New Roman" w:eastAsia="宋体" w:cs="Times New Roman"/>
                  <w:sz w:val="24"/>
                  <w:szCs w:val="32"/>
                  <w:vertAlign w:val="baseline"/>
                  <w:lang w:val="en-US" w:eastAsia="zh-CN"/>
                  <w:rPrChange w:id="9095" w:author="......" w:date="2024-05-07T14:48:58Z">
                    <w:rPr>
                      <w:rFonts w:hint="eastAsia"/>
                      <w:sz w:val="24"/>
                      <w:szCs w:val="32"/>
                      <w:vertAlign w:val="baseline"/>
                      <w:lang w:val="en-US" w:eastAsia="zh-CN"/>
                    </w:rPr>
                  </w:rPrChange>
                </w:rPr>
                <w:t>基本事件流</w:t>
              </w:r>
            </w:ins>
          </w:p>
        </w:tc>
        <w:tc>
          <w:tcPr>
            <w:tcW w:w="6830" w:type="dxa"/>
            <w:noWrap w:val="0"/>
            <w:vAlign w:val="top"/>
          </w:tcPr>
          <w:p>
            <w:pPr>
              <w:numPr>
                <w:ilvl w:val="0"/>
                <w:numId w:val="62"/>
              </w:numPr>
              <w:rPr>
                <w:ins w:id="9097" w:author="......" w:date="2024-05-06T21:34:44Z"/>
                <w:rFonts w:hint="default" w:ascii="Times New Roman" w:hAnsi="Times New Roman" w:eastAsia="宋体" w:cs="Times New Roman"/>
                <w:sz w:val="24"/>
                <w:szCs w:val="32"/>
                <w:vertAlign w:val="baseline"/>
                <w:lang w:val="en-US" w:eastAsia="zh-CN"/>
                <w:rPrChange w:id="9098" w:author="......" w:date="2024-05-07T14:48:58Z">
                  <w:rPr>
                    <w:ins w:id="9099" w:author="......" w:date="2024-05-06T21:34:44Z"/>
                    <w:rFonts w:hint="eastAsia"/>
                    <w:sz w:val="24"/>
                    <w:szCs w:val="32"/>
                    <w:vertAlign w:val="baseline"/>
                    <w:lang w:val="en-US" w:eastAsia="zh-CN"/>
                  </w:rPr>
                </w:rPrChange>
              </w:rPr>
            </w:pPr>
            <w:ins w:id="9100" w:author="......" w:date="2024-05-06T21:34:44Z">
              <w:r>
                <w:rPr>
                  <w:rFonts w:hint="default" w:ascii="Times New Roman" w:hAnsi="Times New Roman" w:eastAsia="宋体" w:cs="Times New Roman"/>
                  <w:sz w:val="24"/>
                  <w:szCs w:val="32"/>
                  <w:vertAlign w:val="baseline"/>
                  <w:lang w:val="en-US" w:eastAsia="zh-CN"/>
                  <w:rPrChange w:id="9101" w:author="......" w:date="2024-05-07T14:48:58Z">
                    <w:rPr>
                      <w:rFonts w:hint="eastAsia"/>
                      <w:sz w:val="24"/>
                      <w:szCs w:val="32"/>
                      <w:vertAlign w:val="baseline"/>
                      <w:lang w:val="en-US" w:eastAsia="zh-CN"/>
                    </w:rPr>
                  </w:rPrChange>
                </w:rPr>
                <w:t>用户点击“删除”按钮；</w:t>
              </w:r>
            </w:ins>
          </w:p>
          <w:p>
            <w:pPr>
              <w:numPr>
                <w:ilvl w:val="0"/>
                <w:numId w:val="62"/>
              </w:numPr>
              <w:rPr>
                <w:ins w:id="9103" w:author="......" w:date="2024-05-06T21:34:44Z"/>
                <w:rFonts w:hint="default" w:ascii="Times New Roman" w:hAnsi="Times New Roman" w:eastAsia="宋体" w:cs="Times New Roman"/>
                <w:sz w:val="24"/>
                <w:szCs w:val="32"/>
                <w:vertAlign w:val="baseline"/>
                <w:lang w:val="en-US" w:eastAsia="zh-CN"/>
                <w:rPrChange w:id="9104" w:author="......" w:date="2024-05-07T14:48:58Z">
                  <w:rPr>
                    <w:ins w:id="9105" w:author="......" w:date="2024-05-06T21:34:44Z"/>
                    <w:rFonts w:hint="eastAsia"/>
                    <w:sz w:val="24"/>
                    <w:szCs w:val="32"/>
                    <w:vertAlign w:val="baseline"/>
                    <w:lang w:val="en-US" w:eastAsia="zh-CN"/>
                  </w:rPr>
                </w:rPrChange>
              </w:rPr>
            </w:pPr>
            <w:ins w:id="9106" w:author="......" w:date="2024-05-06T21:34:44Z">
              <w:r>
                <w:rPr>
                  <w:rFonts w:hint="default" w:ascii="Times New Roman" w:hAnsi="Times New Roman" w:eastAsia="宋体" w:cs="Times New Roman"/>
                  <w:sz w:val="24"/>
                  <w:szCs w:val="32"/>
                  <w:vertAlign w:val="baseline"/>
                  <w:lang w:val="en-US" w:eastAsia="zh-CN"/>
                  <w:rPrChange w:id="9107" w:author="......" w:date="2024-05-07T14:48:58Z">
                    <w:rPr>
                      <w:rFonts w:hint="eastAsia"/>
                      <w:sz w:val="24"/>
                      <w:szCs w:val="32"/>
                      <w:vertAlign w:val="baseline"/>
                      <w:lang w:val="en-US" w:eastAsia="zh-CN"/>
                    </w:rPr>
                  </w:rPrChange>
                </w:rPr>
                <w:t>系统弹出“是否删除”界面</w:t>
              </w:r>
            </w:ins>
          </w:p>
          <w:p>
            <w:pPr>
              <w:numPr>
                <w:ilvl w:val="0"/>
                <w:numId w:val="62"/>
              </w:numPr>
              <w:rPr>
                <w:ins w:id="9109" w:author="......" w:date="2024-05-06T21:34:44Z"/>
                <w:rFonts w:hint="default" w:ascii="Times New Roman" w:hAnsi="Times New Roman" w:eastAsia="宋体" w:cs="Times New Roman"/>
                <w:sz w:val="24"/>
                <w:szCs w:val="32"/>
                <w:vertAlign w:val="baseline"/>
                <w:lang w:val="en-US" w:eastAsia="zh-CN"/>
                <w:rPrChange w:id="9110" w:author="......" w:date="2024-05-07T14:48:58Z">
                  <w:rPr>
                    <w:ins w:id="9111" w:author="......" w:date="2024-05-06T21:34:44Z"/>
                    <w:rFonts w:hint="default"/>
                    <w:sz w:val="24"/>
                    <w:szCs w:val="32"/>
                    <w:vertAlign w:val="baseline"/>
                    <w:lang w:val="en-US" w:eastAsia="zh-CN"/>
                  </w:rPr>
                </w:rPrChange>
              </w:rPr>
            </w:pPr>
            <w:ins w:id="9112" w:author="......" w:date="2024-05-06T21:34:44Z">
              <w:r>
                <w:rPr>
                  <w:rFonts w:hint="default" w:ascii="Times New Roman" w:hAnsi="Times New Roman" w:eastAsia="宋体" w:cs="Times New Roman"/>
                  <w:sz w:val="24"/>
                  <w:szCs w:val="32"/>
                  <w:vertAlign w:val="baseline"/>
                  <w:lang w:val="en-US" w:eastAsia="zh-CN"/>
                  <w:rPrChange w:id="9113" w:author="......" w:date="2024-05-07T14:48:58Z">
                    <w:rPr>
                      <w:rFonts w:hint="eastAsia"/>
                      <w:sz w:val="24"/>
                      <w:szCs w:val="32"/>
                      <w:vertAlign w:val="baseline"/>
                      <w:lang w:val="en-US" w:eastAsia="zh-CN"/>
                    </w:rPr>
                  </w:rPrChange>
                </w:rPr>
                <w:t>用户点击“确认”按键；</w:t>
              </w:r>
            </w:ins>
          </w:p>
          <w:p>
            <w:pPr>
              <w:numPr>
                <w:ilvl w:val="0"/>
                <w:numId w:val="62"/>
              </w:numPr>
              <w:rPr>
                <w:ins w:id="9115" w:author="......" w:date="2024-05-06T21:34:44Z"/>
                <w:rFonts w:hint="default" w:ascii="Times New Roman" w:hAnsi="Times New Roman" w:eastAsia="宋体" w:cs="Times New Roman"/>
                <w:sz w:val="24"/>
                <w:szCs w:val="32"/>
                <w:vertAlign w:val="baseline"/>
                <w:lang w:val="en-US" w:eastAsia="zh-CN"/>
                <w:rPrChange w:id="9116" w:author="......" w:date="2024-05-07T14:48:58Z">
                  <w:rPr>
                    <w:ins w:id="9117" w:author="......" w:date="2024-05-06T21:34:44Z"/>
                    <w:rFonts w:hint="default"/>
                    <w:sz w:val="24"/>
                    <w:szCs w:val="32"/>
                    <w:vertAlign w:val="baseline"/>
                    <w:lang w:val="en-US" w:eastAsia="zh-CN"/>
                  </w:rPr>
                </w:rPrChange>
              </w:rPr>
            </w:pPr>
            <w:ins w:id="9118" w:author="......" w:date="2024-05-06T21:34:44Z">
              <w:r>
                <w:rPr>
                  <w:rFonts w:hint="default" w:ascii="Times New Roman" w:hAnsi="Times New Roman" w:eastAsia="宋体" w:cs="Times New Roman"/>
                  <w:sz w:val="24"/>
                  <w:szCs w:val="32"/>
                  <w:vertAlign w:val="baseline"/>
                  <w:lang w:val="en-US" w:eastAsia="zh-CN"/>
                  <w:rPrChange w:id="9119" w:author="......" w:date="2024-05-07T14:48:58Z">
                    <w:rPr>
                      <w:rFonts w:hint="eastAsia"/>
                      <w:sz w:val="24"/>
                      <w:szCs w:val="32"/>
                      <w:vertAlign w:val="baseline"/>
                      <w:lang w:val="en-US" w:eastAsia="zh-CN"/>
                    </w:rPr>
                  </w:rPrChange>
                </w:rPr>
                <w:t>目标文件在数据库和文件列表中删除。</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9121" w:author="......" w:date="2024-05-06T21:34:44Z"/>
        </w:trPr>
        <w:tc>
          <w:tcPr>
            <w:tcW w:w="1692" w:type="dxa"/>
            <w:noWrap w:val="0"/>
            <w:vAlign w:val="top"/>
          </w:tcPr>
          <w:p>
            <w:pPr>
              <w:numPr>
                <w:ilvl w:val="0"/>
                <w:numId w:val="0"/>
              </w:numPr>
              <w:rPr>
                <w:ins w:id="9122" w:author="......" w:date="2024-05-06T21:34:44Z"/>
                <w:rFonts w:hint="default" w:ascii="Times New Roman" w:hAnsi="Times New Roman" w:eastAsia="宋体" w:cs="Times New Roman"/>
                <w:sz w:val="24"/>
                <w:szCs w:val="32"/>
                <w:vertAlign w:val="baseline"/>
                <w:lang w:val="en-US" w:eastAsia="zh-CN"/>
                <w:rPrChange w:id="9123" w:author="......" w:date="2024-05-07T14:48:58Z">
                  <w:rPr>
                    <w:ins w:id="9124" w:author="......" w:date="2024-05-06T21:34:44Z"/>
                    <w:rFonts w:hint="default"/>
                    <w:sz w:val="24"/>
                    <w:szCs w:val="32"/>
                    <w:vertAlign w:val="baseline"/>
                    <w:lang w:val="en-US" w:eastAsia="zh-CN"/>
                  </w:rPr>
                </w:rPrChange>
              </w:rPr>
            </w:pPr>
            <w:ins w:id="9125" w:author="......" w:date="2024-05-06T21:34:44Z">
              <w:r>
                <w:rPr>
                  <w:rFonts w:hint="default" w:ascii="Times New Roman" w:hAnsi="Times New Roman" w:eastAsia="宋体" w:cs="Times New Roman"/>
                  <w:sz w:val="24"/>
                  <w:szCs w:val="32"/>
                  <w:vertAlign w:val="baseline"/>
                  <w:lang w:val="en-US" w:eastAsia="zh-CN"/>
                  <w:rPrChange w:id="9126" w:author="......" w:date="2024-05-07T14:48:58Z">
                    <w:rPr>
                      <w:rFonts w:hint="eastAsia"/>
                      <w:sz w:val="24"/>
                      <w:szCs w:val="32"/>
                      <w:vertAlign w:val="baseline"/>
                      <w:lang w:val="en-US" w:eastAsia="zh-CN"/>
                    </w:rPr>
                  </w:rPrChange>
                </w:rPr>
                <w:t>异常事件流</w:t>
              </w:r>
            </w:ins>
          </w:p>
        </w:tc>
        <w:tc>
          <w:tcPr>
            <w:tcW w:w="6830" w:type="dxa"/>
            <w:noWrap w:val="0"/>
            <w:vAlign w:val="top"/>
          </w:tcPr>
          <w:p>
            <w:pPr>
              <w:numPr>
                <w:ilvl w:val="0"/>
                <w:numId w:val="0"/>
              </w:numPr>
              <w:rPr>
                <w:ins w:id="9128" w:author="......" w:date="2024-05-06T21:34:44Z"/>
                <w:rFonts w:hint="default" w:ascii="Times New Roman" w:hAnsi="Times New Roman" w:eastAsia="宋体" w:cs="Times New Roman"/>
                <w:sz w:val="24"/>
                <w:szCs w:val="32"/>
                <w:vertAlign w:val="baseline"/>
                <w:lang w:val="en-US" w:eastAsia="zh-CN"/>
                <w:rPrChange w:id="9129" w:author="......" w:date="2024-05-07T14:48:58Z">
                  <w:rPr>
                    <w:ins w:id="9130" w:author="......" w:date="2024-05-06T21:34:44Z"/>
                    <w:rFonts w:hint="default"/>
                    <w:sz w:val="24"/>
                    <w:szCs w:val="32"/>
                    <w:vertAlign w:val="baseline"/>
                    <w:lang w:val="en-US" w:eastAsia="zh-CN"/>
                  </w:rPr>
                </w:rPrChange>
              </w:rPr>
            </w:pPr>
            <w:ins w:id="9131" w:author="......" w:date="2024-05-06T21:34:44Z">
              <w:r>
                <w:rPr>
                  <w:rFonts w:hint="default" w:ascii="Times New Roman" w:hAnsi="Times New Roman" w:eastAsia="宋体" w:cs="Times New Roman"/>
                  <w:sz w:val="24"/>
                  <w:szCs w:val="32"/>
                  <w:vertAlign w:val="baseline"/>
                  <w:lang w:val="en-US" w:eastAsia="zh-CN"/>
                  <w:rPrChange w:id="9132" w:author="......" w:date="2024-05-07T14:48:58Z">
                    <w:rPr>
                      <w:rFonts w:hint="eastAsia"/>
                      <w:sz w:val="24"/>
                      <w:szCs w:val="32"/>
                      <w:vertAlign w:val="baseline"/>
                      <w:lang w:val="en-US" w:eastAsia="zh-CN"/>
                    </w:rPr>
                  </w:rPrChange>
                </w:rPr>
                <w:t>用户点击“取消”按钮，则文件删除操作取消</w:t>
              </w:r>
            </w:ins>
          </w:p>
        </w:tc>
      </w:tr>
    </w:tbl>
    <w:p>
      <w:pPr>
        <w:numPr>
          <w:ilvl w:val="-1"/>
          <w:numId w:val="0"/>
        </w:numPr>
        <w:bidi w:val="0"/>
        <w:ind w:left="0" w:firstLine="0"/>
        <w:rPr>
          <w:ins w:id="9135" w:author="......" w:date="2024-05-06T21:36:00Z"/>
          <w:rFonts w:hint="default" w:ascii="Times New Roman" w:hAnsi="Times New Roman" w:eastAsia="宋体" w:cs="Times New Roman"/>
          <w:rPrChange w:id="9136" w:author="......" w:date="2024-05-07T14:48:58Z">
            <w:rPr>
              <w:ins w:id="9137" w:author="......" w:date="2024-05-06T21:36:00Z"/>
              <w:rFonts w:hint="default" w:ascii="Times New Roman" w:hAnsi="Times New Roman" w:eastAsia="宋体" w:cs="Times New Roman"/>
            </w:rPr>
          </w:rPrChange>
        </w:rPr>
        <w:pPrChange w:id="9134" w:author="......" w:date="2024-05-06T21:36:04Z">
          <w:pPr>
            <w:numPr>
              <w:ilvl w:val="0"/>
              <w:numId w:val="55"/>
            </w:numPr>
            <w:bidi w:val="0"/>
            <w:ind w:left="425" w:hanging="425"/>
          </w:pPr>
        </w:pPrChange>
      </w:pPr>
    </w:p>
    <w:p>
      <w:pPr>
        <w:numPr>
          <w:ilvl w:val="0"/>
          <w:numId w:val="55"/>
        </w:numPr>
        <w:bidi w:val="0"/>
        <w:ind w:left="0" w:firstLine="0"/>
        <w:rPr>
          <w:ins w:id="9139" w:author="......" w:date="2024-05-06T21:31:53Z"/>
          <w:rFonts w:hint="default" w:ascii="Times New Roman" w:hAnsi="Times New Roman" w:eastAsia="宋体" w:cs="Times New Roman"/>
          <w:rPrChange w:id="9140" w:author="......" w:date="2024-05-07T14:48:58Z">
            <w:rPr>
              <w:ins w:id="9141" w:author="......" w:date="2024-05-06T21:31:53Z"/>
              <w:rFonts w:hint="default" w:ascii="Times New Roman" w:hAnsi="Times New Roman" w:eastAsia="宋体" w:cs="Times New Roman"/>
            </w:rPr>
          </w:rPrChange>
        </w:rPr>
        <w:pPrChange w:id="9138" w:author="......" w:date="2024-05-06T21:35:56Z">
          <w:pPr>
            <w:numPr>
              <w:ilvl w:val="0"/>
              <w:numId w:val="55"/>
            </w:numPr>
            <w:bidi w:val="0"/>
            <w:ind w:left="425" w:hanging="425"/>
          </w:pPr>
        </w:pPrChange>
      </w:pPr>
      <w:ins w:id="9142" w:author="......" w:date="2024-05-06T21:29:46Z">
        <w:r>
          <w:rPr>
            <w:rFonts w:hint="default" w:ascii="Times New Roman" w:hAnsi="Times New Roman" w:eastAsia="宋体" w:cs="Times New Roman"/>
            <w:rPrChange w:id="9143" w:author="......" w:date="2024-05-07T14:48:58Z">
              <w:rPr>
                <w:rFonts w:hint="default" w:ascii="Times New Roman" w:hAnsi="Times New Roman" w:eastAsia="宋体" w:cs="Times New Roman"/>
              </w:rPr>
            </w:rPrChange>
          </w:rPr>
          <w:t>文件</w:t>
        </w:r>
      </w:ins>
      <w:ins w:id="9145" w:author="......" w:date="2024-05-06T21:31:44Z">
        <w:r>
          <w:rPr>
            <w:rFonts w:hint="default" w:ascii="Times New Roman" w:hAnsi="Times New Roman" w:eastAsia="宋体" w:cs="Times New Roman"/>
            <w:lang w:val="en-US" w:eastAsia="zh-CN"/>
            <w:rPrChange w:id="9146" w:author="......" w:date="2024-05-07T14:48:58Z">
              <w:rPr>
                <w:rFonts w:hint="eastAsia" w:ascii="Times New Roman" w:hAnsi="Times New Roman" w:eastAsia="宋体" w:cs="Times New Roman"/>
                <w:lang w:val="en-US" w:eastAsia="zh-CN"/>
              </w:rPr>
            </w:rPrChange>
          </w:rPr>
          <w:t>检索</w:t>
        </w:r>
      </w:ins>
      <w:ins w:id="9148" w:author="......" w:date="2024-05-06T21:29:46Z">
        <w:r>
          <w:rPr>
            <w:rFonts w:hint="default" w:ascii="Times New Roman" w:hAnsi="Times New Roman" w:eastAsia="宋体" w:cs="Times New Roman"/>
            <w:rPrChange w:id="9149" w:author="......" w:date="2024-05-07T14:48:58Z">
              <w:rPr>
                <w:rFonts w:hint="default" w:ascii="Times New Roman" w:hAnsi="Times New Roman" w:eastAsia="宋体" w:cs="Times New Roman"/>
              </w:rPr>
            </w:rPrChange>
          </w:rPr>
          <w:t>：提供文件搜索功能，让用户通过关键词、文件类型等条件快速定位需要的文件，提高文件查找效率</w:t>
        </w:r>
      </w:ins>
      <w:ins w:id="9151" w:author="......" w:date="2024-05-06T21:31:53Z">
        <w:r>
          <w:rPr>
            <w:rFonts w:hint="default" w:ascii="Times New Roman" w:hAnsi="Times New Roman" w:eastAsia="宋体" w:cs="Times New Roman"/>
            <w:szCs w:val="32"/>
            <w:lang w:val="en-US" w:eastAsia="zh-CN"/>
            <w:rPrChange w:id="9152" w:author="......" w:date="2024-05-07T14:48:58Z">
              <w:rPr>
                <w:rFonts w:hint="eastAsia" w:ascii="Times New Roman" w:hAnsi="Times New Roman" w:eastAsia="宋体" w:cs="Times New Roman"/>
                <w:szCs w:val="32"/>
                <w:lang w:val="en-US" w:eastAsia="zh-CN"/>
              </w:rPr>
            </w:rPrChange>
          </w:rPr>
          <w:t>如表3-6-</w:t>
        </w:r>
      </w:ins>
      <w:ins w:id="9154" w:author="......" w:date="2024-05-06T21:36:13Z">
        <w:r>
          <w:rPr>
            <w:rFonts w:hint="default" w:ascii="Times New Roman" w:hAnsi="Times New Roman" w:eastAsia="宋体" w:cs="Times New Roman"/>
            <w:szCs w:val="32"/>
            <w:lang w:val="en-US" w:eastAsia="zh-CN"/>
            <w:rPrChange w:id="9155" w:author="......" w:date="2024-05-07T14:48:58Z">
              <w:rPr>
                <w:rFonts w:hint="eastAsia" w:ascii="Times New Roman" w:hAnsi="Times New Roman" w:eastAsia="宋体" w:cs="Times New Roman"/>
                <w:szCs w:val="32"/>
                <w:lang w:val="en-US" w:eastAsia="zh-CN"/>
              </w:rPr>
            </w:rPrChange>
          </w:rPr>
          <w:t>4</w:t>
        </w:r>
      </w:ins>
      <w:ins w:id="9157" w:author="......" w:date="2024-05-06T21:31:53Z">
        <w:r>
          <w:rPr>
            <w:rFonts w:hint="default" w:ascii="Times New Roman" w:hAnsi="Times New Roman" w:eastAsia="宋体" w:cs="Times New Roman"/>
            <w:szCs w:val="32"/>
            <w:lang w:val="en-US" w:eastAsia="zh-CN"/>
            <w:rPrChange w:id="9158" w:author="......" w:date="2024-05-07T14:48:58Z">
              <w:rPr>
                <w:rFonts w:hint="eastAsia" w:ascii="Times New Roman" w:hAnsi="Times New Roman" w:eastAsia="宋体" w:cs="Times New Roman"/>
                <w:szCs w:val="32"/>
                <w:lang w:val="en-US" w:eastAsia="zh-CN"/>
              </w:rPr>
            </w:rPrChange>
          </w:rPr>
          <w:t>所示：</w:t>
        </w:r>
      </w:ins>
    </w:p>
    <w:p>
      <w:pPr>
        <w:bidi w:val="0"/>
        <w:jc w:val="right"/>
        <w:rPr>
          <w:ins w:id="9161" w:author="......" w:date="2024-05-06T21:30:40Z"/>
          <w:rFonts w:hint="default" w:ascii="Times New Roman" w:hAnsi="Times New Roman" w:eastAsia="宋体" w:cs="Times New Roman"/>
          <w:lang w:val="en-US"/>
          <w:rPrChange w:id="9162" w:author="......" w:date="2024-05-07T14:48:58Z">
            <w:rPr>
              <w:ins w:id="9163" w:author="......" w:date="2024-05-06T21:30:40Z"/>
              <w:rFonts w:hint="default" w:ascii="Times New Roman" w:hAnsi="Times New Roman" w:eastAsia="宋体" w:cs="Times New Roman"/>
              <w:lang w:val="en-US"/>
            </w:rPr>
          </w:rPrChange>
        </w:rPr>
        <w:pPrChange w:id="9160" w:author="......" w:date="2024-05-06T21:31:55Z">
          <w:pPr>
            <w:pStyle w:val="5"/>
            <w:bidi w:val="0"/>
          </w:pPr>
        </w:pPrChange>
      </w:pPr>
      <w:ins w:id="9164" w:author="......" w:date="2024-05-06T21:31:53Z">
        <w:r>
          <w:rPr>
            <w:rFonts w:hint="default" w:ascii="Times New Roman" w:hAnsi="Times New Roman" w:eastAsia="宋体" w:cs="Times New Roman"/>
            <w:sz w:val="21"/>
            <w:szCs w:val="24"/>
            <w:lang w:val="en-US" w:eastAsia="zh-CN"/>
            <w:rPrChange w:id="9165" w:author="......" w:date="2024-05-07T14:48:58Z">
              <w:rPr>
                <w:rFonts w:hint="eastAsia" w:ascii="Times New Roman" w:hAnsi="Times New Roman" w:eastAsia="宋体" w:cs="Times New Roman"/>
                <w:sz w:val="21"/>
                <w:szCs w:val="24"/>
                <w:lang w:val="en-US" w:eastAsia="zh-CN"/>
              </w:rPr>
            </w:rPrChange>
          </w:rPr>
          <w:t>表3-6-</w:t>
        </w:r>
      </w:ins>
      <w:ins w:id="9167" w:author="......" w:date="2024-05-06T21:36:16Z">
        <w:r>
          <w:rPr>
            <w:rFonts w:hint="default" w:ascii="Times New Roman" w:hAnsi="Times New Roman" w:eastAsia="宋体" w:cs="Times New Roman"/>
            <w:sz w:val="21"/>
            <w:szCs w:val="24"/>
            <w:lang w:val="en-US" w:eastAsia="zh-CN"/>
            <w:rPrChange w:id="9168" w:author="......" w:date="2024-05-07T14:48:58Z">
              <w:rPr>
                <w:rFonts w:hint="eastAsia" w:ascii="Times New Roman" w:hAnsi="Times New Roman" w:eastAsia="宋体" w:cs="Times New Roman"/>
                <w:sz w:val="21"/>
                <w:szCs w:val="24"/>
                <w:lang w:val="en-US" w:eastAsia="zh-CN"/>
              </w:rPr>
            </w:rPrChange>
          </w:rPr>
          <w:t>4</w:t>
        </w:r>
      </w:ins>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2"/>
        <w:gridCol w:w="6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ins w:id="9170" w:author="......" w:date="2024-05-06T21:30:41Z"/>
        </w:trPr>
        <w:tc>
          <w:tcPr>
            <w:tcW w:w="1692" w:type="dxa"/>
            <w:noWrap w:val="0"/>
            <w:vAlign w:val="top"/>
          </w:tcPr>
          <w:p>
            <w:pPr>
              <w:numPr>
                <w:ilvl w:val="0"/>
                <w:numId w:val="0"/>
              </w:numPr>
              <w:rPr>
                <w:ins w:id="9171" w:author="......" w:date="2024-05-06T21:30:41Z"/>
                <w:rFonts w:hint="default" w:ascii="Times New Roman" w:hAnsi="Times New Roman" w:eastAsia="宋体" w:cs="Times New Roman"/>
                <w:sz w:val="24"/>
                <w:szCs w:val="32"/>
                <w:vertAlign w:val="baseline"/>
                <w:lang w:val="en-US" w:eastAsia="zh-CN"/>
                <w:rPrChange w:id="9172" w:author="......" w:date="2024-05-07T14:48:58Z">
                  <w:rPr>
                    <w:ins w:id="9173" w:author="......" w:date="2024-05-06T21:30:41Z"/>
                    <w:rFonts w:hint="default"/>
                    <w:sz w:val="24"/>
                    <w:szCs w:val="32"/>
                    <w:vertAlign w:val="baseline"/>
                    <w:lang w:val="en-US" w:eastAsia="zh-CN"/>
                  </w:rPr>
                </w:rPrChange>
              </w:rPr>
            </w:pPr>
            <w:ins w:id="9174" w:author="......" w:date="2024-05-06T21:30:41Z">
              <w:r>
                <w:rPr>
                  <w:rFonts w:hint="default" w:ascii="Times New Roman" w:hAnsi="Times New Roman" w:eastAsia="宋体" w:cs="Times New Roman"/>
                  <w:sz w:val="24"/>
                  <w:szCs w:val="32"/>
                  <w:lang w:val="en-US" w:eastAsia="zh-CN"/>
                  <w:rPrChange w:id="9175" w:author="......" w:date="2024-05-07T14:48:58Z">
                    <w:rPr>
                      <w:rFonts w:hint="eastAsia"/>
                      <w:sz w:val="24"/>
                      <w:szCs w:val="32"/>
                      <w:lang w:val="en-US" w:eastAsia="zh-CN"/>
                    </w:rPr>
                  </w:rPrChange>
                </w:rPr>
                <w:t>用例</w:t>
              </w:r>
            </w:ins>
          </w:p>
        </w:tc>
        <w:tc>
          <w:tcPr>
            <w:tcW w:w="6830" w:type="dxa"/>
            <w:noWrap w:val="0"/>
            <w:vAlign w:val="top"/>
          </w:tcPr>
          <w:p>
            <w:pPr>
              <w:numPr>
                <w:ilvl w:val="0"/>
                <w:numId w:val="0"/>
              </w:numPr>
              <w:rPr>
                <w:ins w:id="9177" w:author="......" w:date="2024-05-06T21:30:41Z"/>
                <w:rFonts w:hint="default" w:ascii="Times New Roman" w:hAnsi="Times New Roman" w:eastAsia="宋体" w:cs="Times New Roman"/>
                <w:sz w:val="24"/>
                <w:szCs w:val="32"/>
                <w:vertAlign w:val="baseline"/>
                <w:lang w:val="en-US" w:eastAsia="zh-CN"/>
                <w:rPrChange w:id="9178" w:author="......" w:date="2024-05-07T14:48:58Z">
                  <w:rPr>
                    <w:ins w:id="9179" w:author="......" w:date="2024-05-06T21:30:41Z"/>
                    <w:rFonts w:hint="default"/>
                    <w:sz w:val="24"/>
                    <w:szCs w:val="32"/>
                    <w:vertAlign w:val="baseline"/>
                    <w:lang w:val="en-US" w:eastAsia="zh-CN"/>
                  </w:rPr>
                </w:rPrChange>
              </w:rPr>
            </w:pPr>
            <w:ins w:id="9180" w:author="......" w:date="2024-05-06T21:30:41Z">
              <w:r>
                <w:rPr>
                  <w:rFonts w:hint="default" w:ascii="Times New Roman" w:hAnsi="Times New Roman" w:eastAsia="宋体" w:cs="Times New Roman"/>
                  <w:sz w:val="24"/>
                  <w:szCs w:val="32"/>
                  <w:vertAlign w:val="baseline"/>
                  <w:lang w:val="en-US" w:eastAsia="zh-CN"/>
                  <w:rPrChange w:id="9181" w:author="......" w:date="2024-05-07T14:48:58Z">
                    <w:rPr>
                      <w:rFonts w:hint="eastAsia"/>
                      <w:sz w:val="24"/>
                      <w:szCs w:val="32"/>
                      <w:vertAlign w:val="baseline"/>
                      <w:lang w:val="en-US" w:eastAsia="zh-CN"/>
                    </w:rPr>
                  </w:rPrChange>
                </w:rPr>
                <w:t>检索相关文件</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ins w:id="9183" w:author="......" w:date="2024-05-06T21:32:07Z"/>
        </w:trPr>
        <w:tc>
          <w:tcPr>
            <w:tcW w:w="1692" w:type="dxa"/>
            <w:noWrap w:val="0"/>
            <w:vAlign w:val="top"/>
          </w:tcPr>
          <w:p>
            <w:pPr>
              <w:numPr>
                <w:ilvl w:val="0"/>
                <w:numId w:val="0"/>
              </w:numPr>
              <w:ind w:left="0" w:leftChars="0" w:firstLine="0" w:firstLineChars="0"/>
              <w:rPr>
                <w:ins w:id="9184" w:author="......" w:date="2024-05-06T21:32:07Z"/>
                <w:rFonts w:hint="default" w:ascii="Times New Roman" w:hAnsi="Times New Roman" w:eastAsia="宋体" w:cs="Times New Roman"/>
                <w:kern w:val="2"/>
                <w:sz w:val="24"/>
                <w:szCs w:val="32"/>
                <w:vertAlign w:val="baseline"/>
                <w:lang w:val="en-US" w:eastAsia="zh-CN" w:bidi="ar-SA"/>
                <w:rPrChange w:id="9185" w:author="......" w:date="2024-05-07T14:48:58Z">
                  <w:rPr>
                    <w:ins w:id="9186" w:author="......" w:date="2024-05-06T21:32:07Z"/>
                    <w:rFonts w:hint="eastAsia" w:ascii="Times New Roman" w:hAnsi="Times New Roman" w:cs="Times New Roman" w:eastAsiaTheme="minorEastAsia"/>
                    <w:kern w:val="2"/>
                    <w:sz w:val="24"/>
                    <w:szCs w:val="32"/>
                    <w:vertAlign w:val="baseline"/>
                    <w:lang w:val="en-US" w:eastAsia="zh-CN" w:bidi="ar-SA"/>
                  </w:rPr>
                </w:rPrChange>
              </w:rPr>
            </w:pPr>
            <w:r>
              <w:rPr>
                <w:rFonts w:hint="default" w:ascii="Times New Roman" w:hAnsi="Times New Roman" w:eastAsia="宋体" w:cs="Times New Roman"/>
                <w:sz w:val="24"/>
                <w:szCs w:val="32"/>
                <w:vertAlign w:val="baseline"/>
                <w:lang w:val="en-US" w:eastAsia="zh-CN"/>
                <w:rPrChange w:id="9187" w:author="......" w:date="2024-05-07T14:48:58Z">
                  <w:rPr>
                    <w:rFonts w:hint="default" w:ascii="Times New Roman" w:hAnsi="Times New Roman" w:cs="Times New Roman"/>
                    <w:sz w:val="24"/>
                    <w:szCs w:val="32"/>
                    <w:vertAlign w:val="baseline"/>
                    <w:lang w:val="en-US" w:eastAsia="zh-CN"/>
                  </w:rPr>
                </w:rPrChange>
              </w:rPr>
              <w:t>用例编号</w:t>
            </w:r>
          </w:p>
        </w:tc>
        <w:tc>
          <w:tcPr>
            <w:tcW w:w="6830" w:type="dxa"/>
            <w:noWrap w:val="0"/>
            <w:vAlign w:val="top"/>
          </w:tcPr>
          <w:p>
            <w:pPr>
              <w:numPr>
                <w:ilvl w:val="0"/>
                <w:numId w:val="0"/>
              </w:numPr>
              <w:ind w:left="0" w:leftChars="0" w:firstLine="0" w:firstLineChars="0"/>
              <w:rPr>
                <w:ins w:id="9188" w:author="......" w:date="2024-05-06T21:32:07Z"/>
                <w:rFonts w:hint="default" w:ascii="Times New Roman" w:hAnsi="Times New Roman" w:eastAsia="宋体" w:cs="Times New Roman"/>
                <w:kern w:val="2"/>
                <w:sz w:val="24"/>
                <w:szCs w:val="32"/>
                <w:vertAlign w:val="baseline"/>
                <w:lang w:val="en-US" w:eastAsia="zh-CN" w:bidi="ar-SA"/>
                <w:rPrChange w:id="9189" w:author="......" w:date="2024-05-07T14:48:58Z">
                  <w:rPr>
                    <w:ins w:id="9190" w:author="......" w:date="2024-05-06T21:32:07Z"/>
                    <w:rFonts w:hint="eastAsia" w:ascii="Times New Roman" w:hAnsi="Times New Roman" w:cs="Times New Roman" w:eastAsiaTheme="minorEastAsia"/>
                    <w:kern w:val="2"/>
                    <w:sz w:val="24"/>
                    <w:szCs w:val="32"/>
                    <w:vertAlign w:val="baseline"/>
                    <w:lang w:val="en-US" w:eastAsia="zh-CN" w:bidi="ar-SA"/>
                  </w:rPr>
                </w:rPrChange>
              </w:rPr>
            </w:pPr>
            <w:r>
              <w:rPr>
                <w:rFonts w:hint="default" w:ascii="Times New Roman" w:hAnsi="Times New Roman" w:eastAsia="宋体" w:cs="Times New Roman"/>
                <w:sz w:val="24"/>
                <w:szCs w:val="32"/>
                <w:lang w:val="en-US" w:eastAsia="zh-CN"/>
                <w:rPrChange w:id="9191" w:author="......" w:date="2024-05-07T14:48:58Z">
                  <w:rPr>
                    <w:rFonts w:hint="default" w:ascii="Times New Roman" w:hAnsi="Times New Roman" w:cs="Times New Roman"/>
                    <w:sz w:val="24"/>
                    <w:szCs w:val="32"/>
                    <w:lang w:val="en-US" w:eastAsia="zh-CN"/>
                  </w:rPr>
                </w:rPrChange>
              </w:rPr>
              <w:t>SF0</w:t>
            </w:r>
            <w:r>
              <w:rPr>
                <w:rFonts w:hint="default" w:ascii="Times New Roman" w:hAnsi="Times New Roman" w:eastAsia="宋体" w:cs="Times New Roman"/>
                <w:sz w:val="24"/>
                <w:szCs w:val="32"/>
                <w:lang w:val="en-US" w:eastAsia="zh-CN"/>
                <w:rPrChange w:id="9192" w:author="......" w:date="2024-05-07T14:48:58Z">
                  <w:rPr>
                    <w:rFonts w:hint="eastAsia" w:ascii="Times New Roman" w:hAnsi="Times New Roman" w:cs="Times New Roman"/>
                    <w:sz w:val="24"/>
                    <w:szCs w:val="32"/>
                    <w:lang w:val="en-US" w:eastAsia="zh-CN"/>
                  </w:rPr>
                </w:rPrChange>
              </w:rPr>
              <w:t>600</w:t>
            </w:r>
            <w:ins w:id="9193" w:author="......" w:date="2024-05-06T21:36:19Z">
              <w:r>
                <w:rPr>
                  <w:rFonts w:hint="default" w:ascii="Times New Roman" w:hAnsi="Times New Roman" w:eastAsia="宋体" w:cs="Times New Roman"/>
                  <w:sz w:val="24"/>
                  <w:szCs w:val="32"/>
                  <w:lang w:val="en-US" w:eastAsia="zh-CN"/>
                  <w:rPrChange w:id="9194" w:author="......" w:date="2024-05-07T14:48:58Z">
                    <w:rPr>
                      <w:rFonts w:hint="eastAsia" w:ascii="Times New Roman" w:hAnsi="Times New Roman" w:cs="Times New Roman"/>
                      <w:sz w:val="24"/>
                      <w:szCs w:val="32"/>
                      <w:lang w:val="en-US" w:eastAsia="zh-CN"/>
                    </w:rPr>
                  </w:rPrChange>
                </w:rPr>
                <w:t>4</w:t>
              </w:r>
            </w:ins>
            <w:del w:id="9196" w:author="......" w:date="2024-05-06T21:36:18Z">
              <w:r>
                <w:rPr>
                  <w:rFonts w:hint="default" w:ascii="Times New Roman" w:hAnsi="Times New Roman" w:eastAsia="宋体" w:cs="Times New Roman"/>
                  <w:sz w:val="24"/>
                  <w:szCs w:val="32"/>
                  <w:lang w:val="en-US" w:eastAsia="zh-CN"/>
                  <w:rPrChange w:id="9197" w:author="......" w:date="2024-05-07T14:48:58Z">
                    <w:rPr>
                      <w:rFonts w:hint="eastAsia" w:ascii="Times New Roman" w:hAnsi="Times New Roman" w:cs="Times New Roman"/>
                      <w:sz w:val="24"/>
                      <w:szCs w:val="32"/>
                      <w:lang w:val="en-US" w:eastAsia="zh-CN"/>
                    </w:rPr>
                  </w:rPrChange>
                </w:rPr>
                <w:delText>1</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ins w:id="9199" w:author="......" w:date="2024-05-06T21:30:41Z"/>
        </w:trPr>
        <w:tc>
          <w:tcPr>
            <w:tcW w:w="1692" w:type="dxa"/>
            <w:noWrap w:val="0"/>
            <w:vAlign w:val="top"/>
          </w:tcPr>
          <w:p>
            <w:pPr>
              <w:numPr>
                <w:ilvl w:val="0"/>
                <w:numId w:val="0"/>
              </w:numPr>
              <w:rPr>
                <w:ins w:id="9200" w:author="......" w:date="2024-05-06T21:30:41Z"/>
                <w:rFonts w:hint="default" w:ascii="Times New Roman" w:hAnsi="Times New Roman" w:eastAsia="宋体" w:cs="Times New Roman"/>
                <w:sz w:val="24"/>
                <w:szCs w:val="32"/>
                <w:vertAlign w:val="baseline"/>
                <w:lang w:val="en-US" w:eastAsia="zh-CN"/>
                <w:rPrChange w:id="9201" w:author="......" w:date="2024-05-07T14:48:58Z">
                  <w:rPr>
                    <w:ins w:id="9202" w:author="......" w:date="2024-05-06T21:30:41Z"/>
                    <w:rFonts w:hint="default"/>
                    <w:sz w:val="24"/>
                    <w:szCs w:val="32"/>
                    <w:vertAlign w:val="baseline"/>
                    <w:lang w:val="en-US" w:eastAsia="zh-CN"/>
                  </w:rPr>
                </w:rPrChange>
              </w:rPr>
            </w:pPr>
            <w:ins w:id="9203" w:author="......" w:date="2024-05-06T21:30:41Z">
              <w:r>
                <w:rPr>
                  <w:rFonts w:hint="default" w:ascii="Times New Roman" w:hAnsi="Times New Roman" w:eastAsia="宋体" w:cs="Times New Roman"/>
                  <w:sz w:val="24"/>
                  <w:szCs w:val="32"/>
                  <w:vertAlign w:val="baseline"/>
                  <w:lang w:val="en-US" w:eastAsia="zh-CN"/>
                  <w:rPrChange w:id="9204" w:author="......" w:date="2024-05-07T14:48:58Z">
                    <w:rPr>
                      <w:rFonts w:hint="eastAsia"/>
                      <w:sz w:val="24"/>
                      <w:szCs w:val="32"/>
                      <w:vertAlign w:val="baseline"/>
                      <w:lang w:val="en-US" w:eastAsia="zh-CN"/>
                    </w:rPr>
                  </w:rPrChange>
                </w:rPr>
                <w:t>主执行者</w:t>
              </w:r>
            </w:ins>
          </w:p>
        </w:tc>
        <w:tc>
          <w:tcPr>
            <w:tcW w:w="6830" w:type="dxa"/>
            <w:noWrap w:val="0"/>
            <w:vAlign w:val="top"/>
          </w:tcPr>
          <w:p>
            <w:pPr>
              <w:numPr>
                <w:ilvl w:val="0"/>
                <w:numId w:val="0"/>
              </w:numPr>
              <w:rPr>
                <w:ins w:id="9206" w:author="......" w:date="2024-05-06T21:30:41Z"/>
                <w:rFonts w:hint="default" w:ascii="Times New Roman" w:hAnsi="Times New Roman" w:eastAsia="宋体" w:cs="Times New Roman"/>
                <w:sz w:val="24"/>
                <w:szCs w:val="32"/>
                <w:vertAlign w:val="baseline"/>
                <w:lang w:val="en-US" w:eastAsia="zh-CN"/>
                <w:rPrChange w:id="9207" w:author="......" w:date="2024-05-07T14:48:58Z">
                  <w:rPr>
                    <w:ins w:id="9208" w:author="......" w:date="2024-05-06T21:30:41Z"/>
                    <w:rFonts w:hint="default"/>
                    <w:sz w:val="24"/>
                    <w:szCs w:val="32"/>
                    <w:vertAlign w:val="baseline"/>
                    <w:lang w:val="en-US" w:eastAsia="zh-CN"/>
                  </w:rPr>
                </w:rPrChange>
              </w:rPr>
            </w:pPr>
            <w:ins w:id="9209" w:author="......" w:date="2024-05-06T21:30:41Z">
              <w:r>
                <w:rPr>
                  <w:rFonts w:hint="default" w:ascii="Times New Roman" w:hAnsi="Times New Roman" w:eastAsia="宋体" w:cs="Times New Roman"/>
                  <w:sz w:val="24"/>
                  <w:szCs w:val="32"/>
                  <w:vertAlign w:val="baseline"/>
                  <w:lang w:val="en-US" w:eastAsia="zh-CN"/>
                  <w:rPrChange w:id="9210" w:author="......" w:date="2024-05-07T14:48:58Z">
                    <w:rPr>
                      <w:rFonts w:hint="eastAsia"/>
                      <w:sz w:val="24"/>
                      <w:szCs w:val="32"/>
                      <w:vertAlign w:val="baseline"/>
                      <w:lang w:val="en-US" w:eastAsia="zh-CN"/>
                    </w:rPr>
                  </w:rPrChange>
                </w:rPr>
                <w:t>施工人员、项目管理者</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9212" w:author="......" w:date="2024-05-06T21:30:41Z"/>
        </w:trPr>
        <w:tc>
          <w:tcPr>
            <w:tcW w:w="1692" w:type="dxa"/>
            <w:noWrap w:val="0"/>
            <w:vAlign w:val="top"/>
          </w:tcPr>
          <w:p>
            <w:pPr>
              <w:numPr>
                <w:ilvl w:val="0"/>
                <w:numId w:val="0"/>
              </w:numPr>
              <w:rPr>
                <w:ins w:id="9213" w:author="......" w:date="2024-05-06T21:30:41Z"/>
                <w:rFonts w:hint="default" w:ascii="Times New Roman" w:hAnsi="Times New Roman" w:eastAsia="宋体" w:cs="Times New Roman"/>
                <w:sz w:val="24"/>
                <w:szCs w:val="32"/>
                <w:vertAlign w:val="baseline"/>
                <w:lang w:val="en-US" w:eastAsia="zh-CN"/>
                <w:rPrChange w:id="9214" w:author="......" w:date="2024-05-07T14:48:58Z">
                  <w:rPr>
                    <w:ins w:id="9215" w:author="......" w:date="2024-05-06T21:30:41Z"/>
                    <w:rFonts w:hint="default"/>
                    <w:sz w:val="24"/>
                    <w:szCs w:val="32"/>
                    <w:vertAlign w:val="baseline"/>
                    <w:lang w:val="en-US" w:eastAsia="zh-CN"/>
                  </w:rPr>
                </w:rPrChange>
              </w:rPr>
            </w:pPr>
            <w:ins w:id="9216" w:author="......" w:date="2024-05-06T21:30:41Z">
              <w:r>
                <w:rPr>
                  <w:rFonts w:hint="default" w:ascii="Times New Roman" w:hAnsi="Times New Roman" w:eastAsia="宋体" w:cs="Times New Roman"/>
                  <w:sz w:val="24"/>
                  <w:szCs w:val="32"/>
                  <w:vertAlign w:val="baseline"/>
                  <w:lang w:val="en-US" w:eastAsia="zh-CN"/>
                  <w:rPrChange w:id="9217" w:author="......" w:date="2024-05-07T14:48:58Z">
                    <w:rPr>
                      <w:rFonts w:hint="eastAsia"/>
                      <w:sz w:val="24"/>
                      <w:szCs w:val="32"/>
                      <w:vertAlign w:val="baseline"/>
                      <w:lang w:val="en-US" w:eastAsia="zh-CN"/>
                    </w:rPr>
                  </w:rPrChange>
                </w:rPr>
                <w:t>目标</w:t>
              </w:r>
            </w:ins>
          </w:p>
        </w:tc>
        <w:tc>
          <w:tcPr>
            <w:tcW w:w="6830" w:type="dxa"/>
            <w:noWrap w:val="0"/>
            <w:vAlign w:val="top"/>
          </w:tcPr>
          <w:p>
            <w:pPr>
              <w:numPr>
                <w:ilvl w:val="0"/>
                <w:numId w:val="0"/>
              </w:numPr>
              <w:rPr>
                <w:ins w:id="9219" w:author="......" w:date="2024-05-06T21:30:41Z"/>
                <w:rFonts w:hint="default" w:ascii="Times New Roman" w:hAnsi="Times New Roman" w:eastAsia="宋体" w:cs="Times New Roman"/>
                <w:sz w:val="24"/>
                <w:szCs w:val="32"/>
                <w:vertAlign w:val="baseline"/>
                <w:lang w:val="en-US" w:eastAsia="zh-CN"/>
                <w:rPrChange w:id="9220" w:author="......" w:date="2024-05-07T14:48:58Z">
                  <w:rPr>
                    <w:ins w:id="9221" w:author="......" w:date="2024-05-06T21:30:41Z"/>
                    <w:rFonts w:hint="default"/>
                    <w:sz w:val="24"/>
                    <w:szCs w:val="32"/>
                    <w:vertAlign w:val="baseline"/>
                    <w:lang w:val="en-US" w:eastAsia="zh-CN"/>
                  </w:rPr>
                </w:rPrChange>
              </w:rPr>
            </w:pPr>
            <w:ins w:id="9222" w:author="......" w:date="2024-05-06T21:30:41Z">
              <w:r>
                <w:rPr>
                  <w:rFonts w:hint="default" w:ascii="Times New Roman" w:hAnsi="Times New Roman" w:eastAsia="宋体" w:cs="Times New Roman"/>
                  <w:sz w:val="24"/>
                  <w:szCs w:val="32"/>
                  <w:vertAlign w:val="baseline"/>
                  <w:lang w:val="en-US" w:eastAsia="zh-CN"/>
                  <w:rPrChange w:id="9223" w:author="......" w:date="2024-05-07T14:48:58Z">
                    <w:rPr>
                      <w:rFonts w:hint="eastAsia"/>
                      <w:sz w:val="24"/>
                      <w:szCs w:val="32"/>
                      <w:vertAlign w:val="baseline"/>
                      <w:lang w:val="en-US" w:eastAsia="zh-CN"/>
                    </w:rPr>
                  </w:rPrChange>
                </w:rPr>
                <w:t>能使用搜索框快速检索需要的文件，同时能通过分类筛选的方式快速找到满足分类要求的文件</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9225" w:author="......" w:date="2024-05-06T21:30:41Z"/>
        </w:trPr>
        <w:tc>
          <w:tcPr>
            <w:tcW w:w="1692" w:type="dxa"/>
            <w:noWrap w:val="0"/>
            <w:vAlign w:val="top"/>
          </w:tcPr>
          <w:p>
            <w:pPr>
              <w:numPr>
                <w:ilvl w:val="0"/>
                <w:numId w:val="0"/>
              </w:numPr>
              <w:rPr>
                <w:ins w:id="9226" w:author="......" w:date="2024-05-06T21:30:41Z"/>
                <w:rFonts w:hint="default" w:ascii="Times New Roman" w:hAnsi="Times New Roman" w:eastAsia="宋体" w:cs="Times New Roman"/>
                <w:sz w:val="24"/>
                <w:szCs w:val="32"/>
                <w:vertAlign w:val="baseline"/>
                <w:lang w:val="en-US" w:eastAsia="zh-CN"/>
                <w:rPrChange w:id="9227" w:author="......" w:date="2024-05-07T14:48:58Z">
                  <w:rPr>
                    <w:ins w:id="9228" w:author="......" w:date="2024-05-06T21:30:41Z"/>
                    <w:rFonts w:hint="default"/>
                    <w:sz w:val="24"/>
                    <w:szCs w:val="32"/>
                    <w:vertAlign w:val="baseline"/>
                    <w:lang w:val="en-US" w:eastAsia="zh-CN"/>
                  </w:rPr>
                </w:rPrChange>
              </w:rPr>
            </w:pPr>
            <w:ins w:id="9229" w:author="......" w:date="2024-05-06T21:30:41Z">
              <w:r>
                <w:rPr>
                  <w:rFonts w:hint="default" w:ascii="Times New Roman" w:hAnsi="Times New Roman" w:eastAsia="宋体" w:cs="Times New Roman"/>
                  <w:sz w:val="24"/>
                  <w:szCs w:val="32"/>
                  <w:vertAlign w:val="baseline"/>
                  <w:lang w:val="en-US" w:eastAsia="zh-CN"/>
                  <w:rPrChange w:id="9230" w:author="......" w:date="2024-05-07T14:48:58Z">
                    <w:rPr>
                      <w:rFonts w:hint="eastAsia"/>
                      <w:sz w:val="24"/>
                      <w:szCs w:val="32"/>
                      <w:vertAlign w:val="baseline"/>
                      <w:lang w:val="en-US" w:eastAsia="zh-CN"/>
                    </w:rPr>
                  </w:rPrChange>
                </w:rPr>
                <w:t>前提条件</w:t>
              </w:r>
            </w:ins>
          </w:p>
        </w:tc>
        <w:tc>
          <w:tcPr>
            <w:tcW w:w="6830" w:type="dxa"/>
            <w:noWrap w:val="0"/>
            <w:vAlign w:val="top"/>
          </w:tcPr>
          <w:p>
            <w:pPr>
              <w:numPr>
                <w:ilvl w:val="0"/>
                <w:numId w:val="0"/>
              </w:numPr>
              <w:rPr>
                <w:ins w:id="9232" w:author="......" w:date="2024-05-06T21:30:41Z"/>
                <w:rFonts w:hint="default" w:ascii="Times New Roman" w:hAnsi="Times New Roman" w:eastAsia="宋体" w:cs="Times New Roman"/>
                <w:sz w:val="24"/>
                <w:szCs w:val="32"/>
                <w:vertAlign w:val="baseline"/>
                <w:lang w:val="en-US" w:eastAsia="zh-CN"/>
                <w:rPrChange w:id="9233" w:author="......" w:date="2024-05-07T14:48:58Z">
                  <w:rPr>
                    <w:ins w:id="9234" w:author="......" w:date="2024-05-06T21:30:41Z"/>
                    <w:rFonts w:hint="default"/>
                    <w:sz w:val="24"/>
                    <w:szCs w:val="32"/>
                    <w:vertAlign w:val="baseline"/>
                    <w:lang w:val="en-US" w:eastAsia="zh-CN"/>
                  </w:rPr>
                </w:rPrChange>
              </w:rPr>
            </w:pPr>
            <w:ins w:id="9235" w:author="......" w:date="2024-05-06T21:30:41Z">
              <w:r>
                <w:rPr>
                  <w:rFonts w:hint="default" w:ascii="Times New Roman" w:hAnsi="Times New Roman" w:eastAsia="宋体" w:cs="Times New Roman"/>
                  <w:sz w:val="24"/>
                  <w:szCs w:val="32"/>
                  <w:vertAlign w:val="baseline"/>
                  <w:lang w:val="en-US" w:eastAsia="zh-CN"/>
                  <w:rPrChange w:id="9236" w:author="......" w:date="2024-05-07T14:48:58Z">
                    <w:rPr>
                      <w:rFonts w:hint="eastAsia"/>
                      <w:sz w:val="24"/>
                      <w:szCs w:val="32"/>
                      <w:vertAlign w:val="baseline"/>
                      <w:lang w:val="en-US" w:eastAsia="zh-CN"/>
                    </w:rPr>
                  </w:rPrChange>
                </w:rPr>
                <w:t>相关文件已经存入数据库并显示在“文件列表”界面</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9238" w:author="......" w:date="2024-05-06T21:30:41Z"/>
        </w:trPr>
        <w:tc>
          <w:tcPr>
            <w:tcW w:w="1692" w:type="dxa"/>
            <w:noWrap w:val="0"/>
            <w:vAlign w:val="top"/>
          </w:tcPr>
          <w:p>
            <w:pPr>
              <w:numPr>
                <w:ilvl w:val="0"/>
                <w:numId w:val="0"/>
              </w:numPr>
              <w:rPr>
                <w:ins w:id="9239" w:author="......" w:date="2024-05-06T21:30:41Z"/>
                <w:rFonts w:hint="default" w:ascii="Times New Roman" w:hAnsi="Times New Roman" w:eastAsia="宋体" w:cs="Times New Roman"/>
                <w:sz w:val="24"/>
                <w:szCs w:val="32"/>
                <w:vertAlign w:val="baseline"/>
                <w:lang w:val="en-US" w:eastAsia="zh-CN"/>
                <w:rPrChange w:id="9240" w:author="......" w:date="2024-05-07T14:48:58Z">
                  <w:rPr>
                    <w:ins w:id="9241" w:author="......" w:date="2024-05-06T21:30:41Z"/>
                    <w:rFonts w:hint="default"/>
                    <w:sz w:val="24"/>
                    <w:szCs w:val="32"/>
                    <w:vertAlign w:val="baseline"/>
                    <w:lang w:val="en-US" w:eastAsia="zh-CN"/>
                  </w:rPr>
                </w:rPrChange>
              </w:rPr>
            </w:pPr>
            <w:ins w:id="9242" w:author="......" w:date="2024-05-06T21:30:41Z">
              <w:r>
                <w:rPr>
                  <w:rFonts w:hint="default" w:ascii="Times New Roman" w:hAnsi="Times New Roman" w:eastAsia="宋体" w:cs="Times New Roman"/>
                  <w:sz w:val="24"/>
                  <w:szCs w:val="32"/>
                  <w:vertAlign w:val="baseline"/>
                  <w:lang w:val="en-US" w:eastAsia="zh-CN"/>
                  <w:rPrChange w:id="9243" w:author="......" w:date="2024-05-07T14:48:58Z">
                    <w:rPr>
                      <w:rFonts w:hint="eastAsia"/>
                      <w:sz w:val="24"/>
                      <w:szCs w:val="32"/>
                      <w:vertAlign w:val="baseline"/>
                      <w:lang w:val="en-US" w:eastAsia="zh-CN"/>
                    </w:rPr>
                  </w:rPrChange>
                </w:rPr>
                <w:t>触发事件</w:t>
              </w:r>
            </w:ins>
          </w:p>
        </w:tc>
        <w:tc>
          <w:tcPr>
            <w:tcW w:w="6830" w:type="dxa"/>
            <w:noWrap w:val="0"/>
            <w:vAlign w:val="top"/>
          </w:tcPr>
          <w:p>
            <w:pPr>
              <w:numPr>
                <w:ilvl w:val="0"/>
                <w:numId w:val="38"/>
              </w:numPr>
              <w:rPr>
                <w:ins w:id="9245" w:author="......" w:date="2024-05-06T21:30:41Z"/>
                <w:rFonts w:hint="default" w:ascii="Times New Roman" w:hAnsi="Times New Roman" w:eastAsia="宋体" w:cs="Times New Roman"/>
                <w:sz w:val="24"/>
                <w:szCs w:val="32"/>
                <w:vertAlign w:val="baseline"/>
                <w:lang w:val="en-US" w:eastAsia="zh-CN"/>
                <w:rPrChange w:id="9246" w:author="......" w:date="2024-05-07T14:48:58Z">
                  <w:rPr>
                    <w:ins w:id="9247" w:author="......" w:date="2024-05-06T21:30:41Z"/>
                    <w:rFonts w:hint="eastAsia"/>
                    <w:sz w:val="24"/>
                    <w:szCs w:val="32"/>
                    <w:vertAlign w:val="baseline"/>
                    <w:lang w:val="en-US" w:eastAsia="zh-CN"/>
                  </w:rPr>
                </w:rPrChange>
              </w:rPr>
            </w:pPr>
            <w:ins w:id="9248" w:author="......" w:date="2024-05-06T21:30:41Z">
              <w:r>
                <w:rPr>
                  <w:rFonts w:hint="default" w:ascii="Times New Roman" w:hAnsi="Times New Roman" w:eastAsia="宋体" w:cs="Times New Roman"/>
                  <w:sz w:val="24"/>
                  <w:szCs w:val="32"/>
                  <w:vertAlign w:val="baseline"/>
                  <w:lang w:val="en-US" w:eastAsia="zh-CN"/>
                  <w:rPrChange w:id="9249" w:author="......" w:date="2024-05-07T14:48:58Z">
                    <w:rPr>
                      <w:rFonts w:hint="eastAsia"/>
                      <w:sz w:val="24"/>
                      <w:szCs w:val="32"/>
                      <w:vertAlign w:val="baseline"/>
                      <w:lang w:val="en-US" w:eastAsia="zh-CN"/>
                    </w:rPr>
                  </w:rPrChange>
                </w:rPr>
                <w:t>用户进入“文件列表”界面，点击右上角的搜索框，输入关键字，点击查询；</w:t>
              </w:r>
            </w:ins>
          </w:p>
          <w:p>
            <w:pPr>
              <w:numPr>
                <w:ilvl w:val="0"/>
                <w:numId w:val="38"/>
              </w:numPr>
              <w:rPr>
                <w:ins w:id="9251" w:author="......" w:date="2024-05-06T21:30:41Z"/>
                <w:rFonts w:hint="default" w:ascii="Times New Roman" w:hAnsi="Times New Roman" w:eastAsia="宋体" w:cs="Times New Roman"/>
                <w:sz w:val="24"/>
                <w:szCs w:val="32"/>
                <w:vertAlign w:val="baseline"/>
                <w:lang w:val="en-US" w:eastAsia="zh-CN"/>
                <w:rPrChange w:id="9252" w:author="......" w:date="2024-05-07T14:48:58Z">
                  <w:rPr>
                    <w:ins w:id="9253" w:author="......" w:date="2024-05-06T21:30:41Z"/>
                    <w:rFonts w:hint="default"/>
                    <w:sz w:val="24"/>
                    <w:szCs w:val="32"/>
                    <w:vertAlign w:val="baseline"/>
                    <w:lang w:val="en-US" w:eastAsia="zh-CN"/>
                  </w:rPr>
                </w:rPrChange>
              </w:rPr>
            </w:pPr>
            <w:ins w:id="9254" w:author="......" w:date="2024-05-06T21:30:41Z">
              <w:r>
                <w:rPr>
                  <w:rFonts w:hint="default" w:ascii="Times New Roman" w:hAnsi="Times New Roman" w:eastAsia="宋体" w:cs="Times New Roman"/>
                  <w:sz w:val="24"/>
                  <w:szCs w:val="32"/>
                  <w:vertAlign w:val="baseline"/>
                  <w:lang w:val="en-US" w:eastAsia="zh-CN"/>
                  <w:rPrChange w:id="9255" w:author="......" w:date="2024-05-07T14:48:58Z">
                    <w:rPr>
                      <w:rFonts w:hint="eastAsia"/>
                      <w:sz w:val="24"/>
                      <w:szCs w:val="32"/>
                      <w:vertAlign w:val="baseline"/>
                      <w:lang w:val="en-US" w:eastAsia="zh-CN"/>
                    </w:rPr>
                  </w:rPrChange>
                </w:rPr>
                <w:t>用户进入“文件列表”界面，点击右侧相应的分类方式方框，点击具体的分类方式。</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9257" w:author="......" w:date="2024-05-06T21:30:41Z"/>
        </w:trPr>
        <w:tc>
          <w:tcPr>
            <w:tcW w:w="1692" w:type="dxa"/>
            <w:noWrap w:val="0"/>
            <w:vAlign w:val="top"/>
          </w:tcPr>
          <w:p>
            <w:pPr>
              <w:numPr>
                <w:ilvl w:val="0"/>
                <w:numId w:val="0"/>
              </w:numPr>
              <w:rPr>
                <w:ins w:id="9258" w:author="......" w:date="2024-05-06T21:30:41Z"/>
                <w:rFonts w:hint="default" w:ascii="Times New Roman" w:hAnsi="Times New Roman" w:eastAsia="宋体" w:cs="Times New Roman"/>
                <w:sz w:val="24"/>
                <w:szCs w:val="32"/>
                <w:vertAlign w:val="baseline"/>
                <w:lang w:val="en-US" w:eastAsia="zh-CN"/>
                <w:rPrChange w:id="9259" w:author="......" w:date="2024-05-07T14:48:58Z">
                  <w:rPr>
                    <w:ins w:id="9260" w:author="......" w:date="2024-05-06T21:30:41Z"/>
                    <w:rFonts w:hint="default"/>
                    <w:sz w:val="24"/>
                    <w:szCs w:val="32"/>
                    <w:vertAlign w:val="baseline"/>
                    <w:lang w:val="en-US" w:eastAsia="zh-CN"/>
                  </w:rPr>
                </w:rPrChange>
              </w:rPr>
            </w:pPr>
            <w:ins w:id="9261" w:author="......" w:date="2024-05-06T21:30:41Z">
              <w:r>
                <w:rPr>
                  <w:rFonts w:hint="default" w:ascii="Times New Roman" w:hAnsi="Times New Roman" w:eastAsia="宋体" w:cs="Times New Roman"/>
                  <w:sz w:val="24"/>
                  <w:szCs w:val="32"/>
                  <w:vertAlign w:val="baseline"/>
                  <w:lang w:val="en-US" w:eastAsia="zh-CN"/>
                  <w:rPrChange w:id="9262" w:author="......" w:date="2024-05-07T14:48:58Z">
                    <w:rPr>
                      <w:rFonts w:hint="eastAsia"/>
                      <w:sz w:val="24"/>
                      <w:szCs w:val="32"/>
                      <w:vertAlign w:val="baseline"/>
                      <w:lang w:val="en-US" w:eastAsia="zh-CN"/>
                    </w:rPr>
                  </w:rPrChange>
                </w:rPr>
                <w:t>基本事件流</w:t>
              </w:r>
            </w:ins>
          </w:p>
        </w:tc>
        <w:tc>
          <w:tcPr>
            <w:tcW w:w="6830" w:type="dxa"/>
            <w:noWrap w:val="0"/>
            <w:vAlign w:val="top"/>
          </w:tcPr>
          <w:p>
            <w:pPr>
              <w:numPr>
                <w:ilvl w:val="0"/>
                <w:numId w:val="63"/>
              </w:numPr>
              <w:rPr>
                <w:ins w:id="9264" w:author="......" w:date="2024-05-06T21:30:41Z"/>
                <w:rFonts w:hint="default" w:ascii="Times New Roman" w:hAnsi="Times New Roman" w:eastAsia="宋体" w:cs="Times New Roman"/>
                <w:sz w:val="24"/>
                <w:szCs w:val="32"/>
                <w:vertAlign w:val="baseline"/>
                <w:lang w:val="en-US" w:eastAsia="zh-CN"/>
                <w:rPrChange w:id="9265" w:author="......" w:date="2024-05-07T14:48:58Z">
                  <w:rPr>
                    <w:ins w:id="9266" w:author="......" w:date="2024-05-06T21:30:41Z"/>
                    <w:rFonts w:hint="eastAsia"/>
                    <w:sz w:val="24"/>
                    <w:szCs w:val="32"/>
                    <w:vertAlign w:val="baseline"/>
                    <w:lang w:val="en-US" w:eastAsia="zh-CN"/>
                  </w:rPr>
                </w:rPrChange>
              </w:rPr>
            </w:pPr>
            <w:ins w:id="9267" w:author="......" w:date="2024-05-06T21:30:41Z">
              <w:r>
                <w:rPr>
                  <w:rFonts w:hint="default" w:ascii="Times New Roman" w:hAnsi="Times New Roman" w:eastAsia="宋体" w:cs="Times New Roman"/>
                  <w:sz w:val="24"/>
                  <w:szCs w:val="32"/>
                  <w:vertAlign w:val="baseline"/>
                  <w:lang w:val="en-US" w:eastAsia="zh-CN"/>
                  <w:rPrChange w:id="9268" w:author="......" w:date="2024-05-07T14:48:58Z">
                    <w:rPr>
                      <w:rFonts w:hint="eastAsia"/>
                      <w:sz w:val="24"/>
                      <w:szCs w:val="32"/>
                      <w:vertAlign w:val="baseline"/>
                      <w:lang w:val="en-US" w:eastAsia="zh-CN"/>
                    </w:rPr>
                  </w:rPrChange>
                </w:rPr>
                <w:t>通过搜索框检索文件</w:t>
              </w:r>
            </w:ins>
          </w:p>
          <w:p>
            <w:pPr>
              <w:numPr>
                <w:ilvl w:val="0"/>
                <w:numId w:val="39"/>
              </w:numPr>
              <w:rPr>
                <w:ins w:id="9270" w:author="......" w:date="2024-05-06T21:30:41Z"/>
                <w:rFonts w:hint="default" w:ascii="Times New Roman" w:hAnsi="Times New Roman" w:eastAsia="宋体" w:cs="Times New Roman"/>
                <w:sz w:val="24"/>
                <w:szCs w:val="32"/>
                <w:vertAlign w:val="baseline"/>
                <w:lang w:val="en-US" w:eastAsia="zh-CN"/>
                <w:rPrChange w:id="9271" w:author="......" w:date="2024-05-07T14:48:58Z">
                  <w:rPr>
                    <w:ins w:id="9272" w:author="......" w:date="2024-05-06T21:30:41Z"/>
                    <w:rFonts w:hint="eastAsia"/>
                    <w:sz w:val="24"/>
                    <w:szCs w:val="32"/>
                    <w:vertAlign w:val="baseline"/>
                    <w:lang w:val="en-US" w:eastAsia="zh-CN"/>
                  </w:rPr>
                </w:rPrChange>
              </w:rPr>
            </w:pPr>
            <w:ins w:id="9273" w:author="......" w:date="2024-05-06T21:30:41Z">
              <w:r>
                <w:rPr>
                  <w:rFonts w:hint="default" w:ascii="Times New Roman" w:hAnsi="Times New Roman" w:eastAsia="宋体" w:cs="Times New Roman"/>
                  <w:sz w:val="24"/>
                  <w:szCs w:val="32"/>
                  <w:vertAlign w:val="baseline"/>
                  <w:lang w:val="en-US" w:eastAsia="zh-CN"/>
                  <w:rPrChange w:id="9274" w:author="......" w:date="2024-05-07T14:48:58Z">
                    <w:rPr>
                      <w:rFonts w:hint="eastAsia"/>
                      <w:sz w:val="24"/>
                      <w:szCs w:val="32"/>
                      <w:vertAlign w:val="baseline"/>
                      <w:lang w:val="en-US" w:eastAsia="zh-CN"/>
                    </w:rPr>
                  </w:rPrChange>
                </w:rPr>
                <w:t>用户进入“文件列表”，点击搜索框；</w:t>
              </w:r>
            </w:ins>
          </w:p>
          <w:p>
            <w:pPr>
              <w:numPr>
                <w:ilvl w:val="0"/>
                <w:numId w:val="39"/>
              </w:numPr>
              <w:rPr>
                <w:ins w:id="9276" w:author="......" w:date="2024-05-06T21:30:41Z"/>
                <w:rFonts w:hint="default" w:ascii="Times New Roman" w:hAnsi="Times New Roman" w:eastAsia="宋体" w:cs="Times New Roman"/>
                <w:sz w:val="24"/>
                <w:szCs w:val="32"/>
                <w:vertAlign w:val="baseline"/>
                <w:lang w:val="en-US" w:eastAsia="zh-CN"/>
                <w:rPrChange w:id="9277" w:author="......" w:date="2024-05-07T14:48:58Z">
                  <w:rPr>
                    <w:ins w:id="9278" w:author="......" w:date="2024-05-06T21:30:41Z"/>
                    <w:rFonts w:hint="default"/>
                    <w:sz w:val="24"/>
                    <w:szCs w:val="32"/>
                    <w:vertAlign w:val="baseline"/>
                    <w:lang w:val="en-US" w:eastAsia="zh-CN"/>
                  </w:rPr>
                </w:rPrChange>
              </w:rPr>
            </w:pPr>
            <w:ins w:id="9279" w:author="......" w:date="2024-05-06T21:30:41Z">
              <w:r>
                <w:rPr>
                  <w:rFonts w:hint="default" w:ascii="Times New Roman" w:hAnsi="Times New Roman" w:eastAsia="宋体" w:cs="Times New Roman"/>
                  <w:sz w:val="24"/>
                  <w:szCs w:val="32"/>
                  <w:vertAlign w:val="baseline"/>
                  <w:lang w:val="en-US" w:eastAsia="zh-CN"/>
                  <w:rPrChange w:id="9280" w:author="......" w:date="2024-05-07T14:48:58Z">
                    <w:rPr>
                      <w:rFonts w:hint="eastAsia"/>
                      <w:sz w:val="24"/>
                      <w:szCs w:val="32"/>
                      <w:vertAlign w:val="baseline"/>
                      <w:lang w:val="en-US" w:eastAsia="zh-CN"/>
                    </w:rPr>
                  </w:rPrChange>
                </w:rPr>
                <w:t>用户输入文件关键字；</w:t>
              </w:r>
            </w:ins>
          </w:p>
          <w:p>
            <w:pPr>
              <w:numPr>
                <w:ilvl w:val="0"/>
                <w:numId w:val="39"/>
              </w:numPr>
              <w:rPr>
                <w:ins w:id="9282" w:author="......" w:date="2024-05-06T21:30:41Z"/>
                <w:rFonts w:hint="default" w:ascii="Times New Roman" w:hAnsi="Times New Roman" w:eastAsia="宋体" w:cs="Times New Roman"/>
                <w:sz w:val="24"/>
                <w:szCs w:val="32"/>
                <w:vertAlign w:val="baseline"/>
                <w:lang w:val="en-US" w:eastAsia="zh-CN"/>
                <w:rPrChange w:id="9283" w:author="......" w:date="2024-05-07T14:48:58Z">
                  <w:rPr>
                    <w:ins w:id="9284" w:author="......" w:date="2024-05-06T21:30:41Z"/>
                    <w:rFonts w:hint="default"/>
                    <w:sz w:val="24"/>
                    <w:szCs w:val="32"/>
                    <w:vertAlign w:val="baseline"/>
                    <w:lang w:val="en-US" w:eastAsia="zh-CN"/>
                  </w:rPr>
                </w:rPrChange>
              </w:rPr>
            </w:pPr>
            <w:ins w:id="9285" w:author="......" w:date="2024-05-06T21:30:41Z">
              <w:r>
                <w:rPr>
                  <w:rFonts w:hint="default" w:ascii="Times New Roman" w:hAnsi="Times New Roman" w:eastAsia="宋体" w:cs="Times New Roman"/>
                  <w:sz w:val="24"/>
                  <w:szCs w:val="32"/>
                  <w:vertAlign w:val="baseline"/>
                  <w:lang w:val="en-US" w:eastAsia="zh-CN"/>
                  <w:rPrChange w:id="9286" w:author="......" w:date="2024-05-07T14:48:58Z">
                    <w:rPr>
                      <w:rFonts w:hint="eastAsia"/>
                      <w:sz w:val="24"/>
                      <w:szCs w:val="32"/>
                      <w:vertAlign w:val="baseline"/>
                      <w:lang w:val="en-US" w:eastAsia="zh-CN"/>
                    </w:rPr>
                  </w:rPrChange>
                </w:rPr>
                <w:t>点击查阅；</w:t>
              </w:r>
            </w:ins>
          </w:p>
          <w:p>
            <w:pPr>
              <w:numPr>
                <w:ilvl w:val="0"/>
                <w:numId w:val="39"/>
              </w:numPr>
              <w:rPr>
                <w:ins w:id="9288" w:author="......" w:date="2024-05-06T21:30:41Z"/>
                <w:rFonts w:hint="default" w:ascii="Times New Roman" w:hAnsi="Times New Roman" w:eastAsia="宋体" w:cs="Times New Roman"/>
                <w:sz w:val="24"/>
                <w:szCs w:val="32"/>
                <w:vertAlign w:val="baseline"/>
                <w:lang w:val="en-US" w:eastAsia="zh-CN"/>
                <w:rPrChange w:id="9289" w:author="......" w:date="2024-05-07T14:48:58Z">
                  <w:rPr>
                    <w:ins w:id="9290" w:author="......" w:date="2024-05-06T21:30:41Z"/>
                    <w:rFonts w:hint="default"/>
                    <w:sz w:val="24"/>
                    <w:szCs w:val="32"/>
                    <w:vertAlign w:val="baseline"/>
                    <w:lang w:val="en-US" w:eastAsia="zh-CN"/>
                  </w:rPr>
                </w:rPrChange>
              </w:rPr>
            </w:pPr>
            <w:ins w:id="9291" w:author="......" w:date="2024-05-06T21:30:41Z">
              <w:r>
                <w:rPr>
                  <w:rFonts w:hint="default" w:ascii="Times New Roman" w:hAnsi="Times New Roman" w:eastAsia="宋体" w:cs="Times New Roman"/>
                  <w:sz w:val="24"/>
                  <w:szCs w:val="32"/>
                  <w:vertAlign w:val="baseline"/>
                  <w:lang w:val="en-US" w:eastAsia="zh-CN"/>
                  <w:rPrChange w:id="9292" w:author="......" w:date="2024-05-07T14:48:58Z">
                    <w:rPr>
                      <w:rFonts w:hint="eastAsia"/>
                      <w:sz w:val="24"/>
                      <w:szCs w:val="32"/>
                      <w:vertAlign w:val="baseline"/>
                      <w:lang w:val="en-US" w:eastAsia="zh-CN"/>
                    </w:rPr>
                  </w:rPrChange>
                </w:rPr>
                <w:t>系统将包含关键字的文件显示在“搜寻结果”界面中。</w:t>
              </w:r>
            </w:ins>
          </w:p>
          <w:p>
            <w:pPr>
              <w:numPr>
                <w:ilvl w:val="0"/>
                <w:numId w:val="63"/>
              </w:numPr>
              <w:rPr>
                <w:ins w:id="9294" w:author="......" w:date="2024-05-06T21:30:41Z"/>
                <w:rFonts w:hint="default" w:ascii="Times New Roman" w:hAnsi="Times New Roman" w:eastAsia="宋体" w:cs="Times New Roman"/>
                <w:sz w:val="24"/>
                <w:szCs w:val="32"/>
                <w:vertAlign w:val="baseline"/>
                <w:lang w:val="en-US" w:eastAsia="zh-CN"/>
                <w:rPrChange w:id="9295" w:author="......" w:date="2024-05-07T14:48:58Z">
                  <w:rPr>
                    <w:ins w:id="9296" w:author="......" w:date="2024-05-06T21:30:41Z"/>
                    <w:rFonts w:hint="default"/>
                    <w:sz w:val="24"/>
                    <w:szCs w:val="32"/>
                    <w:vertAlign w:val="baseline"/>
                    <w:lang w:val="en-US" w:eastAsia="zh-CN"/>
                  </w:rPr>
                </w:rPrChange>
              </w:rPr>
            </w:pPr>
            <w:ins w:id="9297" w:author="......" w:date="2024-05-06T21:30:41Z">
              <w:r>
                <w:rPr>
                  <w:rFonts w:hint="default" w:ascii="Times New Roman" w:hAnsi="Times New Roman" w:eastAsia="宋体" w:cs="Times New Roman"/>
                  <w:sz w:val="24"/>
                  <w:szCs w:val="32"/>
                  <w:vertAlign w:val="baseline"/>
                  <w:lang w:val="en-US" w:eastAsia="zh-CN"/>
                  <w:rPrChange w:id="9298" w:author="......" w:date="2024-05-07T14:48:58Z">
                    <w:rPr>
                      <w:rFonts w:hint="eastAsia"/>
                      <w:sz w:val="24"/>
                      <w:szCs w:val="32"/>
                      <w:vertAlign w:val="baseline"/>
                      <w:lang w:val="en-US" w:eastAsia="zh-CN"/>
                    </w:rPr>
                  </w:rPrChange>
                </w:rPr>
                <w:t>通过分类栏检索文件</w:t>
              </w:r>
            </w:ins>
          </w:p>
          <w:p>
            <w:pPr>
              <w:numPr>
                <w:ilvl w:val="0"/>
                <w:numId w:val="64"/>
              </w:numPr>
              <w:rPr>
                <w:ins w:id="9300" w:author="......" w:date="2024-05-06T21:30:41Z"/>
                <w:rFonts w:hint="default" w:ascii="Times New Roman" w:hAnsi="Times New Roman" w:eastAsia="宋体" w:cs="Times New Roman"/>
                <w:sz w:val="24"/>
                <w:szCs w:val="32"/>
                <w:vertAlign w:val="baseline"/>
                <w:lang w:val="en-US" w:eastAsia="zh-CN"/>
                <w:rPrChange w:id="9301" w:author="......" w:date="2024-05-07T14:48:58Z">
                  <w:rPr>
                    <w:ins w:id="9302" w:author="......" w:date="2024-05-06T21:30:41Z"/>
                    <w:rFonts w:hint="eastAsia"/>
                    <w:sz w:val="24"/>
                    <w:szCs w:val="32"/>
                    <w:vertAlign w:val="baseline"/>
                    <w:lang w:val="en-US" w:eastAsia="zh-CN"/>
                  </w:rPr>
                </w:rPrChange>
              </w:rPr>
            </w:pPr>
            <w:ins w:id="9303" w:author="......" w:date="2024-05-06T21:30:41Z">
              <w:r>
                <w:rPr>
                  <w:rFonts w:hint="default" w:ascii="Times New Roman" w:hAnsi="Times New Roman" w:eastAsia="宋体" w:cs="Times New Roman"/>
                  <w:sz w:val="24"/>
                  <w:szCs w:val="32"/>
                  <w:vertAlign w:val="baseline"/>
                  <w:lang w:val="en-US" w:eastAsia="zh-CN"/>
                  <w:rPrChange w:id="9304" w:author="......" w:date="2024-05-07T14:48:58Z">
                    <w:rPr>
                      <w:rFonts w:hint="eastAsia"/>
                      <w:sz w:val="24"/>
                      <w:szCs w:val="32"/>
                      <w:vertAlign w:val="baseline"/>
                      <w:lang w:val="en-US" w:eastAsia="zh-CN"/>
                    </w:rPr>
                  </w:rPrChange>
                </w:rPr>
                <w:t>用户进入“文件列表”界面，点击界面右侧的三个方框（类型、子项目、项目阶段），方框弹出包含具体属性的下拉条供用户选择；</w:t>
              </w:r>
            </w:ins>
          </w:p>
          <w:p>
            <w:pPr>
              <w:numPr>
                <w:ilvl w:val="0"/>
                <w:numId w:val="64"/>
              </w:numPr>
              <w:rPr>
                <w:ins w:id="9306" w:author="......" w:date="2024-05-06T21:30:41Z"/>
                <w:rFonts w:hint="default" w:ascii="Times New Roman" w:hAnsi="Times New Roman" w:eastAsia="宋体" w:cs="Times New Roman"/>
                <w:sz w:val="24"/>
                <w:szCs w:val="32"/>
                <w:vertAlign w:val="baseline"/>
                <w:lang w:val="en-US" w:eastAsia="zh-CN"/>
                <w:rPrChange w:id="9307" w:author="......" w:date="2024-05-07T14:48:58Z">
                  <w:rPr>
                    <w:ins w:id="9308" w:author="......" w:date="2024-05-06T21:30:41Z"/>
                    <w:rFonts w:hint="default"/>
                    <w:sz w:val="24"/>
                    <w:szCs w:val="32"/>
                    <w:vertAlign w:val="baseline"/>
                    <w:lang w:val="en-US" w:eastAsia="zh-CN"/>
                  </w:rPr>
                </w:rPrChange>
              </w:rPr>
            </w:pPr>
            <w:ins w:id="9309" w:author="......" w:date="2024-05-06T21:30:41Z">
              <w:r>
                <w:rPr>
                  <w:rFonts w:hint="default" w:ascii="Times New Roman" w:hAnsi="Times New Roman" w:eastAsia="宋体" w:cs="Times New Roman"/>
                  <w:sz w:val="24"/>
                  <w:szCs w:val="32"/>
                  <w:vertAlign w:val="baseline"/>
                  <w:lang w:val="en-US" w:eastAsia="zh-CN"/>
                  <w:rPrChange w:id="9310" w:author="......" w:date="2024-05-07T14:48:58Z">
                    <w:rPr>
                      <w:rFonts w:hint="eastAsia"/>
                      <w:sz w:val="24"/>
                      <w:szCs w:val="32"/>
                      <w:vertAlign w:val="baseline"/>
                      <w:lang w:val="en-US" w:eastAsia="zh-CN"/>
                    </w:rPr>
                  </w:rPrChange>
                </w:rPr>
                <w:t>用户点击具体属性；</w:t>
              </w:r>
            </w:ins>
          </w:p>
          <w:p>
            <w:pPr>
              <w:numPr>
                <w:ilvl w:val="0"/>
                <w:numId w:val="64"/>
              </w:numPr>
              <w:rPr>
                <w:ins w:id="9312" w:author="......" w:date="2024-05-06T21:30:41Z"/>
                <w:rFonts w:hint="default" w:ascii="Times New Roman" w:hAnsi="Times New Roman" w:eastAsia="宋体" w:cs="Times New Roman"/>
                <w:sz w:val="24"/>
                <w:szCs w:val="32"/>
                <w:vertAlign w:val="baseline"/>
                <w:lang w:val="en-US" w:eastAsia="zh-CN"/>
                <w:rPrChange w:id="9313" w:author="......" w:date="2024-05-07T14:48:58Z">
                  <w:rPr>
                    <w:ins w:id="9314" w:author="......" w:date="2024-05-06T21:30:41Z"/>
                    <w:rFonts w:hint="default"/>
                    <w:sz w:val="24"/>
                    <w:szCs w:val="32"/>
                    <w:vertAlign w:val="baseline"/>
                    <w:lang w:val="en-US" w:eastAsia="zh-CN"/>
                  </w:rPr>
                </w:rPrChange>
              </w:rPr>
            </w:pPr>
            <w:ins w:id="9315" w:author="......" w:date="2024-05-06T21:30:41Z">
              <w:r>
                <w:rPr>
                  <w:rFonts w:hint="default" w:ascii="Times New Roman" w:hAnsi="Times New Roman" w:eastAsia="宋体" w:cs="Times New Roman"/>
                  <w:sz w:val="24"/>
                  <w:szCs w:val="32"/>
                  <w:vertAlign w:val="baseline"/>
                  <w:lang w:val="en-US" w:eastAsia="zh-CN"/>
                  <w:rPrChange w:id="9316" w:author="......" w:date="2024-05-07T14:48:58Z">
                    <w:rPr>
                      <w:rFonts w:hint="eastAsia"/>
                      <w:sz w:val="24"/>
                      <w:szCs w:val="32"/>
                      <w:vertAlign w:val="baseline"/>
                      <w:lang w:val="en-US" w:eastAsia="zh-CN"/>
                    </w:rPr>
                  </w:rPrChange>
                </w:rPr>
                <w:t>系统将符合具体属性的文件展示在“搜寻结果”界面中；</w:t>
              </w:r>
            </w:ins>
          </w:p>
          <w:p>
            <w:pPr>
              <w:numPr>
                <w:ilvl w:val="0"/>
                <w:numId w:val="64"/>
              </w:numPr>
              <w:rPr>
                <w:ins w:id="9318" w:author="......" w:date="2024-05-06T21:30:41Z"/>
                <w:rFonts w:hint="default" w:ascii="Times New Roman" w:hAnsi="Times New Roman" w:eastAsia="宋体" w:cs="Times New Roman"/>
                <w:sz w:val="24"/>
                <w:szCs w:val="32"/>
                <w:vertAlign w:val="baseline"/>
                <w:lang w:val="en-US" w:eastAsia="zh-CN"/>
                <w:rPrChange w:id="9319" w:author="......" w:date="2024-05-07T14:48:58Z">
                  <w:rPr>
                    <w:ins w:id="9320" w:author="......" w:date="2024-05-06T21:30:41Z"/>
                    <w:rFonts w:hint="default"/>
                    <w:sz w:val="24"/>
                    <w:szCs w:val="32"/>
                    <w:vertAlign w:val="baseline"/>
                    <w:lang w:val="en-US" w:eastAsia="zh-CN"/>
                  </w:rPr>
                </w:rPrChange>
              </w:rPr>
            </w:pPr>
            <w:ins w:id="9321" w:author="......" w:date="2024-05-06T21:30:41Z">
              <w:r>
                <w:rPr>
                  <w:rFonts w:hint="default" w:ascii="Times New Roman" w:hAnsi="Times New Roman" w:eastAsia="宋体" w:cs="Times New Roman"/>
                  <w:sz w:val="24"/>
                  <w:szCs w:val="32"/>
                  <w:vertAlign w:val="baseline"/>
                  <w:lang w:val="en-US" w:eastAsia="zh-CN"/>
                  <w:rPrChange w:id="9322" w:author="......" w:date="2024-05-07T14:48:58Z">
                    <w:rPr>
                      <w:rFonts w:hint="eastAsia"/>
                      <w:sz w:val="24"/>
                      <w:szCs w:val="32"/>
                      <w:vertAlign w:val="baseline"/>
                      <w:lang w:val="en-US" w:eastAsia="zh-CN"/>
                    </w:rPr>
                  </w:rPrChange>
                </w:rPr>
                <w:t>用户可以重复2-3步操作；</w:t>
              </w:r>
            </w:ins>
          </w:p>
          <w:p>
            <w:pPr>
              <w:numPr>
                <w:ilvl w:val="0"/>
                <w:numId w:val="64"/>
              </w:numPr>
              <w:rPr>
                <w:ins w:id="9324" w:author="......" w:date="2024-05-06T21:30:41Z"/>
                <w:rFonts w:hint="default" w:ascii="Times New Roman" w:hAnsi="Times New Roman" w:eastAsia="宋体" w:cs="Times New Roman"/>
                <w:sz w:val="24"/>
                <w:szCs w:val="32"/>
                <w:vertAlign w:val="baseline"/>
                <w:lang w:val="en-US" w:eastAsia="zh-CN"/>
                <w:rPrChange w:id="9325" w:author="......" w:date="2024-05-07T14:48:58Z">
                  <w:rPr>
                    <w:ins w:id="9326" w:author="......" w:date="2024-05-06T21:30:41Z"/>
                    <w:rFonts w:hint="default"/>
                    <w:sz w:val="24"/>
                    <w:szCs w:val="32"/>
                    <w:vertAlign w:val="baseline"/>
                    <w:lang w:val="en-US" w:eastAsia="zh-CN"/>
                  </w:rPr>
                </w:rPrChange>
              </w:rPr>
            </w:pPr>
            <w:ins w:id="9327" w:author="......" w:date="2024-05-06T21:30:41Z">
              <w:r>
                <w:rPr>
                  <w:rFonts w:hint="default" w:ascii="Times New Roman" w:hAnsi="Times New Roman" w:eastAsia="宋体" w:cs="Times New Roman"/>
                  <w:sz w:val="24"/>
                  <w:szCs w:val="32"/>
                  <w:vertAlign w:val="baseline"/>
                  <w:lang w:val="en-US" w:eastAsia="zh-CN"/>
                  <w:rPrChange w:id="9328" w:author="......" w:date="2024-05-07T14:48:58Z">
                    <w:rPr>
                      <w:rFonts w:hint="eastAsia"/>
                      <w:sz w:val="24"/>
                      <w:szCs w:val="32"/>
                      <w:vertAlign w:val="baseline"/>
                      <w:lang w:val="en-US" w:eastAsia="zh-CN"/>
                    </w:rPr>
                  </w:rPrChange>
                </w:rPr>
                <w:t>若用户选择多个属性，系统筛选同时满足所有条件的文件。</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9330" w:author="......" w:date="2024-05-06T21:30:41Z"/>
        </w:trPr>
        <w:tc>
          <w:tcPr>
            <w:tcW w:w="1692" w:type="dxa"/>
            <w:noWrap w:val="0"/>
            <w:vAlign w:val="top"/>
          </w:tcPr>
          <w:p>
            <w:pPr>
              <w:numPr>
                <w:ilvl w:val="0"/>
                <w:numId w:val="0"/>
              </w:numPr>
              <w:rPr>
                <w:ins w:id="9331" w:author="......" w:date="2024-05-06T21:30:41Z"/>
                <w:rFonts w:hint="default" w:ascii="Times New Roman" w:hAnsi="Times New Roman" w:eastAsia="宋体" w:cs="Times New Roman"/>
                <w:sz w:val="24"/>
                <w:szCs w:val="32"/>
                <w:vertAlign w:val="baseline"/>
                <w:lang w:val="en-US" w:eastAsia="zh-CN"/>
                <w:rPrChange w:id="9332" w:author="......" w:date="2024-05-07T14:48:58Z">
                  <w:rPr>
                    <w:ins w:id="9333" w:author="......" w:date="2024-05-06T21:30:41Z"/>
                    <w:rFonts w:hint="default"/>
                    <w:sz w:val="24"/>
                    <w:szCs w:val="32"/>
                    <w:vertAlign w:val="baseline"/>
                    <w:lang w:val="en-US" w:eastAsia="zh-CN"/>
                  </w:rPr>
                </w:rPrChange>
              </w:rPr>
            </w:pPr>
            <w:ins w:id="9334" w:author="......" w:date="2024-05-06T21:30:41Z">
              <w:r>
                <w:rPr>
                  <w:rFonts w:hint="default" w:ascii="Times New Roman" w:hAnsi="Times New Roman" w:eastAsia="宋体" w:cs="Times New Roman"/>
                  <w:sz w:val="24"/>
                  <w:szCs w:val="32"/>
                  <w:vertAlign w:val="baseline"/>
                  <w:lang w:val="en-US" w:eastAsia="zh-CN"/>
                  <w:rPrChange w:id="9335" w:author="......" w:date="2024-05-07T14:48:58Z">
                    <w:rPr>
                      <w:rFonts w:hint="eastAsia"/>
                      <w:sz w:val="24"/>
                      <w:szCs w:val="32"/>
                      <w:vertAlign w:val="baseline"/>
                      <w:lang w:val="en-US" w:eastAsia="zh-CN"/>
                    </w:rPr>
                  </w:rPrChange>
                </w:rPr>
                <w:t>异常事件流</w:t>
              </w:r>
            </w:ins>
          </w:p>
        </w:tc>
        <w:tc>
          <w:tcPr>
            <w:tcW w:w="6830" w:type="dxa"/>
            <w:noWrap w:val="0"/>
            <w:vAlign w:val="top"/>
          </w:tcPr>
          <w:p>
            <w:pPr>
              <w:numPr>
                <w:ilvl w:val="0"/>
                <w:numId w:val="40"/>
              </w:numPr>
              <w:rPr>
                <w:ins w:id="9337" w:author="......" w:date="2024-05-06T21:30:41Z"/>
                <w:rFonts w:hint="default" w:ascii="Times New Roman" w:hAnsi="Times New Roman" w:eastAsia="宋体" w:cs="Times New Roman"/>
                <w:sz w:val="24"/>
                <w:szCs w:val="32"/>
                <w:vertAlign w:val="baseline"/>
                <w:lang w:val="en-US" w:eastAsia="zh-CN"/>
                <w:rPrChange w:id="9338" w:author="......" w:date="2024-05-07T14:48:58Z">
                  <w:rPr>
                    <w:ins w:id="9339" w:author="......" w:date="2024-05-06T21:30:41Z"/>
                    <w:rFonts w:hint="eastAsia"/>
                    <w:sz w:val="24"/>
                    <w:szCs w:val="32"/>
                    <w:vertAlign w:val="baseline"/>
                    <w:lang w:val="en-US" w:eastAsia="zh-CN"/>
                  </w:rPr>
                </w:rPrChange>
              </w:rPr>
            </w:pPr>
            <w:ins w:id="9340" w:author="......" w:date="2024-05-06T21:30:41Z">
              <w:r>
                <w:rPr>
                  <w:rFonts w:hint="default" w:ascii="Times New Roman" w:hAnsi="Times New Roman" w:eastAsia="宋体" w:cs="Times New Roman"/>
                  <w:sz w:val="24"/>
                  <w:szCs w:val="32"/>
                  <w:vertAlign w:val="baseline"/>
                  <w:lang w:val="en-US" w:eastAsia="zh-CN"/>
                  <w:rPrChange w:id="9341" w:author="......" w:date="2024-05-07T14:48:58Z">
                    <w:rPr>
                      <w:rFonts w:hint="eastAsia"/>
                      <w:sz w:val="24"/>
                      <w:szCs w:val="32"/>
                      <w:vertAlign w:val="baseline"/>
                      <w:lang w:val="en-US" w:eastAsia="zh-CN"/>
                    </w:rPr>
                  </w:rPrChange>
                </w:rPr>
                <w:t>数据库中无满足用户筛选条件的文件；</w:t>
              </w:r>
            </w:ins>
          </w:p>
          <w:p>
            <w:pPr>
              <w:numPr>
                <w:ilvl w:val="0"/>
                <w:numId w:val="40"/>
              </w:numPr>
              <w:rPr>
                <w:ins w:id="9343" w:author="......" w:date="2024-05-06T21:30:41Z"/>
                <w:rFonts w:hint="default" w:ascii="Times New Roman" w:hAnsi="Times New Roman" w:eastAsia="宋体" w:cs="Times New Roman"/>
                <w:sz w:val="24"/>
                <w:szCs w:val="32"/>
                <w:vertAlign w:val="baseline"/>
                <w:lang w:val="en-US" w:eastAsia="zh-CN"/>
                <w:rPrChange w:id="9344" w:author="......" w:date="2024-05-07T14:48:58Z">
                  <w:rPr>
                    <w:ins w:id="9345" w:author="......" w:date="2024-05-06T21:30:41Z"/>
                    <w:rFonts w:hint="default"/>
                    <w:sz w:val="24"/>
                    <w:szCs w:val="32"/>
                    <w:vertAlign w:val="baseline"/>
                    <w:lang w:val="en-US" w:eastAsia="zh-CN"/>
                  </w:rPr>
                </w:rPrChange>
              </w:rPr>
            </w:pPr>
            <w:ins w:id="9346" w:author="......" w:date="2024-05-06T21:30:41Z">
              <w:r>
                <w:rPr>
                  <w:rFonts w:hint="default" w:ascii="Times New Roman" w:hAnsi="Times New Roman" w:eastAsia="宋体" w:cs="Times New Roman"/>
                  <w:sz w:val="24"/>
                  <w:szCs w:val="32"/>
                  <w:vertAlign w:val="baseline"/>
                  <w:lang w:val="en-US" w:eastAsia="zh-CN"/>
                  <w:rPrChange w:id="9347" w:author="......" w:date="2024-05-07T14:48:58Z">
                    <w:rPr>
                      <w:rFonts w:hint="eastAsia"/>
                      <w:sz w:val="24"/>
                      <w:szCs w:val="32"/>
                      <w:vertAlign w:val="baseline"/>
                      <w:lang w:val="en-US" w:eastAsia="zh-CN"/>
                    </w:rPr>
                  </w:rPrChange>
                </w:rPr>
                <w:t>用户先通过搜索框进行检索，再通过分类栏进行检索；或者先通过分类栏进行检索，再通过搜索框进行检索。</w:t>
              </w:r>
            </w:ins>
          </w:p>
        </w:tc>
      </w:tr>
    </w:tbl>
    <w:p>
      <w:pPr>
        <w:numPr>
          <w:ilvl w:val="-1"/>
          <w:numId w:val="0"/>
        </w:numPr>
        <w:ind w:left="0" w:firstLine="0"/>
        <w:rPr>
          <w:ins w:id="9349" w:author="......" w:date="2024-05-06T23:23:44Z"/>
          <w:rFonts w:hint="default" w:ascii="Times New Roman" w:hAnsi="Times New Roman" w:eastAsia="宋体" w:cs="Times New Roman"/>
          <w:szCs w:val="32"/>
          <w:rPrChange w:id="9350" w:author="......" w:date="2024-05-07T14:48:58Z">
            <w:rPr>
              <w:ins w:id="9351" w:author="......" w:date="2024-05-06T23:23:44Z"/>
              <w:rFonts w:hint="default" w:ascii="Times New Roman" w:hAnsi="Times New Roman" w:eastAsia="宋体" w:cs="Times New Roman"/>
              <w:szCs w:val="32"/>
            </w:rPr>
          </w:rPrChange>
        </w:rPr>
      </w:pPr>
    </w:p>
    <w:p>
      <w:pPr>
        <w:numPr>
          <w:ilvl w:val="-1"/>
          <w:numId w:val="0"/>
        </w:numPr>
        <w:ind w:left="0" w:firstLine="419"/>
        <w:rPr>
          <w:ins w:id="9352" w:author="......" w:date="2024-05-06T23:23:44Z"/>
          <w:rFonts w:hint="default" w:ascii="Times New Roman" w:hAnsi="Times New Roman" w:eastAsia="宋体" w:cs="Times New Roman"/>
          <w:szCs w:val="32"/>
          <w:lang w:val="en-US" w:eastAsia="zh-CN"/>
          <w:rPrChange w:id="9353" w:author="......" w:date="2024-05-07T14:48:58Z">
            <w:rPr>
              <w:ins w:id="9354" w:author="......" w:date="2024-05-06T23:23:44Z"/>
              <w:rFonts w:hint="default" w:ascii="Times New Roman" w:hAnsi="Times New Roman" w:eastAsia="宋体" w:cs="Times New Roman"/>
              <w:szCs w:val="32"/>
              <w:lang w:val="en-US" w:eastAsia="zh-CN"/>
            </w:rPr>
          </w:rPrChange>
        </w:rPr>
      </w:pPr>
      <w:ins w:id="9355" w:author="......" w:date="2024-05-06T23:23:44Z">
        <w:r>
          <w:rPr>
            <w:rFonts w:hint="default" w:ascii="Times New Roman" w:hAnsi="Times New Roman" w:eastAsia="宋体" w:cs="Times New Roman"/>
            <w:szCs w:val="32"/>
            <w:lang w:val="en-US" w:eastAsia="zh-CN"/>
            <w:rPrChange w:id="9356" w:author="......" w:date="2024-05-07T14:48:58Z">
              <w:rPr>
                <w:rFonts w:hint="eastAsia" w:ascii="Times New Roman" w:hAnsi="Times New Roman" w:eastAsia="宋体" w:cs="Times New Roman"/>
                <w:szCs w:val="32"/>
                <w:lang w:val="en-US" w:eastAsia="zh-CN"/>
              </w:rPr>
            </w:rPrChange>
          </w:rPr>
          <w:t>各用例活动图如图3-</w:t>
        </w:r>
      </w:ins>
      <w:ins w:id="9358" w:author="......" w:date="2024-05-06T23:24:03Z">
        <w:r>
          <w:rPr>
            <w:rFonts w:hint="default" w:ascii="Times New Roman" w:hAnsi="Times New Roman" w:eastAsia="宋体" w:cs="Times New Roman"/>
            <w:szCs w:val="32"/>
            <w:lang w:val="en-US" w:eastAsia="zh-CN"/>
            <w:rPrChange w:id="9359" w:author="......" w:date="2024-05-07T14:48:58Z">
              <w:rPr>
                <w:rFonts w:hint="eastAsia" w:ascii="Times New Roman" w:hAnsi="Times New Roman" w:eastAsia="宋体" w:cs="Times New Roman"/>
                <w:szCs w:val="32"/>
                <w:lang w:val="en-US" w:eastAsia="zh-CN"/>
              </w:rPr>
            </w:rPrChange>
          </w:rPr>
          <w:t>6-2</w:t>
        </w:r>
      </w:ins>
      <w:ins w:id="9361" w:author="......" w:date="2024-05-06T23:23:44Z">
        <w:r>
          <w:rPr>
            <w:rFonts w:hint="default" w:ascii="Times New Roman" w:hAnsi="Times New Roman" w:eastAsia="宋体" w:cs="Times New Roman"/>
            <w:szCs w:val="32"/>
            <w:lang w:val="en-US" w:eastAsia="zh-CN"/>
            <w:rPrChange w:id="9362" w:author="......" w:date="2024-05-07T14:48:58Z">
              <w:rPr>
                <w:rFonts w:hint="eastAsia" w:ascii="Times New Roman" w:hAnsi="Times New Roman" w:eastAsia="宋体" w:cs="Times New Roman"/>
                <w:szCs w:val="32"/>
                <w:lang w:val="en-US" w:eastAsia="zh-CN"/>
              </w:rPr>
            </w:rPrChange>
          </w:rPr>
          <w:t>至图3-</w:t>
        </w:r>
      </w:ins>
      <w:ins w:id="9364" w:author="......" w:date="2024-05-06T23:24:07Z">
        <w:r>
          <w:rPr>
            <w:rFonts w:hint="default" w:ascii="Times New Roman" w:hAnsi="Times New Roman" w:eastAsia="宋体" w:cs="Times New Roman"/>
            <w:szCs w:val="32"/>
            <w:lang w:val="en-US" w:eastAsia="zh-CN"/>
            <w:rPrChange w:id="9365" w:author="......" w:date="2024-05-07T14:48:58Z">
              <w:rPr>
                <w:rFonts w:hint="eastAsia" w:ascii="Times New Roman" w:hAnsi="Times New Roman" w:eastAsia="宋体" w:cs="Times New Roman"/>
                <w:szCs w:val="32"/>
                <w:lang w:val="en-US" w:eastAsia="zh-CN"/>
              </w:rPr>
            </w:rPrChange>
          </w:rPr>
          <w:t>6-</w:t>
        </w:r>
      </w:ins>
      <w:ins w:id="9367" w:author="......" w:date="2024-05-06T23:29:36Z">
        <w:r>
          <w:rPr>
            <w:rFonts w:hint="default" w:ascii="Times New Roman" w:hAnsi="Times New Roman" w:eastAsia="宋体" w:cs="Times New Roman"/>
            <w:szCs w:val="32"/>
            <w:lang w:val="en-US" w:eastAsia="zh-CN"/>
            <w:rPrChange w:id="9368" w:author="......" w:date="2024-05-07T14:48:58Z">
              <w:rPr>
                <w:rFonts w:hint="eastAsia" w:ascii="Times New Roman" w:hAnsi="Times New Roman" w:eastAsia="宋体" w:cs="Times New Roman"/>
                <w:szCs w:val="32"/>
                <w:lang w:val="en-US" w:eastAsia="zh-CN"/>
              </w:rPr>
            </w:rPrChange>
          </w:rPr>
          <w:t>5</w:t>
        </w:r>
      </w:ins>
      <w:ins w:id="9370" w:author="......" w:date="2024-05-06T23:23:44Z">
        <w:r>
          <w:rPr>
            <w:rFonts w:hint="default" w:ascii="Times New Roman" w:hAnsi="Times New Roman" w:eastAsia="宋体" w:cs="Times New Roman"/>
            <w:szCs w:val="32"/>
            <w:lang w:val="en-US" w:eastAsia="zh-CN"/>
            <w:rPrChange w:id="9371" w:author="......" w:date="2024-05-07T14:48:58Z">
              <w:rPr>
                <w:rFonts w:hint="eastAsia" w:ascii="Times New Roman" w:hAnsi="Times New Roman" w:eastAsia="宋体" w:cs="Times New Roman"/>
                <w:szCs w:val="32"/>
                <w:lang w:val="en-US" w:eastAsia="zh-CN"/>
              </w:rPr>
            </w:rPrChange>
          </w:rPr>
          <w:t>所示：</w:t>
        </w:r>
      </w:ins>
    </w:p>
    <w:p>
      <w:pPr>
        <w:numPr>
          <w:ilvl w:val="-1"/>
          <w:numId w:val="0"/>
        </w:numPr>
        <w:bidi w:val="0"/>
        <w:ind w:left="0" w:firstLine="0"/>
        <w:rPr>
          <w:ins w:id="9374" w:author="......" w:date="2024-05-06T23:21:54Z"/>
          <w:rFonts w:hint="default" w:ascii="Times New Roman" w:hAnsi="Times New Roman" w:eastAsia="宋体" w:cs="Times New Roman"/>
          <w:sz w:val="24"/>
          <w:szCs w:val="32"/>
          <w:vertAlign w:val="baseline"/>
          <w:lang w:val="en-US" w:eastAsia="zh-CN"/>
          <w:rPrChange w:id="9375" w:author="......" w:date="2024-05-07T14:48:58Z">
            <w:rPr>
              <w:ins w:id="9376" w:author="......" w:date="2024-05-06T23:21:54Z"/>
              <w:rFonts w:hint="default" w:ascii="Times New Roman" w:hAnsi="Times New Roman" w:cs="Times New Roman"/>
              <w:sz w:val="24"/>
              <w:szCs w:val="32"/>
              <w:vertAlign w:val="baseline"/>
              <w:lang w:val="en-US" w:eastAsia="zh-CN"/>
            </w:rPr>
          </w:rPrChange>
        </w:rPr>
        <w:pPrChange w:id="9373" w:author="......" w:date="2024-05-06T21:36:22Z">
          <w:pPr>
            <w:pStyle w:val="5"/>
            <w:bidi w:val="0"/>
          </w:pPr>
        </w:pPrChange>
      </w:pPr>
    </w:p>
    <w:p>
      <w:pPr>
        <w:numPr>
          <w:ilvl w:val="-1"/>
          <w:numId w:val="0"/>
        </w:numPr>
        <w:bidi w:val="0"/>
        <w:ind w:left="0" w:firstLine="0"/>
        <w:rPr>
          <w:ins w:id="9378" w:author="......" w:date="2024-05-06T23:24:30Z"/>
          <w:rFonts w:hint="default" w:ascii="Times New Roman" w:hAnsi="Times New Roman" w:eastAsia="宋体" w:cs="Times New Roman"/>
          <w:sz w:val="24"/>
          <w:szCs w:val="32"/>
          <w:vertAlign w:val="baseline"/>
          <w:lang w:val="en-US" w:eastAsia="zh-CN"/>
          <w:rPrChange w:id="9379" w:author="......" w:date="2024-05-07T14:48:58Z">
            <w:rPr>
              <w:ins w:id="9380" w:author="......" w:date="2024-05-06T23:24:30Z"/>
              <w:rFonts w:hint="default" w:ascii="Times New Roman" w:hAnsi="Times New Roman" w:cs="Times New Roman"/>
              <w:sz w:val="24"/>
              <w:szCs w:val="32"/>
              <w:vertAlign w:val="baseline"/>
              <w:lang w:val="en-US" w:eastAsia="zh-CN"/>
            </w:rPr>
          </w:rPrChange>
        </w:rPr>
        <w:pPrChange w:id="9377" w:author="......" w:date="2024-05-06T21:36:22Z">
          <w:pPr>
            <w:pStyle w:val="5"/>
            <w:bidi w:val="0"/>
          </w:pPr>
        </w:pPrChange>
      </w:pPr>
      <w:ins w:id="9381" w:author="......" w:date="2024-05-06T23:21:55Z">
        <w:r>
          <w:rPr>
            <w:rFonts w:hint="default" w:ascii="Times New Roman" w:hAnsi="Times New Roman" w:eastAsia="宋体" w:cs="Times New Roman"/>
            <w:sz w:val="24"/>
            <w:szCs w:val="32"/>
            <w:vertAlign w:val="baseline"/>
            <w:lang w:val="en-US" w:eastAsia="zh-CN"/>
            <w:rPrChange w:id="9385" w:author="......" w:date="2024-05-07T14:48:58Z">
              <w:rPr>
                <w:rFonts w:hint="default" w:ascii="Times New Roman" w:hAnsi="Times New Roman" w:cs="Times New Roman"/>
                <w:sz w:val="24"/>
                <w:szCs w:val="32"/>
                <w:vertAlign w:val="baseline"/>
                <w:lang w:val="en-US" w:eastAsia="zh-CN"/>
              </w:rPr>
            </w:rPrChange>
          </w:rPr>
          <w:drawing>
            <wp:inline distT="0" distB="0" distL="114300" distR="114300">
              <wp:extent cx="2784475" cy="2473325"/>
              <wp:effectExtent l="0" t="0" r="9525" b="3175"/>
              <wp:docPr id="19" name="图片 19" descr="218735815c7faa527ec9c211eadbc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18735815c7faa527ec9c211eadbcfd"/>
                      <pic:cNvPicPr>
                        <a:picLocks noChangeAspect="1"/>
                      </pic:cNvPicPr>
                    </pic:nvPicPr>
                    <pic:blipFill>
                      <a:blip r:embed="rId32"/>
                      <a:stretch>
                        <a:fillRect/>
                      </a:stretch>
                    </pic:blipFill>
                    <pic:spPr>
                      <a:xfrm>
                        <a:off x="0" y="0"/>
                        <a:ext cx="2784475" cy="2473325"/>
                      </a:xfrm>
                      <a:prstGeom prst="rect">
                        <a:avLst/>
                      </a:prstGeom>
                    </pic:spPr>
                  </pic:pic>
                </a:graphicData>
              </a:graphic>
            </wp:inline>
          </w:drawing>
        </w:r>
      </w:ins>
      <w:ins w:id="9387" w:author="......" w:date="2024-05-06T23:22:17Z">
        <w:r>
          <w:rPr>
            <w:rFonts w:hint="default" w:ascii="Times New Roman" w:hAnsi="Times New Roman" w:eastAsia="宋体" w:cs="Times New Roman"/>
            <w:sz w:val="24"/>
            <w:szCs w:val="32"/>
            <w:vertAlign w:val="baseline"/>
            <w:lang w:val="en-US" w:eastAsia="zh-CN"/>
            <w:rPrChange w:id="9388" w:author="......" w:date="2024-05-07T14:48:58Z">
              <w:rPr>
                <w:rFonts w:hint="eastAsia" w:ascii="Times New Roman" w:hAnsi="Times New Roman" w:cs="Times New Roman"/>
                <w:sz w:val="24"/>
                <w:szCs w:val="32"/>
                <w:vertAlign w:val="baseline"/>
                <w:lang w:val="en-US" w:eastAsia="zh-CN"/>
              </w:rPr>
            </w:rPrChange>
          </w:rPr>
          <w:t xml:space="preserve"> </w:t>
        </w:r>
      </w:ins>
      <w:ins w:id="9390" w:author="......" w:date="2024-05-06T23:22:18Z">
        <w:r>
          <w:rPr>
            <w:rFonts w:hint="default" w:ascii="Times New Roman" w:hAnsi="Times New Roman" w:eastAsia="宋体" w:cs="Times New Roman"/>
            <w:sz w:val="24"/>
            <w:szCs w:val="32"/>
            <w:vertAlign w:val="baseline"/>
            <w:lang w:val="en-US" w:eastAsia="zh-CN"/>
            <w:rPrChange w:id="9391" w:author="......" w:date="2024-05-07T14:48:58Z">
              <w:rPr>
                <w:rFonts w:hint="eastAsia" w:ascii="Times New Roman" w:hAnsi="Times New Roman" w:cs="Times New Roman"/>
                <w:sz w:val="24"/>
                <w:szCs w:val="32"/>
                <w:vertAlign w:val="baseline"/>
                <w:lang w:val="en-US" w:eastAsia="zh-CN"/>
              </w:rPr>
            </w:rPrChange>
          </w:rPr>
          <w:t xml:space="preserve">  </w:t>
        </w:r>
      </w:ins>
      <w:ins w:id="9393" w:author="......" w:date="2024-05-06T23:22:41Z">
        <w:r>
          <w:rPr>
            <w:rFonts w:hint="default" w:ascii="Times New Roman" w:hAnsi="Times New Roman" w:eastAsia="宋体" w:cs="Times New Roman"/>
            <w:sz w:val="24"/>
            <w:szCs w:val="32"/>
            <w:vertAlign w:val="baseline"/>
            <w:lang w:val="en-US" w:eastAsia="zh-CN"/>
            <w:rPrChange w:id="9397" w:author="......" w:date="2024-05-07T14:48:58Z">
              <w:rPr>
                <w:rFonts w:hint="default" w:ascii="Times New Roman" w:hAnsi="Times New Roman" w:cs="Times New Roman"/>
                <w:sz w:val="24"/>
                <w:szCs w:val="32"/>
                <w:vertAlign w:val="baseline"/>
                <w:lang w:val="en-US" w:eastAsia="zh-CN"/>
              </w:rPr>
            </w:rPrChange>
          </w:rPr>
          <w:drawing>
            <wp:inline distT="0" distB="0" distL="114300" distR="114300">
              <wp:extent cx="2247900" cy="2540000"/>
              <wp:effectExtent l="0" t="0" r="0" b="0"/>
              <wp:docPr id="21" name="图片 21" descr="f6082ac9e7e866b1786862d6c6abb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f6082ac9e7e866b1786862d6c6abb8a"/>
                      <pic:cNvPicPr>
                        <a:picLocks noChangeAspect="1"/>
                      </pic:cNvPicPr>
                    </pic:nvPicPr>
                    <pic:blipFill>
                      <a:blip r:embed="rId33"/>
                      <a:stretch>
                        <a:fillRect/>
                      </a:stretch>
                    </pic:blipFill>
                    <pic:spPr>
                      <a:xfrm>
                        <a:off x="0" y="0"/>
                        <a:ext cx="2247900" cy="2540000"/>
                      </a:xfrm>
                      <a:prstGeom prst="rect">
                        <a:avLst/>
                      </a:prstGeom>
                    </pic:spPr>
                  </pic:pic>
                </a:graphicData>
              </a:graphic>
            </wp:inline>
          </w:drawing>
        </w:r>
      </w:ins>
    </w:p>
    <w:p>
      <w:pPr>
        <w:numPr>
          <w:ilvl w:val="-1"/>
          <w:numId w:val="0"/>
        </w:numPr>
        <w:bidi w:val="0"/>
        <w:ind w:left="0" w:firstLine="840" w:firstLineChars="400"/>
        <w:rPr>
          <w:ins w:id="9400" w:author="......" w:date="2024-05-06T23:22:32Z"/>
          <w:rFonts w:hint="default" w:ascii="Times New Roman" w:hAnsi="Times New Roman" w:eastAsia="宋体" w:cs="Times New Roman"/>
          <w:sz w:val="24"/>
          <w:szCs w:val="32"/>
          <w:vertAlign w:val="baseline"/>
          <w:lang w:val="en-US" w:eastAsia="zh-CN"/>
          <w:rPrChange w:id="9401" w:author="......" w:date="2024-05-07T14:48:58Z">
            <w:rPr>
              <w:ins w:id="9402" w:author="......" w:date="2024-05-06T23:22:32Z"/>
              <w:rFonts w:hint="default" w:ascii="Times New Roman" w:hAnsi="Times New Roman" w:cs="Times New Roman"/>
              <w:sz w:val="24"/>
              <w:szCs w:val="32"/>
              <w:vertAlign w:val="baseline"/>
              <w:lang w:val="en-US" w:eastAsia="zh-CN"/>
            </w:rPr>
          </w:rPrChange>
        </w:rPr>
        <w:pPrChange w:id="9399" w:author="......" w:date="2024-05-06T23:24:53Z">
          <w:pPr>
            <w:pStyle w:val="5"/>
            <w:bidi w:val="0"/>
          </w:pPr>
        </w:pPrChange>
      </w:pPr>
      <w:ins w:id="9403" w:author="......" w:date="2024-05-06T23:24:31Z">
        <w:r>
          <w:rPr>
            <w:rFonts w:hint="default" w:ascii="Times New Roman" w:hAnsi="Times New Roman" w:eastAsia="宋体" w:cs="Times New Roman"/>
            <w:sz w:val="21"/>
            <w:szCs w:val="21"/>
            <w:lang w:val="en-US" w:eastAsia="zh-CN"/>
            <w:rPrChange w:id="9404" w:author="......" w:date="2024-05-07T14:48:58Z">
              <w:rPr>
                <w:rFonts w:hint="default" w:ascii="Times New Roman" w:hAnsi="Times New Roman" w:cs="Times New Roman"/>
                <w:sz w:val="21"/>
                <w:szCs w:val="21"/>
                <w:lang w:val="en-US" w:eastAsia="zh-CN"/>
              </w:rPr>
            </w:rPrChange>
          </w:rPr>
          <w:t>图3-</w:t>
        </w:r>
      </w:ins>
      <w:ins w:id="9406" w:author="......" w:date="2024-05-06T23:24:45Z">
        <w:r>
          <w:rPr>
            <w:rFonts w:hint="default" w:ascii="Times New Roman" w:hAnsi="Times New Roman" w:eastAsia="宋体" w:cs="Times New Roman"/>
            <w:sz w:val="21"/>
            <w:szCs w:val="21"/>
            <w:lang w:val="en-US" w:eastAsia="zh-CN"/>
            <w:rPrChange w:id="9407" w:author="......" w:date="2024-05-07T14:48:58Z">
              <w:rPr>
                <w:rFonts w:hint="eastAsia" w:ascii="Times New Roman" w:hAnsi="Times New Roman" w:cs="Times New Roman"/>
                <w:sz w:val="21"/>
                <w:szCs w:val="21"/>
                <w:lang w:val="en-US" w:eastAsia="zh-CN"/>
              </w:rPr>
            </w:rPrChange>
          </w:rPr>
          <w:t>6</w:t>
        </w:r>
      </w:ins>
      <w:ins w:id="9409" w:author="......" w:date="2024-05-06T23:24:46Z">
        <w:r>
          <w:rPr>
            <w:rFonts w:hint="default" w:ascii="Times New Roman" w:hAnsi="Times New Roman" w:eastAsia="宋体" w:cs="Times New Roman"/>
            <w:sz w:val="21"/>
            <w:szCs w:val="21"/>
            <w:lang w:val="en-US" w:eastAsia="zh-CN"/>
            <w:rPrChange w:id="9410" w:author="......" w:date="2024-05-07T14:48:58Z">
              <w:rPr>
                <w:rFonts w:hint="eastAsia" w:ascii="Times New Roman" w:hAnsi="Times New Roman" w:cs="Times New Roman"/>
                <w:sz w:val="21"/>
                <w:szCs w:val="21"/>
                <w:lang w:val="en-US" w:eastAsia="zh-CN"/>
              </w:rPr>
            </w:rPrChange>
          </w:rPr>
          <w:t>-2</w:t>
        </w:r>
      </w:ins>
      <w:ins w:id="9412" w:author="......" w:date="2024-05-06T23:24:31Z">
        <w:r>
          <w:rPr>
            <w:rFonts w:hint="default" w:ascii="Times New Roman" w:hAnsi="Times New Roman" w:eastAsia="宋体" w:cs="Times New Roman"/>
            <w:sz w:val="21"/>
            <w:szCs w:val="21"/>
            <w:lang w:val="en-US" w:eastAsia="zh-CN"/>
            <w:rPrChange w:id="9413" w:author="......" w:date="2024-05-07T14:48:58Z">
              <w:rPr>
                <w:rFonts w:hint="default" w:ascii="Times New Roman" w:hAnsi="Times New Roman" w:cs="Times New Roman"/>
                <w:sz w:val="21"/>
                <w:szCs w:val="21"/>
                <w:lang w:val="en-US" w:eastAsia="zh-CN"/>
              </w:rPr>
            </w:rPrChange>
          </w:rPr>
          <w:t xml:space="preserve"> </w:t>
        </w:r>
      </w:ins>
      <w:ins w:id="9415" w:author="......" w:date="2024-05-06T23:24:59Z">
        <w:r>
          <w:rPr>
            <w:rFonts w:hint="default" w:ascii="Times New Roman" w:hAnsi="Times New Roman" w:eastAsia="宋体" w:cs="Times New Roman"/>
            <w:sz w:val="21"/>
            <w:szCs w:val="21"/>
            <w:lang w:val="en-US" w:eastAsia="zh-CN"/>
            <w:rPrChange w:id="9416" w:author="......" w:date="2024-05-07T14:48:58Z">
              <w:rPr>
                <w:rFonts w:hint="eastAsia" w:ascii="Times New Roman" w:hAnsi="Times New Roman" w:cs="Times New Roman"/>
                <w:sz w:val="21"/>
                <w:szCs w:val="21"/>
                <w:lang w:val="en-US" w:eastAsia="zh-CN"/>
              </w:rPr>
            </w:rPrChange>
          </w:rPr>
          <w:t>上传</w:t>
        </w:r>
      </w:ins>
      <w:ins w:id="9418" w:author="......" w:date="2024-05-06T23:25:00Z">
        <w:r>
          <w:rPr>
            <w:rFonts w:hint="default" w:ascii="Times New Roman" w:hAnsi="Times New Roman" w:eastAsia="宋体" w:cs="Times New Roman"/>
            <w:sz w:val="21"/>
            <w:szCs w:val="21"/>
            <w:lang w:val="en-US" w:eastAsia="zh-CN"/>
            <w:rPrChange w:id="9419" w:author="......" w:date="2024-05-07T14:48:58Z">
              <w:rPr>
                <w:rFonts w:hint="eastAsia" w:ascii="Times New Roman" w:hAnsi="Times New Roman" w:cs="Times New Roman"/>
                <w:sz w:val="21"/>
                <w:szCs w:val="21"/>
                <w:lang w:val="en-US" w:eastAsia="zh-CN"/>
              </w:rPr>
            </w:rPrChange>
          </w:rPr>
          <w:t>文件</w:t>
        </w:r>
      </w:ins>
      <w:ins w:id="9421" w:author="......" w:date="2024-05-06T23:24:31Z">
        <w:r>
          <w:rPr>
            <w:rFonts w:hint="default" w:ascii="Times New Roman" w:hAnsi="Times New Roman" w:eastAsia="宋体" w:cs="Times New Roman"/>
            <w:sz w:val="21"/>
            <w:szCs w:val="24"/>
            <w:vertAlign w:val="baseline"/>
            <w:lang w:val="en-US" w:eastAsia="zh-CN"/>
            <w:rPrChange w:id="9422" w:author="......" w:date="2024-05-07T14:48:58Z">
              <w:rPr>
                <w:rFonts w:hint="default" w:ascii="Times New Roman" w:hAnsi="Times New Roman" w:cs="Times New Roman"/>
                <w:sz w:val="21"/>
                <w:szCs w:val="24"/>
                <w:vertAlign w:val="baseline"/>
                <w:lang w:val="en-US" w:eastAsia="zh-CN"/>
              </w:rPr>
            </w:rPrChange>
          </w:rPr>
          <w:t xml:space="preserve">活动图                </w:t>
        </w:r>
      </w:ins>
      <w:ins w:id="9424" w:author="......" w:date="2024-05-06T23:24:50Z">
        <w:r>
          <w:rPr>
            <w:rFonts w:hint="default" w:ascii="Times New Roman" w:hAnsi="Times New Roman" w:eastAsia="宋体" w:cs="Times New Roman"/>
            <w:sz w:val="21"/>
            <w:szCs w:val="24"/>
            <w:vertAlign w:val="baseline"/>
            <w:lang w:val="en-US" w:eastAsia="zh-CN"/>
            <w:rPrChange w:id="9425" w:author="......" w:date="2024-05-07T14:48:58Z">
              <w:rPr>
                <w:rFonts w:hint="eastAsia" w:ascii="Times New Roman" w:hAnsi="Times New Roman" w:cs="Times New Roman"/>
                <w:sz w:val="21"/>
                <w:szCs w:val="24"/>
                <w:vertAlign w:val="baseline"/>
                <w:lang w:val="en-US" w:eastAsia="zh-CN"/>
              </w:rPr>
            </w:rPrChange>
          </w:rPr>
          <w:t xml:space="preserve">  </w:t>
        </w:r>
      </w:ins>
      <w:ins w:id="9427" w:author="......" w:date="2024-05-06T23:24:51Z">
        <w:r>
          <w:rPr>
            <w:rFonts w:hint="default" w:ascii="Times New Roman" w:hAnsi="Times New Roman" w:eastAsia="宋体" w:cs="Times New Roman"/>
            <w:sz w:val="21"/>
            <w:szCs w:val="24"/>
            <w:vertAlign w:val="baseline"/>
            <w:lang w:val="en-US" w:eastAsia="zh-CN"/>
            <w:rPrChange w:id="9428" w:author="......" w:date="2024-05-07T14:48:58Z">
              <w:rPr>
                <w:rFonts w:hint="eastAsia" w:ascii="Times New Roman" w:hAnsi="Times New Roman" w:cs="Times New Roman"/>
                <w:sz w:val="21"/>
                <w:szCs w:val="24"/>
                <w:vertAlign w:val="baseline"/>
                <w:lang w:val="en-US" w:eastAsia="zh-CN"/>
              </w:rPr>
            </w:rPrChange>
          </w:rPr>
          <w:t xml:space="preserve">   </w:t>
        </w:r>
      </w:ins>
      <w:ins w:id="9430" w:author="......" w:date="2024-05-06T23:24:31Z">
        <w:r>
          <w:rPr>
            <w:rFonts w:hint="default" w:ascii="Times New Roman" w:hAnsi="Times New Roman" w:eastAsia="宋体" w:cs="Times New Roman"/>
            <w:sz w:val="21"/>
            <w:szCs w:val="24"/>
            <w:vertAlign w:val="baseline"/>
            <w:lang w:val="en-US" w:eastAsia="zh-CN"/>
            <w:rPrChange w:id="9431" w:author="......" w:date="2024-05-07T14:48:58Z">
              <w:rPr>
                <w:rFonts w:hint="default" w:ascii="Times New Roman" w:hAnsi="Times New Roman" w:cs="Times New Roman"/>
                <w:sz w:val="21"/>
                <w:szCs w:val="24"/>
                <w:vertAlign w:val="baseline"/>
                <w:lang w:val="en-US" w:eastAsia="zh-CN"/>
              </w:rPr>
            </w:rPrChange>
          </w:rPr>
          <w:t xml:space="preserve"> </w:t>
        </w:r>
      </w:ins>
      <w:ins w:id="9433" w:author="......" w:date="2024-05-06T23:24:31Z">
        <w:r>
          <w:rPr>
            <w:rFonts w:hint="default" w:ascii="Times New Roman" w:hAnsi="Times New Roman" w:eastAsia="宋体" w:cs="Times New Roman"/>
            <w:sz w:val="21"/>
            <w:szCs w:val="21"/>
            <w:lang w:val="en-US" w:eastAsia="zh-CN"/>
            <w:rPrChange w:id="9434" w:author="......" w:date="2024-05-07T14:48:58Z">
              <w:rPr>
                <w:rFonts w:hint="default" w:ascii="Times New Roman" w:hAnsi="Times New Roman" w:cs="Times New Roman"/>
                <w:sz w:val="21"/>
                <w:szCs w:val="21"/>
                <w:lang w:val="en-US" w:eastAsia="zh-CN"/>
              </w:rPr>
            </w:rPrChange>
          </w:rPr>
          <w:t>图3-</w:t>
        </w:r>
      </w:ins>
      <w:ins w:id="9436" w:author="......" w:date="2024-05-06T23:25:20Z">
        <w:r>
          <w:rPr>
            <w:rFonts w:hint="default" w:ascii="Times New Roman" w:hAnsi="Times New Roman" w:eastAsia="宋体" w:cs="Times New Roman"/>
            <w:sz w:val="21"/>
            <w:szCs w:val="21"/>
            <w:lang w:val="en-US" w:eastAsia="zh-CN"/>
            <w:rPrChange w:id="9437" w:author="......" w:date="2024-05-07T14:48:58Z">
              <w:rPr>
                <w:rFonts w:hint="eastAsia" w:ascii="Times New Roman" w:hAnsi="Times New Roman" w:cs="Times New Roman"/>
                <w:sz w:val="21"/>
                <w:szCs w:val="21"/>
                <w:lang w:val="en-US" w:eastAsia="zh-CN"/>
              </w:rPr>
            </w:rPrChange>
          </w:rPr>
          <w:t>6-</w:t>
        </w:r>
      </w:ins>
      <w:ins w:id="9439" w:author="......" w:date="2024-05-06T23:25:21Z">
        <w:r>
          <w:rPr>
            <w:rFonts w:hint="default" w:ascii="Times New Roman" w:hAnsi="Times New Roman" w:eastAsia="宋体" w:cs="Times New Roman"/>
            <w:sz w:val="21"/>
            <w:szCs w:val="21"/>
            <w:lang w:val="en-US" w:eastAsia="zh-CN"/>
            <w:rPrChange w:id="9440" w:author="......" w:date="2024-05-07T14:48:58Z">
              <w:rPr>
                <w:rFonts w:hint="eastAsia" w:ascii="Times New Roman" w:hAnsi="Times New Roman" w:cs="Times New Roman"/>
                <w:sz w:val="21"/>
                <w:szCs w:val="21"/>
                <w:lang w:val="en-US" w:eastAsia="zh-CN"/>
              </w:rPr>
            </w:rPrChange>
          </w:rPr>
          <w:t>3</w:t>
        </w:r>
      </w:ins>
      <w:ins w:id="9442" w:author="......" w:date="2024-05-06T23:24:31Z">
        <w:r>
          <w:rPr>
            <w:rFonts w:hint="default" w:ascii="Times New Roman" w:hAnsi="Times New Roman" w:eastAsia="宋体" w:cs="Times New Roman"/>
            <w:sz w:val="21"/>
            <w:szCs w:val="21"/>
            <w:lang w:val="en-US" w:eastAsia="zh-CN"/>
            <w:rPrChange w:id="9443" w:author="......" w:date="2024-05-07T14:48:58Z">
              <w:rPr>
                <w:rFonts w:hint="default" w:ascii="Times New Roman" w:hAnsi="Times New Roman" w:cs="Times New Roman"/>
                <w:sz w:val="21"/>
                <w:szCs w:val="21"/>
                <w:lang w:val="en-US" w:eastAsia="zh-CN"/>
              </w:rPr>
            </w:rPrChange>
          </w:rPr>
          <w:t xml:space="preserve"> </w:t>
        </w:r>
      </w:ins>
      <w:ins w:id="9445" w:author="......" w:date="2024-05-06T23:25:05Z">
        <w:r>
          <w:rPr>
            <w:rFonts w:hint="default" w:ascii="Times New Roman" w:hAnsi="Times New Roman" w:eastAsia="宋体" w:cs="Times New Roman"/>
            <w:sz w:val="21"/>
            <w:szCs w:val="21"/>
            <w:lang w:val="en-US" w:eastAsia="zh-CN"/>
            <w:rPrChange w:id="9446" w:author="......" w:date="2024-05-07T14:48:58Z">
              <w:rPr>
                <w:rFonts w:hint="eastAsia" w:ascii="Times New Roman" w:hAnsi="Times New Roman" w:cs="Times New Roman"/>
                <w:sz w:val="21"/>
                <w:szCs w:val="21"/>
                <w:lang w:val="en-US" w:eastAsia="zh-CN"/>
              </w:rPr>
            </w:rPrChange>
          </w:rPr>
          <w:t>下载</w:t>
        </w:r>
      </w:ins>
      <w:ins w:id="9448" w:author="......" w:date="2024-05-06T23:25:06Z">
        <w:r>
          <w:rPr>
            <w:rFonts w:hint="default" w:ascii="Times New Roman" w:hAnsi="Times New Roman" w:eastAsia="宋体" w:cs="Times New Roman"/>
            <w:sz w:val="21"/>
            <w:szCs w:val="21"/>
            <w:lang w:val="en-US" w:eastAsia="zh-CN"/>
            <w:rPrChange w:id="9449" w:author="......" w:date="2024-05-07T14:48:58Z">
              <w:rPr>
                <w:rFonts w:hint="eastAsia" w:ascii="Times New Roman" w:hAnsi="Times New Roman" w:cs="Times New Roman"/>
                <w:sz w:val="21"/>
                <w:szCs w:val="21"/>
                <w:lang w:val="en-US" w:eastAsia="zh-CN"/>
              </w:rPr>
            </w:rPrChange>
          </w:rPr>
          <w:t>文件</w:t>
        </w:r>
      </w:ins>
      <w:ins w:id="9451" w:author="......" w:date="2024-05-06T23:24:31Z">
        <w:r>
          <w:rPr>
            <w:rFonts w:hint="default" w:ascii="Times New Roman" w:hAnsi="Times New Roman" w:eastAsia="宋体" w:cs="Times New Roman"/>
            <w:sz w:val="21"/>
            <w:szCs w:val="24"/>
            <w:vertAlign w:val="baseline"/>
            <w:lang w:val="en-US" w:eastAsia="zh-CN"/>
            <w:rPrChange w:id="9452" w:author="......" w:date="2024-05-07T14:48:58Z">
              <w:rPr>
                <w:rFonts w:hint="default" w:ascii="Times New Roman" w:hAnsi="Times New Roman" w:cs="Times New Roman"/>
                <w:sz w:val="21"/>
                <w:szCs w:val="24"/>
                <w:vertAlign w:val="baseline"/>
                <w:lang w:val="en-US" w:eastAsia="zh-CN"/>
              </w:rPr>
            </w:rPrChange>
          </w:rPr>
          <w:t>活动图</w:t>
        </w:r>
      </w:ins>
    </w:p>
    <w:p>
      <w:pPr>
        <w:numPr>
          <w:ilvl w:val="-1"/>
          <w:numId w:val="0"/>
        </w:numPr>
        <w:bidi w:val="0"/>
        <w:ind w:left="0" w:firstLine="0"/>
        <w:rPr>
          <w:ins w:id="9455" w:author="......" w:date="2024-05-06T23:28:54Z"/>
          <w:rFonts w:hint="default" w:ascii="Times New Roman" w:hAnsi="Times New Roman" w:eastAsia="宋体" w:cs="Times New Roman"/>
          <w:sz w:val="24"/>
          <w:szCs w:val="32"/>
          <w:vertAlign w:val="baseline"/>
          <w:lang w:val="en-US" w:eastAsia="zh-CN"/>
          <w:rPrChange w:id="9456" w:author="......" w:date="2024-05-07T14:48:58Z">
            <w:rPr>
              <w:ins w:id="9457" w:author="......" w:date="2024-05-06T23:28:54Z"/>
              <w:rFonts w:hint="default" w:ascii="Times New Roman" w:hAnsi="Times New Roman" w:cs="Times New Roman"/>
              <w:sz w:val="24"/>
              <w:szCs w:val="32"/>
              <w:vertAlign w:val="baseline"/>
              <w:lang w:val="en-US" w:eastAsia="zh-CN"/>
            </w:rPr>
          </w:rPrChange>
        </w:rPr>
        <w:pPrChange w:id="9454" w:author="......" w:date="2024-05-06T21:36:22Z">
          <w:pPr>
            <w:pStyle w:val="5"/>
            <w:bidi w:val="0"/>
          </w:pPr>
        </w:pPrChange>
      </w:pPr>
      <w:ins w:id="9458" w:author="......" w:date="2024-05-06T23:22:39Z">
        <w:r>
          <w:rPr>
            <w:rFonts w:hint="default" w:ascii="Times New Roman" w:hAnsi="Times New Roman" w:eastAsia="宋体" w:cs="Times New Roman"/>
            <w:sz w:val="24"/>
            <w:szCs w:val="32"/>
            <w:vertAlign w:val="baseline"/>
            <w:lang w:val="en-US" w:eastAsia="zh-CN"/>
            <w:rPrChange w:id="9462" w:author="......" w:date="2024-05-07T14:48:58Z">
              <w:rPr>
                <w:rFonts w:hint="default" w:ascii="Times New Roman" w:hAnsi="Times New Roman" w:cs="Times New Roman"/>
                <w:sz w:val="24"/>
                <w:szCs w:val="32"/>
                <w:vertAlign w:val="baseline"/>
                <w:lang w:val="en-US" w:eastAsia="zh-CN"/>
              </w:rPr>
            </w:rPrChange>
          </w:rPr>
          <w:drawing>
            <wp:inline distT="0" distB="0" distL="114300" distR="114300">
              <wp:extent cx="1640840" cy="3215640"/>
              <wp:effectExtent l="0" t="0" r="10160" b="10160"/>
              <wp:docPr id="20" name="图片 20" descr="69a758208b14f465b8672de1689cd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69a758208b14f465b8672de1689cdaa"/>
                      <pic:cNvPicPr>
                        <a:picLocks noChangeAspect="1"/>
                      </pic:cNvPicPr>
                    </pic:nvPicPr>
                    <pic:blipFill>
                      <a:blip r:embed="rId34"/>
                      <a:stretch>
                        <a:fillRect/>
                      </a:stretch>
                    </pic:blipFill>
                    <pic:spPr>
                      <a:xfrm>
                        <a:off x="0" y="0"/>
                        <a:ext cx="1640840" cy="3215640"/>
                      </a:xfrm>
                      <a:prstGeom prst="rect">
                        <a:avLst/>
                      </a:prstGeom>
                    </pic:spPr>
                  </pic:pic>
                </a:graphicData>
              </a:graphic>
            </wp:inline>
          </w:drawing>
        </w:r>
      </w:ins>
      <w:ins w:id="9464" w:author="......" w:date="2024-05-06T23:29:04Z">
        <w:r>
          <w:rPr>
            <w:rFonts w:hint="default" w:ascii="Times New Roman" w:hAnsi="Times New Roman" w:eastAsia="宋体" w:cs="Times New Roman"/>
            <w:sz w:val="24"/>
            <w:szCs w:val="32"/>
            <w:vertAlign w:val="baseline"/>
            <w:lang w:val="en-US" w:eastAsia="zh-CN"/>
            <w:rPrChange w:id="9465" w:author="......" w:date="2024-05-07T14:48:58Z">
              <w:rPr>
                <w:rFonts w:hint="eastAsia" w:ascii="Times New Roman" w:hAnsi="Times New Roman" w:cs="Times New Roman"/>
                <w:sz w:val="24"/>
                <w:szCs w:val="32"/>
                <w:vertAlign w:val="baseline"/>
                <w:lang w:val="en-US" w:eastAsia="zh-CN"/>
              </w:rPr>
            </w:rPrChange>
          </w:rPr>
          <w:t xml:space="preserve"> </w:t>
        </w:r>
      </w:ins>
      <w:ins w:id="9467" w:author="......" w:date="2024-05-06T23:29:11Z">
        <w:r>
          <w:rPr>
            <w:rFonts w:hint="default" w:ascii="Times New Roman" w:hAnsi="Times New Roman" w:eastAsia="宋体" w:cs="Times New Roman"/>
            <w:sz w:val="24"/>
            <w:szCs w:val="32"/>
            <w:vertAlign w:val="baseline"/>
            <w:lang w:val="en-US" w:eastAsia="zh-CN"/>
            <w:rPrChange w:id="9468" w:author="......" w:date="2024-05-07T14:48:58Z">
              <w:rPr>
                <w:rFonts w:hint="eastAsia" w:ascii="Times New Roman" w:hAnsi="Times New Roman" w:cs="Times New Roman"/>
                <w:sz w:val="24"/>
                <w:szCs w:val="32"/>
                <w:vertAlign w:val="baseline"/>
                <w:lang w:val="en-US" w:eastAsia="zh-CN"/>
              </w:rPr>
            </w:rPrChange>
          </w:rPr>
          <w:t xml:space="preserve">  </w:t>
        </w:r>
      </w:ins>
      <w:ins w:id="9470" w:author="......" w:date="2024-05-06T23:43:03Z">
        <w:r>
          <w:rPr>
            <w:rFonts w:hint="default" w:ascii="Times New Roman" w:hAnsi="Times New Roman" w:eastAsia="宋体" w:cs="Times New Roman"/>
            <w:sz w:val="24"/>
            <w:szCs w:val="32"/>
            <w:vertAlign w:val="baseline"/>
            <w:lang w:val="en-US" w:eastAsia="zh-CN"/>
            <w:rPrChange w:id="9474" w:author="......" w:date="2024-05-07T14:48:58Z">
              <w:rPr>
                <w:rFonts w:hint="default" w:ascii="Times New Roman" w:hAnsi="Times New Roman" w:cs="Times New Roman"/>
                <w:sz w:val="24"/>
                <w:szCs w:val="32"/>
                <w:vertAlign w:val="baseline"/>
                <w:lang w:val="en-US" w:eastAsia="zh-CN"/>
              </w:rPr>
            </w:rPrChange>
          </w:rPr>
          <w:drawing>
            <wp:inline distT="0" distB="0" distL="114300" distR="114300">
              <wp:extent cx="3270885" cy="3230245"/>
              <wp:effectExtent l="0" t="0" r="5715" b="8255"/>
              <wp:docPr id="32" name="图片 32" descr="b1aa19fd641790a809d55bba5c22f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b1aa19fd641790a809d55bba5c22fb8"/>
                      <pic:cNvPicPr>
                        <a:picLocks noChangeAspect="1"/>
                      </pic:cNvPicPr>
                    </pic:nvPicPr>
                    <pic:blipFill>
                      <a:blip r:embed="rId35"/>
                      <a:stretch>
                        <a:fillRect/>
                      </a:stretch>
                    </pic:blipFill>
                    <pic:spPr>
                      <a:xfrm>
                        <a:off x="0" y="0"/>
                        <a:ext cx="3270885" cy="3230245"/>
                      </a:xfrm>
                      <a:prstGeom prst="rect">
                        <a:avLst/>
                      </a:prstGeom>
                    </pic:spPr>
                  </pic:pic>
                </a:graphicData>
              </a:graphic>
            </wp:inline>
          </w:drawing>
        </w:r>
      </w:ins>
    </w:p>
    <w:p>
      <w:pPr>
        <w:numPr>
          <w:ilvl w:val="-1"/>
          <w:numId w:val="0"/>
        </w:numPr>
        <w:bidi w:val="0"/>
        <w:ind w:left="0" w:firstLine="210" w:firstLineChars="100"/>
        <w:rPr>
          <w:rFonts w:hint="default" w:ascii="Times New Roman" w:hAnsi="Times New Roman" w:eastAsia="宋体" w:cs="Times New Roman"/>
          <w:lang w:val="en-US"/>
          <w:rPrChange w:id="9477" w:author="......" w:date="2024-05-07T14:48:58Z">
            <w:rPr>
              <w:rFonts w:hint="default"/>
              <w:lang w:val="en-US"/>
            </w:rPr>
          </w:rPrChange>
        </w:rPr>
        <w:pPrChange w:id="9476" w:author="......" w:date="2024-05-06T23:29:20Z">
          <w:pPr>
            <w:pStyle w:val="5"/>
            <w:bidi w:val="0"/>
          </w:pPr>
        </w:pPrChange>
      </w:pPr>
      <w:ins w:id="9478" w:author="......" w:date="2024-05-06T23:24:33Z">
        <w:r>
          <w:rPr>
            <w:rFonts w:hint="default" w:ascii="Times New Roman" w:hAnsi="Times New Roman" w:eastAsia="宋体" w:cs="Times New Roman"/>
            <w:sz w:val="21"/>
            <w:szCs w:val="21"/>
            <w:lang w:val="en-US" w:eastAsia="zh-CN"/>
            <w:rPrChange w:id="9479" w:author="......" w:date="2024-05-07T14:48:58Z">
              <w:rPr>
                <w:rFonts w:hint="default" w:ascii="Times New Roman" w:hAnsi="Times New Roman" w:cs="Times New Roman"/>
                <w:sz w:val="21"/>
                <w:szCs w:val="21"/>
                <w:lang w:val="en-US" w:eastAsia="zh-CN"/>
              </w:rPr>
            </w:rPrChange>
          </w:rPr>
          <w:t>图3-</w:t>
        </w:r>
      </w:ins>
      <w:ins w:id="9481" w:author="......" w:date="2024-05-06T23:25:24Z">
        <w:r>
          <w:rPr>
            <w:rFonts w:hint="default" w:ascii="Times New Roman" w:hAnsi="Times New Roman" w:eastAsia="宋体" w:cs="Times New Roman"/>
            <w:sz w:val="21"/>
            <w:szCs w:val="21"/>
            <w:lang w:val="en-US" w:eastAsia="zh-CN"/>
            <w:rPrChange w:id="9482" w:author="......" w:date="2024-05-07T14:48:58Z">
              <w:rPr>
                <w:rFonts w:hint="eastAsia" w:ascii="Times New Roman" w:hAnsi="Times New Roman" w:cs="Times New Roman"/>
                <w:sz w:val="21"/>
                <w:szCs w:val="21"/>
                <w:lang w:val="en-US" w:eastAsia="zh-CN"/>
              </w:rPr>
            </w:rPrChange>
          </w:rPr>
          <w:t>6-</w:t>
        </w:r>
      </w:ins>
      <w:ins w:id="9484" w:author="......" w:date="2024-05-06T23:25:25Z">
        <w:r>
          <w:rPr>
            <w:rFonts w:hint="default" w:ascii="Times New Roman" w:hAnsi="Times New Roman" w:eastAsia="宋体" w:cs="Times New Roman"/>
            <w:sz w:val="21"/>
            <w:szCs w:val="21"/>
            <w:lang w:val="en-US" w:eastAsia="zh-CN"/>
            <w:rPrChange w:id="9485" w:author="......" w:date="2024-05-07T14:48:58Z">
              <w:rPr>
                <w:rFonts w:hint="eastAsia" w:ascii="Times New Roman" w:hAnsi="Times New Roman" w:cs="Times New Roman"/>
                <w:sz w:val="21"/>
                <w:szCs w:val="21"/>
                <w:lang w:val="en-US" w:eastAsia="zh-CN"/>
              </w:rPr>
            </w:rPrChange>
          </w:rPr>
          <w:t>4</w:t>
        </w:r>
      </w:ins>
      <w:ins w:id="9487" w:author="......" w:date="2024-05-06T23:24:33Z">
        <w:r>
          <w:rPr>
            <w:rFonts w:hint="default" w:ascii="Times New Roman" w:hAnsi="Times New Roman" w:eastAsia="宋体" w:cs="Times New Roman"/>
            <w:sz w:val="21"/>
            <w:szCs w:val="21"/>
            <w:lang w:val="en-US" w:eastAsia="zh-CN"/>
            <w:rPrChange w:id="9488" w:author="......" w:date="2024-05-07T14:48:58Z">
              <w:rPr>
                <w:rFonts w:hint="default" w:ascii="Times New Roman" w:hAnsi="Times New Roman" w:cs="Times New Roman"/>
                <w:sz w:val="21"/>
                <w:szCs w:val="21"/>
                <w:lang w:val="en-US" w:eastAsia="zh-CN"/>
              </w:rPr>
            </w:rPrChange>
          </w:rPr>
          <w:t xml:space="preserve"> 删除</w:t>
        </w:r>
      </w:ins>
      <w:ins w:id="9490" w:author="......" w:date="2024-05-06T23:25:12Z">
        <w:r>
          <w:rPr>
            <w:rFonts w:hint="default" w:ascii="Times New Roman" w:hAnsi="Times New Roman" w:eastAsia="宋体" w:cs="Times New Roman"/>
            <w:sz w:val="21"/>
            <w:szCs w:val="21"/>
            <w:lang w:val="en-US" w:eastAsia="zh-CN"/>
            <w:rPrChange w:id="9491" w:author="......" w:date="2024-05-07T14:48:58Z">
              <w:rPr>
                <w:rFonts w:hint="eastAsia" w:ascii="Times New Roman" w:hAnsi="Times New Roman" w:cs="Times New Roman"/>
                <w:sz w:val="21"/>
                <w:szCs w:val="21"/>
                <w:lang w:val="en-US" w:eastAsia="zh-CN"/>
              </w:rPr>
            </w:rPrChange>
          </w:rPr>
          <w:t>文件</w:t>
        </w:r>
      </w:ins>
      <w:ins w:id="9493" w:author="......" w:date="2024-05-06T23:24:33Z">
        <w:r>
          <w:rPr>
            <w:rFonts w:hint="default" w:ascii="Times New Roman" w:hAnsi="Times New Roman" w:eastAsia="宋体" w:cs="Times New Roman"/>
            <w:sz w:val="21"/>
            <w:szCs w:val="24"/>
            <w:vertAlign w:val="baseline"/>
            <w:lang w:val="en-US" w:eastAsia="zh-CN"/>
            <w:rPrChange w:id="9494" w:author="......" w:date="2024-05-07T14:48:58Z">
              <w:rPr>
                <w:rFonts w:hint="default" w:ascii="Times New Roman" w:hAnsi="Times New Roman" w:cs="Times New Roman"/>
                <w:sz w:val="21"/>
                <w:szCs w:val="24"/>
                <w:vertAlign w:val="baseline"/>
                <w:lang w:val="en-US" w:eastAsia="zh-CN"/>
              </w:rPr>
            </w:rPrChange>
          </w:rPr>
          <w:t xml:space="preserve">活动图    </w:t>
        </w:r>
      </w:ins>
      <w:ins w:id="9496" w:author="......" w:date="2024-05-06T23:29:18Z">
        <w:r>
          <w:rPr>
            <w:rFonts w:hint="default" w:ascii="Times New Roman" w:hAnsi="Times New Roman" w:eastAsia="宋体" w:cs="Times New Roman"/>
            <w:sz w:val="21"/>
            <w:szCs w:val="24"/>
            <w:vertAlign w:val="baseline"/>
            <w:lang w:val="en-US" w:eastAsia="zh-CN"/>
            <w:rPrChange w:id="9497" w:author="......" w:date="2024-05-07T14:48:58Z">
              <w:rPr>
                <w:rFonts w:hint="eastAsia" w:ascii="Times New Roman" w:hAnsi="Times New Roman" w:cs="Times New Roman"/>
                <w:sz w:val="21"/>
                <w:szCs w:val="24"/>
                <w:vertAlign w:val="baseline"/>
                <w:lang w:val="en-US" w:eastAsia="zh-CN"/>
              </w:rPr>
            </w:rPrChange>
          </w:rPr>
          <w:t xml:space="preserve"> </w:t>
        </w:r>
      </w:ins>
      <w:ins w:id="9499" w:author="......" w:date="2024-05-06T23:29:19Z">
        <w:r>
          <w:rPr>
            <w:rFonts w:hint="default" w:ascii="Times New Roman" w:hAnsi="Times New Roman" w:eastAsia="宋体" w:cs="Times New Roman"/>
            <w:sz w:val="21"/>
            <w:szCs w:val="24"/>
            <w:vertAlign w:val="baseline"/>
            <w:lang w:val="en-US" w:eastAsia="zh-CN"/>
            <w:rPrChange w:id="9500" w:author="......" w:date="2024-05-07T14:48:58Z">
              <w:rPr>
                <w:rFonts w:hint="eastAsia" w:ascii="Times New Roman" w:hAnsi="Times New Roman" w:cs="Times New Roman"/>
                <w:sz w:val="21"/>
                <w:szCs w:val="24"/>
                <w:vertAlign w:val="baseline"/>
                <w:lang w:val="en-US" w:eastAsia="zh-CN"/>
              </w:rPr>
            </w:rPrChange>
          </w:rPr>
          <w:t xml:space="preserve">    </w:t>
        </w:r>
      </w:ins>
      <w:ins w:id="9502" w:author="......" w:date="2024-05-06T23:29:23Z">
        <w:r>
          <w:rPr>
            <w:rFonts w:hint="default" w:ascii="Times New Roman" w:hAnsi="Times New Roman" w:eastAsia="宋体" w:cs="Times New Roman"/>
            <w:sz w:val="21"/>
            <w:szCs w:val="24"/>
            <w:vertAlign w:val="baseline"/>
            <w:lang w:val="en-US" w:eastAsia="zh-CN"/>
            <w:rPrChange w:id="9503" w:author="......" w:date="2024-05-07T14:48:58Z">
              <w:rPr>
                <w:rFonts w:hint="eastAsia" w:ascii="Times New Roman" w:hAnsi="Times New Roman" w:cs="Times New Roman"/>
                <w:sz w:val="21"/>
                <w:szCs w:val="24"/>
                <w:vertAlign w:val="baseline"/>
                <w:lang w:val="en-US" w:eastAsia="zh-CN"/>
              </w:rPr>
            </w:rPrChange>
          </w:rPr>
          <w:t xml:space="preserve">   </w:t>
        </w:r>
      </w:ins>
      <w:ins w:id="9505" w:author="......" w:date="2024-05-06T23:29:24Z">
        <w:r>
          <w:rPr>
            <w:rFonts w:hint="default" w:ascii="Times New Roman" w:hAnsi="Times New Roman" w:eastAsia="宋体" w:cs="Times New Roman"/>
            <w:sz w:val="21"/>
            <w:szCs w:val="24"/>
            <w:vertAlign w:val="baseline"/>
            <w:lang w:val="en-US" w:eastAsia="zh-CN"/>
            <w:rPrChange w:id="9506" w:author="......" w:date="2024-05-07T14:48:58Z">
              <w:rPr>
                <w:rFonts w:hint="eastAsia" w:ascii="Times New Roman" w:hAnsi="Times New Roman" w:cs="Times New Roman"/>
                <w:sz w:val="21"/>
                <w:szCs w:val="24"/>
                <w:vertAlign w:val="baseline"/>
                <w:lang w:val="en-US" w:eastAsia="zh-CN"/>
              </w:rPr>
            </w:rPrChange>
          </w:rPr>
          <w:t xml:space="preserve">     </w:t>
        </w:r>
      </w:ins>
      <w:ins w:id="9508" w:author="......" w:date="2024-05-06T23:24:33Z">
        <w:r>
          <w:rPr>
            <w:rFonts w:hint="default" w:ascii="Times New Roman" w:hAnsi="Times New Roman" w:eastAsia="宋体" w:cs="Times New Roman"/>
            <w:sz w:val="21"/>
            <w:szCs w:val="24"/>
            <w:vertAlign w:val="baseline"/>
            <w:lang w:val="en-US" w:eastAsia="zh-CN"/>
            <w:rPrChange w:id="9509" w:author="......" w:date="2024-05-07T14:48:58Z">
              <w:rPr>
                <w:rFonts w:hint="default" w:ascii="Times New Roman" w:hAnsi="Times New Roman" w:cs="Times New Roman"/>
                <w:sz w:val="21"/>
                <w:szCs w:val="24"/>
                <w:vertAlign w:val="baseline"/>
                <w:lang w:val="en-US" w:eastAsia="zh-CN"/>
              </w:rPr>
            </w:rPrChange>
          </w:rPr>
          <w:t xml:space="preserve"> </w:t>
        </w:r>
      </w:ins>
      <w:ins w:id="9511" w:author="......" w:date="2024-05-06T23:29:17Z">
        <w:r>
          <w:rPr>
            <w:rFonts w:hint="default" w:ascii="Times New Roman" w:hAnsi="Times New Roman" w:eastAsia="宋体" w:cs="Times New Roman"/>
            <w:sz w:val="21"/>
            <w:szCs w:val="21"/>
            <w:lang w:val="en-US" w:eastAsia="zh-CN"/>
            <w:rPrChange w:id="9512" w:author="......" w:date="2024-05-07T14:48:58Z">
              <w:rPr>
                <w:rFonts w:hint="default" w:ascii="Times New Roman" w:hAnsi="Times New Roman" w:cs="Times New Roman"/>
                <w:sz w:val="21"/>
                <w:szCs w:val="21"/>
                <w:lang w:val="en-US" w:eastAsia="zh-CN"/>
              </w:rPr>
            </w:rPrChange>
          </w:rPr>
          <w:t>图3-</w:t>
        </w:r>
      </w:ins>
      <w:ins w:id="9514" w:author="......" w:date="2024-05-06T23:29:17Z">
        <w:r>
          <w:rPr>
            <w:rFonts w:hint="default" w:ascii="Times New Roman" w:hAnsi="Times New Roman" w:eastAsia="宋体" w:cs="Times New Roman"/>
            <w:sz w:val="21"/>
            <w:szCs w:val="21"/>
            <w:lang w:val="en-US" w:eastAsia="zh-CN"/>
            <w:rPrChange w:id="9515" w:author="......" w:date="2024-05-07T14:48:58Z">
              <w:rPr>
                <w:rFonts w:hint="eastAsia" w:ascii="Times New Roman" w:hAnsi="Times New Roman" w:cs="Times New Roman"/>
                <w:sz w:val="21"/>
                <w:szCs w:val="21"/>
                <w:lang w:val="en-US" w:eastAsia="zh-CN"/>
              </w:rPr>
            </w:rPrChange>
          </w:rPr>
          <w:t>6-</w:t>
        </w:r>
      </w:ins>
      <w:ins w:id="9517" w:author="......" w:date="2024-05-06T23:29:26Z">
        <w:r>
          <w:rPr>
            <w:rFonts w:hint="default" w:ascii="Times New Roman" w:hAnsi="Times New Roman" w:eastAsia="宋体" w:cs="Times New Roman"/>
            <w:sz w:val="21"/>
            <w:szCs w:val="21"/>
            <w:lang w:val="en-US" w:eastAsia="zh-CN"/>
            <w:rPrChange w:id="9518" w:author="......" w:date="2024-05-07T14:48:58Z">
              <w:rPr>
                <w:rFonts w:hint="eastAsia" w:ascii="Times New Roman" w:hAnsi="Times New Roman" w:cs="Times New Roman"/>
                <w:sz w:val="21"/>
                <w:szCs w:val="21"/>
                <w:lang w:val="en-US" w:eastAsia="zh-CN"/>
              </w:rPr>
            </w:rPrChange>
          </w:rPr>
          <w:t>5</w:t>
        </w:r>
      </w:ins>
      <w:ins w:id="9520" w:author="......" w:date="2024-05-06T23:29:17Z">
        <w:r>
          <w:rPr>
            <w:rFonts w:hint="default" w:ascii="Times New Roman" w:hAnsi="Times New Roman" w:eastAsia="宋体" w:cs="Times New Roman"/>
            <w:sz w:val="21"/>
            <w:szCs w:val="21"/>
            <w:lang w:val="en-US" w:eastAsia="zh-CN"/>
            <w:rPrChange w:id="9521" w:author="......" w:date="2024-05-07T14:48:58Z">
              <w:rPr>
                <w:rFonts w:hint="default" w:ascii="Times New Roman" w:hAnsi="Times New Roman" w:cs="Times New Roman"/>
                <w:sz w:val="21"/>
                <w:szCs w:val="21"/>
                <w:lang w:val="en-US" w:eastAsia="zh-CN"/>
              </w:rPr>
            </w:rPrChange>
          </w:rPr>
          <w:t xml:space="preserve"> </w:t>
        </w:r>
      </w:ins>
      <w:ins w:id="9523" w:author="......" w:date="2024-05-06T23:29:32Z">
        <w:r>
          <w:rPr>
            <w:rFonts w:hint="default" w:ascii="Times New Roman" w:hAnsi="Times New Roman" w:eastAsia="宋体" w:cs="Times New Roman"/>
            <w:sz w:val="21"/>
            <w:szCs w:val="21"/>
            <w:lang w:val="en-US" w:eastAsia="zh-CN"/>
            <w:rPrChange w:id="9524" w:author="......" w:date="2024-05-07T14:48:58Z">
              <w:rPr>
                <w:rFonts w:hint="eastAsia" w:ascii="Times New Roman" w:hAnsi="Times New Roman" w:cs="Times New Roman"/>
                <w:sz w:val="21"/>
                <w:szCs w:val="21"/>
                <w:lang w:val="en-US" w:eastAsia="zh-CN"/>
              </w:rPr>
            </w:rPrChange>
          </w:rPr>
          <w:t>检索</w:t>
        </w:r>
      </w:ins>
      <w:ins w:id="9526" w:author="......" w:date="2024-05-06T23:29:17Z">
        <w:r>
          <w:rPr>
            <w:rFonts w:hint="default" w:ascii="Times New Roman" w:hAnsi="Times New Roman" w:eastAsia="宋体" w:cs="Times New Roman"/>
            <w:sz w:val="21"/>
            <w:szCs w:val="21"/>
            <w:lang w:val="en-US" w:eastAsia="zh-CN"/>
            <w:rPrChange w:id="9527" w:author="......" w:date="2024-05-07T14:48:58Z">
              <w:rPr>
                <w:rFonts w:hint="eastAsia" w:ascii="Times New Roman" w:hAnsi="Times New Roman" w:cs="Times New Roman"/>
                <w:sz w:val="21"/>
                <w:szCs w:val="21"/>
                <w:lang w:val="en-US" w:eastAsia="zh-CN"/>
              </w:rPr>
            </w:rPrChange>
          </w:rPr>
          <w:t>文件</w:t>
        </w:r>
      </w:ins>
      <w:ins w:id="9529" w:author="......" w:date="2024-05-06T23:29:17Z">
        <w:r>
          <w:rPr>
            <w:rFonts w:hint="default" w:ascii="Times New Roman" w:hAnsi="Times New Roman" w:eastAsia="宋体" w:cs="Times New Roman"/>
            <w:sz w:val="21"/>
            <w:szCs w:val="24"/>
            <w:vertAlign w:val="baseline"/>
            <w:lang w:val="en-US" w:eastAsia="zh-CN"/>
            <w:rPrChange w:id="9530" w:author="......" w:date="2024-05-07T14:48:58Z">
              <w:rPr>
                <w:rFonts w:hint="default" w:ascii="Times New Roman" w:hAnsi="Times New Roman" w:cs="Times New Roman"/>
                <w:sz w:val="21"/>
                <w:szCs w:val="24"/>
                <w:vertAlign w:val="baseline"/>
                <w:lang w:val="en-US" w:eastAsia="zh-CN"/>
              </w:rPr>
            </w:rPrChange>
          </w:rPr>
          <w:t>活动图</w:t>
        </w:r>
      </w:ins>
      <w:ins w:id="9532" w:author="......" w:date="2024-05-06T23:24:33Z">
        <w:r>
          <w:rPr>
            <w:rFonts w:hint="default" w:ascii="Times New Roman" w:hAnsi="Times New Roman" w:eastAsia="宋体" w:cs="Times New Roman"/>
            <w:sz w:val="21"/>
            <w:szCs w:val="24"/>
            <w:vertAlign w:val="baseline"/>
            <w:lang w:val="en-US" w:eastAsia="zh-CN"/>
            <w:rPrChange w:id="9533" w:author="......" w:date="2024-05-07T14:48:58Z">
              <w:rPr>
                <w:rFonts w:hint="default" w:ascii="Times New Roman" w:hAnsi="Times New Roman" w:cs="Times New Roman"/>
                <w:sz w:val="21"/>
                <w:szCs w:val="24"/>
                <w:vertAlign w:val="baseline"/>
                <w:lang w:val="en-US" w:eastAsia="zh-CN"/>
              </w:rPr>
            </w:rPrChange>
          </w:rPr>
          <w:t xml:space="preserve">        </w:t>
        </w:r>
      </w:ins>
      <w:del w:id="9535" w:author="......" w:date="2024-05-06T23:24:36Z">
        <w:r>
          <w:rPr>
            <w:rFonts w:hint="default" w:ascii="Times New Roman" w:hAnsi="Times New Roman" w:eastAsia="宋体" w:cs="Times New Roman"/>
            <w:sz w:val="24"/>
            <w:szCs w:val="32"/>
            <w:vertAlign w:val="baseline"/>
            <w:lang w:val="en-US" w:eastAsia="zh-CN"/>
            <w:rPrChange w:id="9536" w:author="......" w:date="2024-05-07T14:48:58Z">
              <w:rPr>
                <w:rFonts w:hint="default" w:ascii="Times New Roman" w:hAnsi="Times New Roman" w:cs="Times New Roman"/>
                <w:sz w:val="24"/>
                <w:szCs w:val="32"/>
                <w:vertAlign w:val="baseline"/>
                <w:lang w:val="en-US" w:eastAsia="zh-CN"/>
              </w:rPr>
            </w:rPrChange>
          </w:rPr>
          <w:delText>用例编号</w:delText>
        </w:r>
      </w:del>
      <w:del w:id="9538" w:author="......" w:date="2024-05-06T23:24:36Z">
        <w:r>
          <w:rPr>
            <w:rFonts w:hint="default" w:ascii="Times New Roman" w:hAnsi="Times New Roman" w:eastAsia="宋体" w:cs="Times New Roman"/>
            <w:sz w:val="24"/>
            <w:szCs w:val="32"/>
            <w:lang w:val="en-US" w:eastAsia="zh-CN"/>
            <w:rPrChange w:id="9539" w:author="......" w:date="2024-05-07T14:48:58Z">
              <w:rPr>
                <w:rFonts w:hint="default" w:ascii="Times New Roman" w:hAnsi="Times New Roman" w:cs="Times New Roman"/>
                <w:sz w:val="24"/>
                <w:szCs w:val="32"/>
                <w:lang w:val="en-US" w:eastAsia="zh-CN"/>
              </w:rPr>
            </w:rPrChange>
          </w:rPr>
          <w:delText>SF0</w:delText>
        </w:r>
      </w:del>
      <w:del w:id="9541" w:author="......" w:date="2024-05-06T23:24:36Z">
        <w:r>
          <w:rPr>
            <w:rFonts w:hint="default" w:ascii="Times New Roman" w:hAnsi="Times New Roman" w:eastAsia="宋体" w:cs="Times New Roman"/>
            <w:sz w:val="24"/>
            <w:szCs w:val="32"/>
            <w:lang w:val="en-US" w:eastAsia="zh-CN"/>
            <w:rPrChange w:id="9542" w:author="......" w:date="2024-05-07T14:48:58Z">
              <w:rPr>
                <w:rFonts w:hint="eastAsia" w:ascii="Times New Roman" w:hAnsi="Times New Roman" w:cs="Times New Roman"/>
                <w:sz w:val="24"/>
                <w:szCs w:val="32"/>
                <w:lang w:val="en-US" w:eastAsia="zh-CN"/>
              </w:rPr>
            </w:rPrChange>
          </w:rPr>
          <w:delText>5002</w:delText>
        </w:r>
      </w:del>
      <w:del w:id="9544" w:author="......" w:date="2024-05-06T23:24:36Z">
        <w:r>
          <w:rPr>
            <w:rFonts w:hint="default" w:ascii="Times New Roman" w:hAnsi="Times New Roman" w:eastAsia="宋体" w:cs="Times New Roman"/>
            <w:lang w:val="en-US" w:eastAsia="zh-CN"/>
            <w:rPrChange w:id="9545" w:author="......" w:date="2024-05-07T14:48:58Z">
              <w:rPr>
                <w:rFonts w:hint="default"/>
                <w:lang w:val="en-US" w:eastAsia="zh-CN"/>
              </w:rPr>
            </w:rPrChange>
          </w:rPr>
          <w:delText>：</w:delText>
        </w:r>
      </w:del>
    </w:p>
    <w:p>
      <w:pPr>
        <w:bidi w:val="0"/>
        <w:jc w:val="left"/>
        <w:outlineLvl w:val="1"/>
        <w:rPr>
          <w:del w:id="9548" w:author="......" w:date="2024-03-26T00:16:43Z"/>
          <w:rFonts w:hint="default" w:ascii="Times New Roman" w:hAnsi="Times New Roman" w:eastAsia="宋体" w:cs="Times New Roman"/>
          <w:rPrChange w:id="9549" w:author="......" w:date="2024-05-07T14:48:58Z">
            <w:rPr>
              <w:del w:id="9550" w:author="......" w:date="2024-03-26T00:16:43Z"/>
              <w:rFonts w:hint="default"/>
            </w:rPr>
          </w:rPrChange>
        </w:rPr>
        <w:pPrChange w:id="9547" w:author="......" w:date="2024-03-26T00:16:38Z">
          <w:pPr>
            <w:pStyle w:val="4"/>
            <w:bidi w:val="0"/>
            <w:outlineLvl w:val="2"/>
          </w:pPr>
        </w:pPrChange>
      </w:pPr>
      <w:del w:id="9551" w:author="......" w:date="2024-03-26T00:16:43Z">
        <w:bookmarkStart w:id="225" w:name="_Toc15619"/>
        <w:bookmarkStart w:id="226" w:name="_Toc15740"/>
        <w:r>
          <w:rPr>
            <w:rFonts w:hint="default" w:ascii="Times New Roman" w:hAnsi="Times New Roman" w:eastAsia="宋体" w:cs="Times New Roman"/>
            <w:rPrChange w:id="9552" w:author="......" w:date="2024-05-07T14:48:58Z">
              <w:rPr>
                <w:rFonts w:hint="default"/>
              </w:rPr>
            </w:rPrChange>
          </w:rPr>
          <w:delText>业务流程图</w:delText>
        </w:r>
        <w:bookmarkEnd w:id="225"/>
        <w:bookmarkEnd w:id="226"/>
      </w:del>
    </w:p>
    <w:p>
      <w:pPr>
        <w:numPr>
          <w:ilvl w:val="2"/>
          <w:numId w:val="1"/>
        </w:numPr>
        <w:outlineLvl w:val="1"/>
        <w:rPr>
          <w:del w:id="9555" w:author="......" w:date="2024-03-26T00:16:43Z"/>
          <w:rFonts w:hint="default" w:ascii="Times New Roman" w:hAnsi="Times New Roman" w:eastAsia="宋体" w:cs="Times New Roman"/>
          <w:lang w:eastAsia="zh-CN"/>
          <w:rPrChange w:id="9556" w:author="......" w:date="2024-05-07T14:48:58Z">
            <w:rPr>
              <w:del w:id="9557" w:author="......" w:date="2024-03-26T00:16:43Z"/>
              <w:rFonts w:hint="default" w:ascii="Times New Roman" w:hAnsi="Times New Roman" w:eastAsia="宋体" w:cs="Times New Roman"/>
              <w:lang w:eastAsia="zh-CN"/>
            </w:rPr>
          </w:rPrChange>
        </w:rPr>
        <w:pPrChange w:id="9554" w:author="......" w:date="2024-03-26T00:16:21Z">
          <w:pPr/>
        </w:pPrChange>
      </w:pPr>
    </w:p>
    <w:p>
      <w:pPr>
        <w:jc w:val="center"/>
        <w:outlineLvl w:val="9"/>
        <w:rPr>
          <w:del w:id="9558" w:author="......" w:date="2024-03-26T00:16:43Z"/>
          <w:rFonts w:hint="default" w:ascii="Times New Roman" w:hAnsi="Times New Roman" w:eastAsia="宋体" w:cs="Times New Roman"/>
          <w:lang w:eastAsia="zh-CN"/>
          <w:rPrChange w:id="9559" w:author="......" w:date="2024-05-07T14:48:58Z">
            <w:rPr>
              <w:del w:id="9560" w:author="......" w:date="2024-03-26T00:16:43Z"/>
              <w:rFonts w:hint="default" w:ascii="Times New Roman" w:hAnsi="Times New Roman" w:eastAsia="宋体" w:cs="Times New Roman"/>
              <w:lang w:eastAsia="zh-CN"/>
            </w:rPr>
          </w:rPrChange>
        </w:rPr>
      </w:pPr>
      <w:del w:id="9561" w:author="......" w:date="2024-03-26T00:16:43Z">
        <w:r>
          <w:rPr>
            <w:rFonts w:hint="default" w:ascii="Times New Roman" w:hAnsi="Times New Roman" w:eastAsia="宋体" w:cs="Times New Roman"/>
            <w:sz w:val="32"/>
            <w:szCs w:val="40"/>
            <w:lang w:val="en-US" w:eastAsia="zh-CN"/>
            <w:rPrChange w:id="9565" w:author="......" w:date="2024-05-07T14:48:58Z">
              <w:rPr>
                <w:rFonts w:hint="default" w:ascii="Times New Roman" w:hAnsi="Times New Roman" w:eastAsia="宋体" w:cs="Times New Roman"/>
                <w:sz w:val="32"/>
                <w:szCs w:val="40"/>
                <w:lang w:val="en-US" w:eastAsia="zh-CN"/>
              </w:rPr>
            </w:rPrChange>
          </w:rPr>
          <w:drawing>
            <wp:inline distT="0" distB="0" distL="114300" distR="114300">
              <wp:extent cx="4190365" cy="3771265"/>
              <wp:effectExtent l="0" t="0" r="635" b="635"/>
              <wp:docPr id="14" name="图片 14"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流程图"/>
                      <pic:cNvPicPr>
                        <a:picLocks noChangeAspect="1"/>
                      </pic:cNvPicPr>
                    </pic:nvPicPr>
                    <pic:blipFill>
                      <a:blip r:embed="rId36"/>
                      <a:stretch>
                        <a:fillRect/>
                      </a:stretch>
                    </pic:blipFill>
                    <pic:spPr>
                      <a:xfrm>
                        <a:off x="0" y="0"/>
                        <a:ext cx="4190365" cy="3771265"/>
                      </a:xfrm>
                      <a:prstGeom prst="rect">
                        <a:avLst/>
                      </a:prstGeom>
                    </pic:spPr>
                  </pic:pic>
                </a:graphicData>
              </a:graphic>
            </wp:inline>
          </w:drawing>
        </w:r>
      </w:del>
    </w:p>
    <w:p>
      <w:pPr>
        <w:pStyle w:val="3"/>
        <w:bidi w:val="0"/>
        <w:outlineLvl w:val="1"/>
        <w:rPr>
          <w:rFonts w:hint="default" w:ascii="Times New Roman" w:hAnsi="Times New Roman" w:eastAsia="宋体" w:cs="Times New Roman"/>
          <w:rPrChange w:id="9567" w:author="......" w:date="2024-05-07T14:48:58Z">
            <w:rPr>
              <w:rFonts w:hint="default" w:ascii="Times New Roman" w:hAnsi="Times New Roman" w:eastAsia="宋体" w:cs="Times New Roman"/>
            </w:rPr>
          </w:rPrChange>
        </w:rPr>
      </w:pPr>
      <w:bookmarkStart w:id="227" w:name="_Toc6699"/>
      <w:bookmarkStart w:id="228" w:name="_Toc15248"/>
      <w:bookmarkStart w:id="229" w:name="_Toc4807"/>
      <w:bookmarkStart w:id="230" w:name="_Toc3234"/>
      <w:bookmarkStart w:id="231" w:name="_Toc6140"/>
      <w:bookmarkStart w:id="232" w:name="_Toc16516"/>
      <w:bookmarkStart w:id="233" w:name="_Toc17146"/>
      <w:r>
        <w:rPr>
          <w:rFonts w:hint="default" w:ascii="Times New Roman" w:hAnsi="Times New Roman" w:eastAsia="宋体" w:cs="Times New Roman"/>
          <w:rPrChange w:id="9568" w:author="......" w:date="2024-05-07T14:48:58Z">
            <w:rPr>
              <w:rFonts w:hint="default" w:ascii="Times New Roman" w:hAnsi="Times New Roman" w:eastAsia="宋体" w:cs="Times New Roman"/>
            </w:rPr>
          </w:rPrChange>
        </w:rPr>
        <w:t>软硬件及外部系统接口需求</w:t>
      </w:r>
      <w:bookmarkEnd w:id="227"/>
      <w:bookmarkEnd w:id="228"/>
      <w:bookmarkEnd w:id="229"/>
      <w:bookmarkEnd w:id="230"/>
      <w:bookmarkEnd w:id="231"/>
      <w:bookmarkEnd w:id="232"/>
      <w:bookmarkEnd w:id="233"/>
    </w:p>
    <w:p>
      <w:pPr>
        <w:pStyle w:val="4"/>
        <w:bidi w:val="0"/>
        <w:outlineLvl w:val="1"/>
        <w:rPr>
          <w:rFonts w:hint="default" w:ascii="Times New Roman" w:hAnsi="Times New Roman" w:eastAsia="宋体" w:cs="Times New Roman"/>
          <w:rPrChange w:id="9569" w:author="......" w:date="2024-05-07T14:48:58Z">
            <w:rPr>
              <w:rFonts w:hint="default" w:ascii="Times New Roman" w:hAnsi="Times New Roman" w:eastAsia="宋体" w:cs="Times New Roman"/>
            </w:rPr>
          </w:rPrChange>
        </w:rPr>
      </w:pPr>
      <w:bookmarkStart w:id="234" w:name="_Toc8030"/>
      <w:bookmarkStart w:id="235" w:name="_Toc32218"/>
      <w:bookmarkStart w:id="236" w:name="_Toc28332"/>
      <w:bookmarkStart w:id="237" w:name="_Toc14820"/>
      <w:bookmarkStart w:id="238" w:name="_Toc17150"/>
      <w:bookmarkStart w:id="239" w:name="_Toc1384"/>
      <w:bookmarkStart w:id="240" w:name="_Toc13590"/>
      <w:r>
        <w:rPr>
          <w:rFonts w:hint="default" w:ascii="Times New Roman" w:hAnsi="Times New Roman" w:eastAsia="宋体" w:cs="Times New Roman"/>
          <w:rPrChange w:id="9570" w:author="......" w:date="2024-05-07T14:48:58Z">
            <w:rPr>
              <w:rFonts w:hint="default" w:ascii="Times New Roman" w:hAnsi="Times New Roman" w:eastAsia="宋体" w:cs="Times New Roman"/>
            </w:rPr>
          </w:rPrChange>
        </w:rPr>
        <w:t>用户界面</w:t>
      </w:r>
      <w:bookmarkEnd w:id="234"/>
      <w:bookmarkEnd w:id="235"/>
      <w:bookmarkEnd w:id="236"/>
      <w:bookmarkEnd w:id="237"/>
      <w:bookmarkEnd w:id="238"/>
      <w:bookmarkEnd w:id="239"/>
      <w:bookmarkEnd w:id="240"/>
    </w:p>
    <w:p>
      <w:pPr>
        <w:numPr>
          <w:ilvl w:val="-1"/>
          <w:numId w:val="0"/>
        </w:numPr>
        <w:ind w:left="0" w:firstLine="419" w:firstLineChars="0"/>
        <w:rPr>
          <w:ins w:id="9572" w:author="......" w:date="2024-05-06T22:06:29Z"/>
          <w:rFonts w:hint="default" w:ascii="Times New Roman" w:hAnsi="Times New Roman" w:eastAsia="宋体" w:cs="Times New Roman"/>
          <w:sz w:val="24"/>
          <w:szCs w:val="32"/>
          <w:rPrChange w:id="9573" w:author="......" w:date="2024-05-07T14:48:58Z">
            <w:rPr>
              <w:ins w:id="9574" w:author="......" w:date="2024-05-06T22:06:29Z"/>
              <w:rFonts w:hint="default" w:ascii="Times New Roman" w:hAnsi="Times New Roman" w:eastAsia="宋体" w:cs="Times New Roman"/>
              <w:sz w:val="24"/>
              <w:szCs w:val="32"/>
            </w:rPr>
          </w:rPrChange>
        </w:rPr>
        <w:pPrChange w:id="9571" w:author="......" w:date="2024-05-06T22:06:36Z">
          <w:pPr>
            <w:ind w:firstLine="419" w:firstLineChars="0"/>
          </w:pPr>
        </w:pPrChange>
      </w:pPr>
      <w:del w:id="9575" w:author="......" w:date="2024-05-06T22:06:33Z">
        <w:r>
          <w:rPr>
            <w:rFonts w:hint="default" w:ascii="Times New Roman" w:hAnsi="Times New Roman" w:eastAsia="宋体" w:cs="Times New Roman"/>
            <w:sz w:val="24"/>
            <w:szCs w:val="32"/>
            <w:rPrChange w:id="9576" w:author="......" w:date="2024-05-07T14:48:58Z">
              <w:rPr>
                <w:rFonts w:hint="default" w:ascii="Times New Roman" w:hAnsi="Times New Roman" w:eastAsia="宋体" w:cs="Times New Roman"/>
                <w:sz w:val="24"/>
                <w:szCs w:val="32"/>
              </w:rPr>
            </w:rPrChange>
          </w:rPr>
          <w:delText>用户界面是程序中用户能看见并与之交互作用的部分</w:delText>
        </w:r>
      </w:del>
      <w:del w:id="9578" w:author="......" w:date="2024-05-06T22:06:33Z">
        <w:r>
          <w:rPr>
            <w:rFonts w:hint="default" w:ascii="Times New Roman" w:hAnsi="Times New Roman" w:eastAsia="宋体" w:cs="Times New Roman"/>
            <w:sz w:val="24"/>
            <w:szCs w:val="32"/>
            <w:lang w:eastAsia="zh-CN"/>
            <w:rPrChange w:id="9579" w:author="......" w:date="2024-05-07T14:48:58Z">
              <w:rPr>
                <w:rFonts w:hint="default" w:ascii="Times New Roman" w:hAnsi="Times New Roman" w:eastAsia="宋体" w:cs="Times New Roman"/>
                <w:sz w:val="24"/>
                <w:szCs w:val="32"/>
                <w:lang w:eastAsia="zh-CN"/>
              </w:rPr>
            </w:rPrChange>
          </w:rPr>
          <w:delText>，</w:delText>
        </w:r>
      </w:del>
      <w:del w:id="9581" w:author="......" w:date="2024-05-06T22:06:33Z">
        <w:r>
          <w:rPr>
            <w:rFonts w:hint="default" w:ascii="Times New Roman" w:hAnsi="Times New Roman" w:eastAsia="宋体" w:cs="Times New Roman"/>
            <w:sz w:val="24"/>
            <w:szCs w:val="32"/>
            <w:rPrChange w:id="9582" w:author="......" w:date="2024-05-07T14:48:58Z">
              <w:rPr>
                <w:rFonts w:hint="default" w:ascii="Times New Roman" w:hAnsi="Times New Roman" w:eastAsia="宋体" w:cs="Times New Roman"/>
                <w:sz w:val="24"/>
                <w:szCs w:val="32"/>
              </w:rPr>
            </w:rPrChange>
          </w:rPr>
          <w:delText>设计一个好的用户界面是非常重要的</w:delText>
        </w:r>
      </w:del>
      <w:del w:id="9584" w:author="......" w:date="2024-05-06T22:06:33Z">
        <w:r>
          <w:rPr>
            <w:rFonts w:hint="default" w:ascii="Times New Roman" w:hAnsi="Times New Roman" w:eastAsia="宋体" w:cs="Times New Roman"/>
            <w:sz w:val="24"/>
            <w:szCs w:val="32"/>
            <w:lang w:eastAsia="zh-CN"/>
            <w:rPrChange w:id="9585" w:author="......" w:date="2024-05-07T14:48:58Z">
              <w:rPr>
                <w:rFonts w:hint="default" w:ascii="Times New Roman" w:hAnsi="Times New Roman" w:eastAsia="宋体" w:cs="Times New Roman"/>
                <w:sz w:val="24"/>
                <w:szCs w:val="32"/>
                <w:lang w:eastAsia="zh-CN"/>
              </w:rPr>
            </w:rPrChange>
          </w:rPr>
          <w:delText>，</w:delText>
        </w:r>
      </w:del>
      <w:del w:id="9587" w:author="......" w:date="2024-05-06T22:06:33Z">
        <w:r>
          <w:rPr>
            <w:rFonts w:hint="default" w:ascii="Times New Roman" w:hAnsi="Times New Roman" w:eastAsia="宋体" w:cs="Times New Roman"/>
            <w:sz w:val="24"/>
            <w:szCs w:val="32"/>
            <w:rPrChange w:id="9588" w:author="......" w:date="2024-05-07T14:48:58Z">
              <w:rPr>
                <w:rFonts w:hint="default" w:ascii="Times New Roman" w:hAnsi="Times New Roman" w:eastAsia="宋体" w:cs="Times New Roman"/>
                <w:sz w:val="24"/>
                <w:szCs w:val="32"/>
              </w:rPr>
            </w:rPrChange>
          </w:rPr>
          <w:delText>本设计将为用户提供美观</w:delText>
        </w:r>
      </w:del>
      <w:del w:id="9590" w:author="......" w:date="2024-05-06T22:06:33Z">
        <w:r>
          <w:rPr>
            <w:rFonts w:hint="default" w:ascii="Times New Roman" w:hAnsi="Times New Roman" w:eastAsia="宋体" w:cs="Times New Roman"/>
            <w:sz w:val="24"/>
            <w:szCs w:val="32"/>
            <w:lang w:eastAsia="zh-CN"/>
            <w:rPrChange w:id="9591" w:author="......" w:date="2024-05-07T14:48:58Z">
              <w:rPr>
                <w:rFonts w:hint="default" w:ascii="Times New Roman" w:hAnsi="Times New Roman" w:eastAsia="宋体" w:cs="Times New Roman"/>
                <w:sz w:val="24"/>
                <w:szCs w:val="32"/>
                <w:lang w:eastAsia="zh-CN"/>
              </w:rPr>
            </w:rPrChange>
          </w:rPr>
          <w:delText>、</w:delText>
        </w:r>
      </w:del>
      <w:del w:id="9593" w:author="......" w:date="2024-05-06T22:06:33Z">
        <w:r>
          <w:rPr>
            <w:rFonts w:hint="default" w:ascii="Times New Roman" w:hAnsi="Times New Roman" w:eastAsia="宋体" w:cs="Times New Roman"/>
            <w:sz w:val="24"/>
            <w:szCs w:val="32"/>
            <w:rPrChange w:id="9594" w:author="......" w:date="2024-05-07T14:48:58Z">
              <w:rPr>
                <w:rFonts w:hint="default" w:ascii="Times New Roman" w:hAnsi="Times New Roman" w:eastAsia="宋体" w:cs="Times New Roman"/>
                <w:sz w:val="24"/>
                <w:szCs w:val="32"/>
              </w:rPr>
            </w:rPrChange>
          </w:rPr>
          <w:delText>大方</w:delText>
        </w:r>
      </w:del>
      <w:del w:id="9596" w:author="......" w:date="2024-05-06T22:06:33Z">
        <w:r>
          <w:rPr>
            <w:rFonts w:hint="default" w:ascii="Times New Roman" w:hAnsi="Times New Roman" w:eastAsia="宋体" w:cs="Times New Roman"/>
            <w:sz w:val="24"/>
            <w:szCs w:val="32"/>
            <w:lang w:eastAsia="zh-CN"/>
            <w:rPrChange w:id="9597" w:author="......" w:date="2024-05-07T14:48:58Z">
              <w:rPr>
                <w:rFonts w:hint="default" w:ascii="Times New Roman" w:hAnsi="Times New Roman" w:eastAsia="宋体" w:cs="Times New Roman"/>
                <w:sz w:val="24"/>
                <w:szCs w:val="32"/>
                <w:lang w:eastAsia="zh-CN"/>
              </w:rPr>
            </w:rPrChange>
          </w:rPr>
          <w:delText>、</w:delText>
        </w:r>
      </w:del>
      <w:del w:id="9599" w:author="......" w:date="2024-05-06T22:06:33Z">
        <w:r>
          <w:rPr>
            <w:rFonts w:hint="default" w:ascii="Times New Roman" w:hAnsi="Times New Roman" w:eastAsia="宋体" w:cs="Times New Roman"/>
            <w:sz w:val="24"/>
            <w:szCs w:val="32"/>
            <w:rPrChange w:id="9600" w:author="......" w:date="2024-05-07T14:48:58Z">
              <w:rPr>
                <w:rFonts w:hint="default" w:ascii="Times New Roman" w:hAnsi="Times New Roman" w:eastAsia="宋体" w:cs="Times New Roman"/>
                <w:sz w:val="24"/>
                <w:szCs w:val="32"/>
              </w:rPr>
            </w:rPrChange>
          </w:rPr>
          <w:delText>直观</w:delText>
        </w:r>
      </w:del>
      <w:del w:id="9602" w:author="......" w:date="2024-05-06T22:06:33Z">
        <w:r>
          <w:rPr>
            <w:rFonts w:hint="default" w:ascii="Times New Roman" w:hAnsi="Times New Roman" w:eastAsia="宋体" w:cs="Times New Roman"/>
            <w:sz w:val="24"/>
            <w:szCs w:val="32"/>
            <w:lang w:eastAsia="zh-CN"/>
            <w:rPrChange w:id="9603" w:author="......" w:date="2024-05-07T14:48:58Z">
              <w:rPr>
                <w:rFonts w:hint="default" w:ascii="Times New Roman" w:hAnsi="Times New Roman" w:eastAsia="宋体" w:cs="Times New Roman"/>
                <w:sz w:val="24"/>
                <w:szCs w:val="32"/>
                <w:lang w:eastAsia="zh-CN"/>
              </w:rPr>
            </w:rPrChange>
          </w:rPr>
          <w:delText>、</w:delText>
        </w:r>
      </w:del>
      <w:del w:id="9605" w:author="......" w:date="2024-05-06T22:06:33Z">
        <w:r>
          <w:rPr>
            <w:rFonts w:hint="default" w:ascii="Times New Roman" w:hAnsi="Times New Roman" w:eastAsia="宋体" w:cs="Times New Roman"/>
            <w:sz w:val="24"/>
            <w:szCs w:val="32"/>
            <w:rPrChange w:id="9606" w:author="......" w:date="2024-05-07T14:48:58Z">
              <w:rPr>
                <w:rFonts w:hint="default" w:ascii="Times New Roman" w:hAnsi="Times New Roman" w:eastAsia="宋体" w:cs="Times New Roman"/>
                <w:sz w:val="24"/>
                <w:szCs w:val="32"/>
              </w:rPr>
            </w:rPrChange>
          </w:rPr>
          <w:delText>操作简单的用户界面。</w:delText>
        </w:r>
      </w:del>
      <w:ins w:id="9608" w:author="......" w:date="2024-05-06T22:06:29Z">
        <w:r>
          <w:rPr>
            <w:rFonts w:hint="default" w:ascii="Times New Roman" w:hAnsi="Times New Roman" w:eastAsia="宋体" w:cs="Times New Roman"/>
            <w:sz w:val="24"/>
            <w:szCs w:val="32"/>
            <w:rPrChange w:id="9609" w:author="......" w:date="2024-05-07T14:48:58Z">
              <w:rPr>
                <w:rFonts w:hint="default" w:ascii="Times New Roman" w:hAnsi="Times New Roman" w:eastAsia="宋体" w:cs="Times New Roman"/>
                <w:sz w:val="24"/>
                <w:szCs w:val="32"/>
              </w:rPr>
            </w:rPrChange>
          </w:rPr>
          <w:t>系统应提供一个外观美观、大方、直观且操作简单的用户界面，以确保用户体验。为实现这一目标，应考虑以下方面：</w:t>
        </w:r>
      </w:ins>
    </w:p>
    <w:p>
      <w:pPr>
        <w:numPr>
          <w:ilvl w:val="0"/>
          <w:numId w:val="65"/>
          <w:ins w:id="9612" w:author="......" w:date="2024-05-06T22:06:42Z"/>
        </w:numPr>
        <w:ind w:left="425" w:hanging="425" w:firstLineChars="0"/>
        <w:rPr>
          <w:ins w:id="9613" w:author="......" w:date="2024-05-06T22:06:43Z"/>
          <w:rFonts w:hint="default" w:ascii="Times New Roman" w:hAnsi="Times New Roman" w:eastAsia="宋体" w:cs="Times New Roman"/>
          <w:sz w:val="24"/>
          <w:szCs w:val="32"/>
          <w:rPrChange w:id="9614" w:author="......" w:date="2024-05-07T14:48:58Z">
            <w:rPr>
              <w:ins w:id="9615" w:author="......" w:date="2024-05-06T22:06:43Z"/>
              <w:rFonts w:hint="default" w:ascii="Times New Roman" w:hAnsi="Times New Roman" w:eastAsia="宋体" w:cs="Times New Roman"/>
              <w:sz w:val="24"/>
              <w:szCs w:val="32"/>
            </w:rPr>
          </w:rPrChange>
        </w:rPr>
        <w:pPrChange w:id="9611" w:author="......" w:date="2024-05-06T22:06:42Z">
          <w:pPr>
            <w:ind w:firstLine="419" w:firstLineChars="0"/>
          </w:pPr>
        </w:pPrChange>
      </w:pPr>
      <w:ins w:id="9616" w:author="......" w:date="2024-05-06T22:06:29Z">
        <w:r>
          <w:rPr>
            <w:rFonts w:hint="default" w:ascii="Times New Roman" w:hAnsi="Times New Roman" w:eastAsia="宋体" w:cs="Times New Roman"/>
            <w:sz w:val="24"/>
            <w:szCs w:val="32"/>
            <w:rPrChange w:id="9617" w:author="......" w:date="2024-05-07T14:48:58Z">
              <w:rPr>
                <w:rFonts w:hint="default" w:ascii="Times New Roman" w:hAnsi="Times New Roman" w:eastAsia="宋体" w:cs="Times New Roman"/>
                <w:sz w:val="24"/>
                <w:szCs w:val="32"/>
              </w:rPr>
            </w:rPrChange>
          </w:rPr>
          <w:t>用户界面设计应采用响应式设计原则，以确保在不同设备和分辨率下的良好显示和交互体验。</w:t>
        </w:r>
      </w:ins>
    </w:p>
    <w:p>
      <w:pPr>
        <w:numPr>
          <w:ilvl w:val="0"/>
          <w:numId w:val="65"/>
          <w:ins w:id="9620" w:author="......" w:date="2024-05-06T22:06:48Z"/>
        </w:numPr>
        <w:ind w:left="425" w:hanging="425" w:firstLineChars="0"/>
        <w:rPr>
          <w:ins w:id="9621" w:author="......" w:date="2024-05-06T22:06:49Z"/>
          <w:rFonts w:hint="default" w:ascii="Times New Roman" w:hAnsi="Times New Roman" w:eastAsia="宋体" w:cs="Times New Roman"/>
          <w:sz w:val="24"/>
          <w:szCs w:val="32"/>
          <w:rPrChange w:id="9622" w:author="......" w:date="2024-05-07T14:48:58Z">
            <w:rPr>
              <w:ins w:id="9623" w:author="......" w:date="2024-05-06T22:06:49Z"/>
              <w:rFonts w:hint="default" w:ascii="Times New Roman" w:hAnsi="Times New Roman" w:eastAsia="宋体" w:cs="Times New Roman"/>
              <w:sz w:val="24"/>
              <w:szCs w:val="32"/>
            </w:rPr>
          </w:rPrChange>
        </w:rPr>
        <w:pPrChange w:id="9619" w:author="......" w:date="2024-05-06T22:06:48Z">
          <w:pPr>
            <w:ind w:firstLine="419" w:firstLineChars="0"/>
          </w:pPr>
        </w:pPrChange>
      </w:pPr>
      <w:ins w:id="9624" w:author="......" w:date="2024-05-06T22:06:29Z">
        <w:r>
          <w:rPr>
            <w:rFonts w:hint="default" w:ascii="Times New Roman" w:hAnsi="Times New Roman" w:eastAsia="宋体" w:cs="Times New Roman"/>
            <w:sz w:val="24"/>
            <w:szCs w:val="32"/>
            <w:rPrChange w:id="9625" w:author="......" w:date="2024-05-07T14:48:58Z">
              <w:rPr>
                <w:rFonts w:hint="default" w:ascii="Times New Roman" w:hAnsi="Times New Roman" w:eastAsia="宋体" w:cs="Times New Roman"/>
                <w:sz w:val="24"/>
                <w:szCs w:val="32"/>
              </w:rPr>
            </w:rPrChange>
          </w:rPr>
          <w:t>用户界面应符合无障碍设计原则，确保对于不同能力的用户都能够友好易用</w:t>
        </w:r>
      </w:ins>
      <w:ins w:id="9627" w:author="......" w:date="2024-05-06T22:07:00Z">
        <w:r>
          <w:rPr>
            <w:rFonts w:hint="default" w:ascii="Times New Roman" w:hAnsi="Times New Roman" w:eastAsia="宋体" w:cs="Times New Roman"/>
            <w:sz w:val="24"/>
            <w:szCs w:val="32"/>
            <w:lang w:eastAsia="zh-CN"/>
            <w:rPrChange w:id="9628" w:author="......" w:date="2024-05-07T14:48:58Z">
              <w:rPr>
                <w:rFonts w:hint="eastAsia" w:ascii="Times New Roman" w:hAnsi="Times New Roman" w:eastAsia="宋体" w:cs="Times New Roman"/>
                <w:sz w:val="24"/>
                <w:szCs w:val="32"/>
                <w:lang w:eastAsia="zh-CN"/>
              </w:rPr>
            </w:rPrChange>
          </w:rPr>
          <w:t>。</w:t>
        </w:r>
      </w:ins>
    </w:p>
    <w:p>
      <w:pPr>
        <w:numPr>
          <w:ilvl w:val="0"/>
          <w:numId w:val="65"/>
          <w:ins w:id="9631" w:author="......" w:date="2024-05-06T22:06:48Z"/>
        </w:numPr>
        <w:ind w:left="425" w:hanging="425" w:firstLineChars="0"/>
        <w:rPr>
          <w:rFonts w:hint="default" w:ascii="Times New Roman" w:hAnsi="Times New Roman" w:eastAsia="宋体" w:cs="Times New Roman"/>
          <w:sz w:val="24"/>
          <w:szCs w:val="32"/>
          <w:rPrChange w:id="9632" w:author="......" w:date="2024-05-07T14:48:58Z">
            <w:rPr>
              <w:rFonts w:hint="default" w:ascii="Times New Roman" w:hAnsi="Times New Roman" w:eastAsia="宋体" w:cs="Times New Roman"/>
              <w:sz w:val="24"/>
              <w:szCs w:val="32"/>
            </w:rPr>
          </w:rPrChange>
        </w:rPr>
        <w:pPrChange w:id="9630" w:author="......" w:date="2024-05-06T22:06:48Z">
          <w:pPr>
            <w:ind w:firstLine="419" w:firstLineChars="0"/>
          </w:pPr>
        </w:pPrChange>
      </w:pPr>
      <w:ins w:id="9633" w:author="......" w:date="2024-05-06T22:06:29Z">
        <w:r>
          <w:rPr>
            <w:rFonts w:hint="default" w:ascii="Times New Roman" w:hAnsi="Times New Roman" w:eastAsia="宋体" w:cs="Times New Roman"/>
            <w:sz w:val="24"/>
            <w:szCs w:val="32"/>
            <w:rPrChange w:id="9634" w:author="......" w:date="2024-05-07T14:48:58Z">
              <w:rPr>
                <w:rFonts w:hint="default" w:ascii="Times New Roman" w:hAnsi="Times New Roman" w:eastAsia="宋体" w:cs="Times New Roman"/>
                <w:sz w:val="24"/>
                <w:szCs w:val="32"/>
              </w:rPr>
            </w:rPrChange>
          </w:rPr>
          <w:t>保持用户界面的一致性，使用户能够更容易地理解和使用系统的各个部分。</w:t>
        </w:r>
      </w:ins>
    </w:p>
    <w:p>
      <w:pPr>
        <w:pStyle w:val="4"/>
        <w:bidi w:val="0"/>
        <w:outlineLvl w:val="1"/>
        <w:rPr>
          <w:rFonts w:hint="default" w:ascii="Times New Roman" w:hAnsi="Times New Roman" w:eastAsia="宋体" w:cs="Times New Roman"/>
          <w:sz w:val="24"/>
          <w:szCs w:val="24"/>
          <w:rPrChange w:id="9636" w:author="......" w:date="2024-05-07T14:48:58Z">
            <w:rPr>
              <w:rFonts w:hint="default" w:ascii="Times New Roman" w:hAnsi="Times New Roman" w:eastAsia="宋体" w:cs="Times New Roman"/>
              <w:sz w:val="24"/>
              <w:szCs w:val="24"/>
            </w:rPr>
          </w:rPrChange>
        </w:rPr>
      </w:pPr>
      <w:bookmarkStart w:id="241" w:name="_Toc19110"/>
      <w:bookmarkStart w:id="242" w:name="_Toc14685"/>
      <w:bookmarkStart w:id="243" w:name="_Toc18643"/>
      <w:bookmarkStart w:id="244" w:name="_Toc15801"/>
      <w:bookmarkStart w:id="245" w:name="_Toc2131"/>
      <w:bookmarkStart w:id="246" w:name="_Toc963"/>
      <w:bookmarkStart w:id="247" w:name="_Toc5189"/>
      <w:r>
        <w:rPr>
          <w:rFonts w:hint="default" w:ascii="Times New Roman" w:hAnsi="Times New Roman" w:eastAsia="宋体" w:cs="Times New Roman"/>
          <w:sz w:val="24"/>
          <w:szCs w:val="24"/>
          <w:rPrChange w:id="9637" w:author="......" w:date="2024-05-07T14:48:58Z">
            <w:rPr>
              <w:rFonts w:hint="default" w:ascii="Times New Roman" w:hAnsi="Times New Roman" w:eastAsia="宋体" w:cs="Times New Roman"/>
              <w:sz w:val="24"/>
              <w:szCs w:val="24"/>
            </w:rPr>
          </w:rPrChange>
        </w:rPr>
        <w:t>硬件需求</w:t>
      </w:r>
      <w:bookmarkEnd w:id="241"/>
      <w:bookmarkEnd w:id="242"/>
      <w:bookmarkEnd w:id="243"/>
      <w:bookmarkEnd w:id="244"/>
      <w:bookmarkEnd w:id="245"/>
      <w:bookmarkEnd w:id="246"/>
      <w:bookmarkEnd w:id="247"/>
    </w:p>
    <w:p>
      <w:pPr>
        <w:numPr>
          <w:ilvl w:val="-1"/>
          <w:numId w:val="0"/>
        </w:numPr>
        <w:ind w:left="0" w:firstLine="419" w:firstLineChars="0"/>
        <w:rPr>
          <w:ins w:id="9639" w:author="......" w:date="2024-05-06T22:07:24Z"/>
          <w:rFonts w:hint="default" w:ascii="Times New Roman" w:hAnsi="Times New Roman" w:eastAsia="宋体" w:cs="Times New Roman"/>
          <w:rPrChange w:id="9640" w:author="......" w:date="2024-05-07T14:48:58Z">
            <w:rPr>
              <w:ins w:id="9641" w:author="......" w:date="2024-05-06T22:07:24Z"/>
              <w:rFonts w:hint="eastAsia"/>
            </w:rPr>
          </w:rPrChange>
        </w:rPr>
        <w:pPrChange w:id="9638" w:author="......" w:date="2024-05-06T22:07:30Z">
          <w:pPr>
            <w:ind w:firstLine="419" w:firstLineChars="0"/>
          </w:pPr>
        </w:pPrChange>
      </w:pPr>
      <w:ins w:id="9642" w:author="......" w:date="2024-05-06T22:07:24Z">
        <w:r>
          <w:rPr>
            <w:rFonts w:hint="default" w:ascii="Times New Roman" w:hAnsi="Times New Roman" w:eastAsia="宋体" w:cs="Times New Roman"/>
            <w:rPrChange w:id="9643" w:author="......" w:date="2024-05-07T14:48:58Z">
              <w:rPr>
                <w:rFonts w:hint="eastAsia"/>
              </w:rPr>
            </w:rPrChange>
          </w:rPr>
          <w:t>系统运行于移动终端硬件上，硬件配置应符合以下原则：</w:t>
        </w:r>
      </w:ins>
    </w:p>
    <w:p>
      <w:pPr>
        <w:numPr>
          <w:ilvl w:val="0"/>
          <w:numId w:val="66"/>
          <w:ins w:id="9646" w:author="......" w:date="2024-05-06T22:07:39Z"/>
        </w:numPr>
        <w:ind w:left="425" w:hanging="425" w:firstLineChars="0"/>
        <w:rPr>
          <w:ins w:id="9647" w:author="......" w:date="2024-05-06T22:07:24Z"/>
          <w:rFonts w:hint="default" w:ascii="Times New Roman" w:hAnsi="Times New Roman" w:eastAsia="宋体" w:cs="Times New Roman"/>
          <w:rPrChange w:id="9648" w:author="......" w:date="2024-05-07T14:48:58Z">
            <w:rPr>
              <w:ins w:id="9649" w:author="......" w:date="2024-05-06T22:07:24Z"/>
              <w:rFonts w:hint="eastAsia"/>
            </w:rPr>
          </w:rPrChange>
        </w:rPr>
        <w:pPrChange w:id="9645" w:author="......" w:date="2024-05-06T22:04:59Z">
          <w:pPr>
            <w:ind w:firstLine="419" w:firstLineChars="0"/>
          </w:pPr>
        </w:pPrChange>
      </w:pPr>
      <w:ins w:id="9650" w:author="......" w:date="2024-05-06T22:07:24Z">
        <w:r>
          <w:rPr>
            <w:rFonts w:hint="default" w:ascii="Times New Roman" w:hAnsi="Times New Roman" w:eastAsia="宋体" w:cs="Times New Roman"/>
            <w:rPrChange w:id="9651" w:author="......" w:date="2024-05-07T14:48:58Z">
              <w:rPr>
                <w:rFonts w:hint="eastAsia"/>
              </w:rPr>
            </w:rPrChange>
          </w:rPr>
          <w:t>具有高可靠性、可用性和安全性。</w:t>
        </w:r>
      </w:ins>
    </w:p>
    <w:p>
      <w:pPr>
        <w:numPr>
          <w:ilvl w:val="0"/>
          <w:numId w:val="66"/>
          <w:ins w:id="9654" w:author="......" w:date="2024-05-06T22:07:39Z"/>
        </w:numPr>
        <w:ind w:left="425" w:hanging="425" w:firstLineChars="0"/>
        <w:rPr>
          <w:ins w:id="9655" w:author="......" w:date="2024-05-06T22:07:40Z"/>
          <w:rFonts w:hint="default" w:ascii="Times New Roman" w:hAnsi="Times New Roman" w:eastAsia="宋体" w:cs="Times New Roman"/>
          <w:sz w:val="24"/>
          <w:szCs w:val="24"/>
          <w:rPrChange w:id="9656" w:author="......" w:date="2024-05-07T14:48:58Z">
            <w:rPr>
              <w:ins w:id="9657" w:author="......" w:date="2024-05-06T22:07:40Z"/>
              <w:rFonts w:hint="default" w:ascii="Times New Roman" w:hAnsi="Times New Roman" w:eastAsia="宋体" w:cs="Times New Roman"/>
              <w:sz w:val="24"/>
              <w:szCs w:val="24"/>
            </w:rPr>
          </w:rPrChange>
        </w:rPr>
        <w:pPrChange w:id="9653" w:author="......" w:date="2024-05-06T22:07:39Z">
          <w:pPr>
            <w:ind w:firstLine="419" w:firstLineChars="0"/>
          </w:pPr>
        </w:pPrChange>
      </w:pPr>
      <w:ins w:id="9658" w:author="......" w:date="2024-05-06T22:07:24Z">
        <w:r>
          <w:rPr>
            <w:rFonts w:hint="default" w:ascii="Times New Roman" w:hAnsi="Times New Roman" w:eastAsia="宋体" w:cs="Times New Roman"/>
            <w:rPrChange w:id="9659" w:author="......" w:date="2024-05-07T14:48:58Z">
              <w:rPr>
                <w:rFonts w:hint="eastAsia"/>
              </w:rPr>
            </w:rPrChange>
          </w:rPr>
          <w:t>兼容各种类型的移动终端硬件，包括不同厂商和型号的设备。</w:t>
        </w:r>
      </w:ins>
    </w:p>
    <w:p>
      <w:pPr>
        <w:numPr>
          <w:ilvl w:val="0"/>
          <w:numId w:val="66"/>
          <w:ins w:id="9662" w:author="......" w:date="2024-05-06T22:07:39Z"/>
        </w:numPr>
        <w:ind w:left="425" w:hanging="425" w:firstLineChars="0"/>
        <w:rPr>
          <w:ins w:id="9663" w:author="......" w:date="2024-05-06T22:07:43Z"/>
          <w:rFonts w:hint="default" w:ascii="Times New Roman" w:hAnsi="Times New Roman" w:eastAsia="宋体" w:cs="Times New Roman"/>
          <w:sz w:val="24"/>
          <w:szCs w:val="24"/>
          <w:rPrChange w:id="9664" w:author="......" w:date="2024-05-07T14:48:58Z">
            <w:rPr>
              <w:ins w:id="9665" w:author="......" w:date="2024-05-06T22:07:43Z"/>
              <w:rFonts w:hint="default" w:ascii="Times New Roman" w:hAnsi="Times New Roman" w:eastAsia="宋体" w:cs="Times New Roman"/>
              <w:sz w:val="24"/>
              <w:szCs w:val="24"/>
            </w:rPr>
          </w:rPrChange>
        </w:rPr>
        <w:pPrChange w:id="9661" w:author="......" w:date="2024-05-06T22:07:39Z">
          <w:pPr>
            <w:ind w:firstLine="419" w:firstLineChars="0"/>
          </w:pPr>
        </w:pPrChange>
      </w:pPr>
      <w:ins w:id="9666" w:author="......" w:date="2024-05-06T22:07:24Z">
        <w:r>
          <w:rPr>
            <w:rFonts w:hint="default" w:ascii="Times New Roman" w:hAnsi="Times New Roman" w:eastAsia="宋体" w:cs="Times New Roman"/>
            <w:rPrChange w:id="9667" w:author="......" w:date="2024-05-07T14:48:58Z">
              <w:rPr>
                <w:rFonts w:hint="eastAsia"/>
              </w:rPr>
            </w:rPrChange>
          </w:rPr>
          <w:t>在运行时尽量减少对硬件资源（如内存、处理器等）的消耗，以提高系统性能和稳定性。</w:t>
        </w:r>
      </w:ins>
    </w:p>
    <w:p>
      <w:pPr>
        <w:pStyle w:val="4"/>
        <w:numPr>
          <w:ins w:id="9670" w:author="......" w:date="2024-05-06T22:08:02Z"/>
        </w:numPr>
        <w:ind w:firstLine="419" w:firstLineChars="0"/>
        <w:rPr>
          <w:del w:id="9671" w:author="......" w:date="2024-05-06T22:07:24Z"/>
          <w:rFonts w:hint="default" w:ascii="Times New Roman" w:hAnsi="Times New Roman" w:eastAsia="宋体" w:cs="Times New Roman"/>
          <w:b/>
          <w:bCs w:val="0"/>
          <w:sz w:val="24"/>
          <w:szCs w:val="24"/>
          <w:rPrChange w:id="9672" w:author="......" w:date="2024-05-07T14:48:58Z">
            <w:rPr>
              <w:del w:id="9673" w:author="......" w:date="2024-05-06T22:07:24Z"/>
              <w:rFonts w:hint="default" w:ascii="Times New Roman" w:hAnsi="Times New Roman" w:eastAsia="宋体" w:cs="Times New Roman"/>
              <w:sz w:val="24"/>
              <w:szCs w:val="24"/>
            </w:rPr>
          </w:rPrChange>
        </w:rPr>
        <w:pPrChange w:id="9669" w:author="......" w:date="2024-05-06T22:08:02Z">
          <w:pPr>
            <w:ind w:firstLine="419" w:firstLineChars="0"/>
          </w:pPr>
        </w:pPrChange>
      </w:pPr>
      <w:ins w:id="9674" w:author="......" w:date="2024-05-06T22:07:46Z">
        <w:bookmarkStart w:id="248" w:name="_Toc21366"/>
        <w:r>
          <w:rPr>
            <w:rFonts w:hint="default" w:ascii="Times New Roman" w:hAnsi="Times New Roman" w:eastAsia="宋体" w:cs="Times New Roman"/>
            <w:b/>
            <w:bCs w:val="0"/>
            <w:lang w:val="en-US" w:eastAsia="zh-CN"/>
            <w:rPrChange w:id="9675" w:author="......" w:date="2024-05-07T14:48:58Z">
              <w:rPr>
                <w:rFonts w:hint="eastAsia" w:ascii="Times New Roman" w:hAnsi="Times New Roman" w:eastAsia="宋体" w:cs="Times New Roman"/>
                <w:lang w:val="en-US" w:eastAsia="zh-CN"/>
              </w:rPr>
            </w:rPrChange>
          </w:rPr>
          <w:t>3.</w:t>
        </w:r>
      </w:ins>
      <w:ins w:id="9677" w:author="......" w:date="2024-05-06T22:07:48Z">
        <w:r>
          <w:rPr>
            <w:rFonts w:hint="default" w:ascii="Times New Roman" w:hAnsi="Times New Roman" w:eastAsia="宋体" w:cs="Times New Roman"/>
            <w:b/>
            <w:bCs w:val="0"/>
            <w:lang w:val="en-US" w:eastAsia="zh-CN"/>
            <w:rPrChange w:id="9678" w:author="......" w:date="2024-05-07T14:48:58Z">
              <w:rPr>
                <w:rFonts w:hint="eastAsia" w:ascii="Times New Roman" w:hAnsi="Times New Roman" w:eastAsia="宋体" w:cs="Times New Roman"/>
                <w:lang w:val="en-US" w:eastAsia="zh-CN"/>
              </w:rPr>
            </w:rPrChange>
          </w:rPr>
          <w:t>2.</w:t>
        </w:r>
      </w:ins>
      <w:ins w:id="9680" w:author="......" w:date="2024-05-06T22:07:49Z">
        <w:r>
          <w:rPr>
            <w:rFonts w:hint="default" w:ascii="Times New Roman" w:hAnsi="Times New Roman" w:eastAsia="宋体" w:cs="Times New Roman"/>
            <w:b/>
            <w:bCs w:val="0"/>
            <w:lang w:val="en-US" w:eastAsia="zh-CN"/>
            <w:rPrChange w:id="9681" w:author="......" w:date="2024-05-07T14:48:58Z">
              <w:rPr>
                <w:rFonts w:hint="eastAsia" w:ascii="Times New Roman" w:hAnsi="Times New Roman" w:eastAsia="宋体" w:cs="Times New Roman"/>
                <w:lang w:val="en-US" w:eastAsia="zh-CN"/>
              </w:rPr>
            </w:rPrChange>
          </w:rPr>
          <w:t>3</w:t>
        </w:r>
      </w:ins>
      <w:ins w:id="9683" w:author="......" w:date="2024-05-06T22:07:50Z">
        <w:r>
          <w:rPr>
            <w:rFonts w:hint="default" w:ascii="Times New Roman" w:hAnsi="Times New Roman" w:eastAsia="宋体" w:cs="Times New Roman"/>
            <w:b/>
            <w:bCs w:val="0"/>
            <w:lang w:val="en-US" w:eastAsia="zh-CN"/>
            <w:rPrChange w:id="9684" w:author="......" w:date="2024-05-07T14:48:58Z">
              <w:rPr>
                <w:rFonts w:hint="eastAsia" w:ascii="Times New Roman" w:hAnsi="Times New Roman" w:eastAsia="宋体" w:cs="Times New Roman"/>
                <w:lang w:val="en-US" w:eastAsia="zh-CN"/>
              </w:rPr>
            </w:rPrChange>
          </w:rPr>
          <w:t>.</w:t>
        </w:r>
      </w:ins>
      <w:ins w:id="9686" w:author="......" w:date="2024-05-06T22:07:57Z">
        <w:r>
          <w:rPr>
            <w:rFonts w:hint="default" w:ascii="Times New Roman" w:hAnsi="Times New Roman" w:eastAsia="宋体" w:cs="Times New Roman"/>
            <w:b/>
            <w:bCs w:val="0"/>
            <w:lang w:val="en-US" w:eastAsia="zh-CN"/>
            <w:rPrChange w:id="9687" w:author="......" w:date="2024-05-07T14:48:58Z">
              <w:rPr>
                <w:rFonts w:hint="eastAsia" w:ascii="Times New Roman" w:hAnsi="Times New Roman" w:eastAsia="宋体" w:cs="Times New Roman"/>
                <w:lang w:val="en-US" w:eastAsia="zh-CN"/>
              </w:rPr>
            </w:rPrChange>
          </w:rPr>
          <w:t xml:space="preserve"> </w:t>
        </w:r>
      </w:ins>
      <w:ins w:id="9689" w:author="......" w:date="2024-05-06T22:08:10Z">
        <w:r>
          <w:rPr>
            <w:rFonts w:hint="default" w:ascii="Times New Roman" w:hAnsi="Times New Roman" w:eastAsia="宋体" w:cs="Times New Roman"/>
            <w:b/>
            <w:bCs w:val="0"/>
            <w:lang w:val="en-US" w:eastAsia="zh-CN"/>
            <w:rPrChange w:id="9690" w:author="......" w:date="2024-05-07T14:48:58Z">
              <w:rPr>
                <w:rFonts w:hint="eastAsia" w:ascii="Times New Roman" w:hAnsi="Times New Roman" w:eastAsia="宋体" w:cs="Times New Roman"/>
                <w:b/>
                <w:bCs w:val="0"/>
                <w:lang w:val="en-US" w:eastAsia="zh-CN"/>
              </w:rPr>
            </w:rPrChange>
          </w:rPr>
          <w:t xml:space="preserve"> </w:t>
        </w:r>
      </w:ins>
      <w:del w:id="9692" w:author="......" w:date="2024-05-06T22:07:24Z">
        <w:r>
          <w:rPr>
            <w:rFonts w:hint="default" w:ascii="Times New Roman" w:hAnsi="Times New Roman" w:eastAsia="宋体" w:cs="Times New Roman"/>
            <w:b/>
            <w:bCs w:val="0"/>
            <w:sz w:val="24"/>
            <w:szCs w:val="24"/>
            <w:rPrChange w:id="9693" w:author="......" w:date="2024-05-07T14:48:58Z">
              <w:rPr>
                <w:rFonts w:hint="default" w:ascii="Times New Roman" w:hAnsi="Times New Roman" w:eastAsia="宋体" w:cs="Times New Roman"/>
                <w:sz w:val="24"/>
                <w:szCs w:val="24"/>
              </w:rPr>
            </w:rPrChange>
          </w:rPr>
          <w:delText>移动终端硬件配置应遵循如下原则：具有高的可靠性，可用性和安全性。</w:delText>
        </w:r>
        <w:bookmarkEnd w:id="248"/>
      </w:del>
    </w:p>
    <w:p>
      <w:pPr>
        <w:numPr>
          <w:ilvl w:val="-1"/>
          <w:numId w:val="0"/>
        </w:numPr>
        <w:bidi w:val="0"/>
        <w:ind w:left="0" w:firstLine="0"/>
        <w:outlineLvl w:val="1"/>
        <w:rPr>
          <w:rFonts w:hint="default" w:ascii="Times New Roman" w:hAnsi="Times New Roman" w:eastAsia="宋体" w:cs="Times New Roman"/>
          <w:b/>
          <w:bCs w:val="0"/>
          <w:rPrChange w:id="9696" w:author="......" w:date="2024-05-07T14:48:58Z">
            <w:rPr>
              <w:rFonts w:hint="default" w:ascii="Times New Roman" w:hAnsi="Times New Roman" w:eastAsia="宋体" w:cs="Times New Roman"/>
            </w:rPr>
          </w:rPrChange>
        </w:rPr>
        <w:pPrChange w:id="9695" w:author="......" w:date="2024-05-06T22:07:44Z">
          <w:pPr>
            <w:pStyle w:val="4"/>
            <w:bidi w:val="0"/>
            <w:outlineLvl w:val="1"/>
          </w:pPr>
        </w:pPrChange>
      </w:pPr>
      <w:bookmarkStart w:id="249" w:name="_Toc12265"/>
      <w:bookmarkStart w:id="250" w:name="_Toc19162"/>
      <w:bookmarkStart w:id="251" w:name="_Toc54"/>
      <w:bookmarkStart w:id="252" w:name="_Toc25629"/>
      <w:bookmarkStart w:id="253" w:name="_Toc18932"/>
      <w:bookmarkStart w:id="254" w:name="_Toc13377"/>
      <w:r>
        <w:rPr>
          <w:rFonts w:hint="default" w:ascii="Times New Roman" w:hAnsi="Times New Roman" w:eastAsia="宋体" w:cs="Times New Roman"/>
          <w:b/>
          <w:bCs w:val="0"/>
          <w:rPrChange w:id="9697" w:author="......" w:date="2024-05-07T14:48:58Z">
            <w:rPr>
              <w:rFonts w:hint="default" w:ascii="Times New Roman" w:hAnsi="Times New Roman" w:eastAsia="宋体" w:cs="Times New Roman"/>
            </w:rPr>
          </w:rPrChange>
        </w:rPr>
        <w:t>运行环境</w:t>
      </w:r>
      <w:bookmarkEnd w:id="249"/>
      <w:bookmarkEnd w:id="250"/>
      <w:bookmarkEnd w:id="251"/>
      <w:bookmarkEnd w:id="252"/>
      <w:bookmarkEnd w:id="253"/>
      <w:bookmarkEnd w:id="254"/>
    </w:p>
    <w:p>
      <w:pPr>
        <w:numPr>
          <w:ilvl w:val="0"/>
          <w:numId w:val="0"/>
        </w:numPr>
        <w:ind w:leftChars="0" w:firstLine="419" w:firstLineChars="0"/>
        <w:rPr>
          <w:del w:id="9698" w:author="......" w:date="2024-05-06T22:08:59Z"/>
          <w:rFonts w:hint="default" w:ascii="Times New Roman" w:hAnsi="Times New Roman" w:eastAsia="宋体" w:cs="Times New Roman"/>
          <w:sz w:val="24"/>
          <w:szCs w:val="32"/>
          <w:rPrChange w:id="9699" w:author="......" w:date="2024-05-07T14:48:58Z">
            <w:rPr>
              <w:del w:id="9700" w:author="......" w:date="2024-05-06T22:08:59Z"/>
              <w:rFonts w:hint="default" w:ascii="Times New Roman" w:hAnsi="Times New Roman" w:eastAsia="宋体" w:cs="Times New Roman"/>
              <w:sz w:val="24"/>
              <w:szCs w:val="32"/>
            </w:rPr>
          </w:rPrChange>
        </w:rPr>
      </w:pPr>
      <w:del w:id="9701" w:author="......" w:date="2024-05-06T22:08:59Z">
        <w:r>
          <w:rPr>
            <w:rFonts w:hint="default" w:ascii="Times New Roman" w:hAnsi="Times New Roman" w:eastAsia="宋体" w:cs="Times New Roman"/>
            <w:sz w:val="24"/>
            <w:szCs w:val="32"/>
            <w:rPrChange w:id="9702" w:author="......" w:date="2024-05-07T14:48:58Z">
              <w:rPr>
                <w:rFonts w:hint="default" w:ascii="Times New Roman" w:hAnsi="Times New Roman" w:eastAsia="宋体" w:cs="Times New Roman"/>
                <w:sz w:val="24"/>
                <w:szCs w:val="32"/>
              </w:rPr>
            </w:rPrChange>
          </w:rPr>
          <w:delText>Web 浏览器：Chrome、Opera、Safari、Firefox及任何支持HTML5标准的浏览器。</w:delText>
        </w:r>
      </w:del>
    </w:p>
    <w:p>
      <w:pPr>
        <w:numPr>
          <w:ilvl w:val="0"/>
          <w:numId w:val="0"/>
        </w:numPr>
        <w:ind w:leftChars="0" w:firstLine="419" w:firstLineChars="0"/>
        <w:rPr>
          <w:ins w:id="9704" w:author="......" w:date="2024-05-06T22:08:39Z"/>
          <w:rFonts w:hint="default" w:ascii="Times New Roman" w:hAnsi="Times New Roman" w:eastAsia="宋体" w:cs="Times New Roman"/>
          <w:sz w:val="24"/>
          <w:szCs w:val="32"/>
          <w:lang w:val="en-US" w:eastAsia="zh-CN"/>
          <w:rPrChange w:id="9705" w:author="......" w:date="2024-05-07T14:48:58Z">
            <w:rPr>
              <w:ins w:id="9706" w:author="......" w:date="2024-05-06T22:08:39Z"/>
              <w:rFonts w:hint="default" w:ascii="Times New Roman" w:hAnsi="Times New Roman" w:eastAsia="宋体" w:cs="Times New Roman"/>
              <w:sz w:val="24"/>
              <w:szCs w:val="32"/>
              <w:lang w:val="en-US" w:eastAsia="zh-CN"/>
            </w:rPr>
          </w:rPrChange>
        </w:rPr>
      </w:pPr>
      <w:del w:id="9707" w:author="......" w:date="2024-05-06T22:08:59Z">
        <w:r>
          <w:rPr>
            <w:rFonts w:hint="default" w:ascii="Times New Roman" w:hAnsi="Times New Roman" w:eastAsia="宋体" w:cs="Times New Roman"/>
            <w:sz w:val="24"/>
            <w:szCs w:val="32"/>
            <w:rPrChange w:id="9708" w:author="......" w:date="2024-05-07T14:48:58Z">
              <w:rPr>
                <w:rFonts w:hint="default" w:ascii="Times New Roman" w:hAnsi="Times New Roman" w:eastAsia="宋体" w:cs="Times New Roman"/>
                <w:sz w:val="24"/>
                <w:szCs w:val="32"/>
              </w:rPr>
            </w:rPrChange>
          </w:rPr>
          <w:delText>标准分辨率：1024*768、1920*1080、2K</w:delText>
        </w:r>
      </w:del>
      <w:ins w:id="9710" w:author="......" w:date="2024-05-06T22:08:39Z">
        <w:r>
          <w:rPr>
            <w:rFonts w:hint="default" w:ascii="Times New Roman" w:hAnsi="Times New Roman" w:eastAsia="宋体" w:cs="Times New Roman"/>
            <w:sz w:val="24"/>
            <w:szCs w:val="32"/>
            <w:lang w:val="en-US" w:eastAsia="zh-CN"/>
            <w:rPrChange w:id="9711" w:author="......" w:date="2024-05-07T14:48:58Z">
              <w:rPr>
                <w:rFonts w:hint="default" w:ascii="Times New Roman" w:hAnsi="Times New Roman" w:eastAsia="宋体" w:cs="Times New Roman"/>
                <w:sz w:val="24"/>
                <w:szCs w:val="32"/>
                <w:lang w:val="en-US" w:eastAsia="zh-CN"/>
              </w:rPr>
            </w:rPrChange>
          </w:rPr>
          <w:t>系统运行的环境应包括：</w:t>
        </w:r>
      </w:ins>
    </w:p>
    <w:p>
      <w:pPr>
        <w:numPr>
          <w:ilvl w:val="0"/>
          <w:numId w:val="67"/>
          <w:ins w:id="9714" w:author="......" w:date="2024-05-06T22:09:07Z"/>
        </w:numPr>
        <w:ind w:left="425" w:leftChars="0" w:hanging="425" w:firstLineChars="0"/>
        <w:rPr>
          <w:ins w:id="9715" w:author="......" w:date="2024-05-06T22:09:08Z"/>
          <w:rFonts w:hint="default" w:ascii="Times New Roman" w:hAnsi="Times New Roman" w:eastAsia="宋体" w:cs="Times New Roman"/>
          <w:sz w:val="24"/>
          <w:szCs w:val="32"/>
          <w:lang w:val="en-US" w:eastAsia="zh-CN"/>
          <w:rPrChange w:id="9716" w:author="......" w:date="2024-05-07T14:48:58Z">
            <w:rPr>
              <w:ins w:id="9717" w:author="......" w:date="2024-05-06T22:09:08Z"/>
              <w:rFonts w:hint="default" w:ascii="Times New Roman" w:hAnsi="Times New Roman" w:eastAsia="宋体" w:cs="Times New Roman"/>
              <w:sz w:val="24"/>
              <w:szCs w:val="32"/>
              <w:lang w:val="en-US" w:eastAsia="zh-CN"/>
            </w:rPr>
          </w:rPrChange>
        </w:rPr>
        <w:pPrChange w:id="9713" w:author="......" w:date="2024-05-06T22:09:07Z">
          <w:pPr>
            <w:numPr>
              <w:ilvl w:val="0"/>
              <w:numId w:val="0"/>
            </w:numPr>
            <w:ind w:leftChars="0" w:firstLine="419" w:firstLineChars="0"/>
          </w:pPr>
        </w:pPrChange>
      </w:pPr>
      <w:ins w:id="9718" w:author="......" w:date="2024-05-06T22:08:39Z">
        <w:r>
          <w:rPr>
            <w:rFonts w:hint="default" w:ascii="Times New Roman" w:hAnsi="Times New Roman" w:eastAsia="宋体" w:cs="Times New Roman"/>
            <w:sz w:val="24"/>
            <w:szCs w:val="32"/>
            <w:lang w:val="en-US" w:eastAsia="zh-CN"/>
            <w:rPrChange w:id="9719" w:author="......" w:date="2024-05-07T14:48:58Z">
              <w:rPr>
                <w:rFonts w:hint="default" w:ascii="Times New Roman" w:hAnsi="Times New Roman" w:eastAsia="宋体" w:cs="Times New Roman"/>
                <w:sz w:val="24"/>
                <w:szCs w:val="32"/>
                <w:lang w:val="en-US" w:eastAsia="zh-CN"/>
              </w:rPr>
            </w:rPrChange>
          </w:rPr>
          <w:t>Web 浏览器：支持Chrome、Opera、Safari、Firefox及任何支持HTML5标准的浏览器。</w:t>
        </w:r>
      </w:ins>
    </w:p>
    <w:p>
      <w:pPr>
        <w:numPr>
          <w:ilvl w:val="0"/>
          <w:numId w:val="67"/>
          <w:ins w:id="9722" w:author="......" w:date="2024-05-06T22:09:07Z"/>
        </w:numPr>
        <w:ind w:left="425" w:leftChars="0" w:hanging="425" w:firstLineChars="0"/>
        <w:rPr>
          <w:rFonts w:hint="default" w:ascii="Times New Roman" w:hAnsi="Times New Roman" w:eastAsia="宋体" w:cs="Times New Roman"/>
          <w:sz w:val="24"/>
          <w:szCs w:val="32"/>
          <w:lang w:val="en-US" w:eastAsia="zh-CN"/>
          <w:rPrChange w:id="9723" w:author="......" w:date="2024-05-07T14:48:58Z">
            <w:rPr>
              <w:rFonts w:hint="default" w:ascii="Times New Roman" w:hAnsi="Times New Roman" w:eastAsia="宋体" w:cs="Times New Roman"/>
              <w:sz w:val="24"/>
              <w:szCs w:val="32"/>
              <w:lang w:val="en-US" w:eastAsia="zh-CN"/>
            </w:rPr>
          </w:rPrChange>
        </w:rPr>
        <w:pPrChange w:id="9721" w:author="......" w:date="2024-05-06T22:09:07Z">
          <w:pPr>
            <w:numPr>
              <w:ilvl w:val="0"/>
              <w:numId w:val="0"/>
            </w:numPr>
            <w:ind w:leftChars="0" w:firstLine="419" w:firstLineChars="0"/>
          </w:pPr>
        </w:pPrChange>
      </w:pPr>
      <w:ins w:id="9724" w:author="......" w:date="2024-05-06T22:08:39Z">
        <w:r>
          <w:rPr>
            <w:rFonts w:hint="default" w:ascii="Times New Roman" w:hAnsi="Times New Roman" w:eastAsia="宋体" w:cs="Times New Roman"/>
            <w:sz w:val="24"/>
            <w:szCs w:val="32"/>
            <w:lang w:val="en-US" w:eastAsia="zh-CN"/>
            <w:rPrChange w:id="9725" w:author="......" w:date="2024-05-07T14:48:58Z">
              <w:rPr>
                <w:rFonts w:hint="default" w:ascii="Times New Roman" w:hAnsi="Times New Roman" w:eastAsia="宋体" w:cs="Times New Roman"/>
                <w:sz w:val="24"/>
                <w:szCs w:val="32"/>
                <w:lang w:val="en-US" w:eastAsia="zh-CN"/>
              </w:rPr>
            </w:rPrChange>
          </w:rPr>
          <w:t>标准分辨率：支持1024</w:t>
        </w:r>
      </w:ins>
      <w:ins w:id="9727" w:author="......" w:date="2024-05-06T22:08:50Z">
        <w:r>
          <w:rPr>
            <w:rFonts w:hint="default" w:ascii="Times New Roman" w:hAnsi="Times New Roman" w:eastAsia="宋体" w:cs="Times New Roman"/>
            <w:sz w:val="24"/>
            <w:szCs w:val="32"/>
            <w:lang w:val="en-US" w:eastAsia="zh-CN"/>
            <w:rPrChange w:id="9728" w:author="......" w:date="2024-05-07T14:48:58Z">
              <w:rPr>
                <w:rFonts w:hint="eastAsia" w:ascii="Times New Roman" w:hAnsi="Times New Roman" w:eastAsia="宋体" w:cs="Times New Roman"/>
                <w:sz w:val="24"/>
                <w:szCs w:val="32"/>
                <w:lang w:val="en-US" w:eastAsia="zh-CN"/>
              </w:rPr>
            </w:rPrChange>
          </w:rPr>
          <w:t>*</w:t>
        </w:r>
      </w:ins>
      <w:ins w:id="9730" w:author="......" w:date="2024-05-06T22:08:39Z">
        <w:r>
          <w:rPr>
            <w:rFonts w:hint="default" w:ascii="Times New Roman" w:hAnsi="Times New Roman" w:eastAsia="宋体" w:cs="Times New Roman"/>
            <w:sz w:val="24"/>
            <w:szCs w:val="32"/>
            <w:lang w:val="en-US" w:eastAsia="zh-CN"/>
            <w:rPrChange w:id="9731" w:author="......" w:date="2024-05-07T14:48:58Z">
              <w:rPr>
                <w:rFonts w:hint="default" w:ascii="Times New Roman" w:hAnsi="Times New Roman" w:eastAsia="宋体" w:cs="Times New Roman"/>
                <w:sz w:val="24"/>
                <w:szCs w:val="32"/>
                <w:lang w:val="en-US" w:eastAsia="zh-CN"/>
              </w:rPr>
            </w:rPrChange>
          </w:rPr>
          <w:t>768、1920</w:t>
        </w:r>
      </w:ins>
      <w:ins w:id="9733" w:author="......" w:date="2024-05-06T22:08:52Z">
        <w:r>
          <w:rPr>
            <w:rFonts w:hint="default" w:ascii="Times New Roman" w:hAnsi="Times New Roman" w:eastAsia="宋体" w:cs="Times New Roman"/>
            <w:sz w:val="24"/>
            <w:szCs w:val="32"/>
            <w:lang w:val="en-US" w:eastAsia="zh-CN"/>
            <w:rPrChange w:id="9734" w:author="......" w:date="2024-05-07T14:48:58Z">
              <w:rPr>
                <w:rFonts w:hint="eastAsia" w:ascii="Times New Roman" w:hAnsi="Times New Roman" w:eastAsia="宋体" w:cs="Times New Roman"/>
                <w:sz w:val="24"/>
                <w:szCs w:val="32"/>
                <w:lang w:val="en-US" w:eastAsia="zh-CN"/>
              </w:rPr>
            </w:rPrChange>
          </w:rPr>
          <w:t>*</w:t>
        </w:r>
      </w:ins>
      <w:ins w:id="9736" w:author="......" w:date="2024-05-06T22:08:39Z">
        <w:r>
          <w:rPr>
            <w:rFonts w:hint="default" w:ascii="Times New Roman" w:hAnsi="Times New Roman" w:eastAsia="宋体" w:cs="Times New Roman"/>
            <w:sz w:val="24"/>
            <w:szCs w:val="32"/>
            <w:lang w:val="en-US" w:eastAsia="zh-CN"/>
            <w:rPrChange w:id="9737" w:author="......" w:date="2024-05-07T14:48:58Z">
              <w:rPr>
                <w:rFonts w:hint="default" w:ascii="Times New Roman" w:hAnsi="Times New Roman" w:eastAsia="宋体" w:cs="Times New Roman"/>
                <w:sz w:val="24"/>
                <w:szCs w:val="32"/>
                <w:lang w:val="en-US" w:eastAsia="zh-CN"/>
              </w:rPr>
            </w:rPrChange>
          </w:rPr>
          <w:t>1080、2K分辨率。</w:t>
        </w:r>
      </w:ins>
    </w:p>
    <w:p>
      <w:pPr>
        <w:pStyle w:val="3"/>
        <w:bidi w:val="0"/>
        <w:outlineLvl w:val="0"/>
        <w:rPr>
          <w:rFonts w:hint="default" w:ascii="Times New Roman" w:hAnsi="Times New Roman" w:eastAsia="宋体" w:cs="Times New Roman"/>
          <w:rPrChange w:id="9739" w:author="......" w:date="2024-05-07T14:48:58Z">
            <w:rPr>
              <w:rFonts w:hint="default" w:ascii="Times New Roman" w:hAnsi="Times New Roman" w:eastAsia="宋体" w:cs="Times New Roman"/>
            </w:rPr>
          </w:rPrChange>
        </w:rPr>
      </w:pPr>
      <w:del w:id="9740" w:author="......" w:date="2024-05-06T22:24:31Z">
        <w:bookmarkStart w:id="255" w:name="_Toc16646"/>
        <w:bookmarkStart w:id="256" w:name="_Toc10476"/>
        <w:bookmarkStart w:id="257" w:name="_Toc6976"/>
        <w:bookmarkStart w:id="258" w:name="_Toc19003"/>
        <w:bookmarkStart w:id="259" w:name="_Toc22564"/>
        <w:bookmarkStart w:id="260" w:name="_Toc1724"/>
        <w:bookmarkStart w:id="261" w:name="_Toc32148"/>
        <w:r>
          <w:rPr>
            <w:rFonts w:hint="default" w:ascii="Times New Roman" w:hAnsi="Times New Roman" w:eastAsia="宋体" w:cs="Times New Roman"/>
            <w:lang w:val="en-US"/>
            <w:rPrChange w:id="9741" w:author="......" w:date="2024-05-07T14:48:58Z">
              <w:rPr>
                <w:rFonts w:hint="default" w:ascii="Times New Roman" w:hAnsi="Times New Roman" w:eastAsia="宋体" w:cs="Times New Roman"/>
                <w:lang w:val="en-US"/>
              </w:rPr>
            </w:rPrChange>
          </w:rPr>
          <w:delText>可靠性及可用性</w:delText>
        </w:r>
      </w:del>
      <w:ins w:id="9743" w:author="......" w:date="2024-05-06T22:24:36Z">
        <w:r>
          <w:rPr>
            <w:rFonts w:hint="default" w:ascii="Times New Roman" w:hAnsi="Times New Roman" w:cs="Times New Roman"/>
            <w:lang w:val="en-US" w:eastAsia="zh-CN"/>
            <w:rPrChange w:id="9744" w:author="......" w:date="2024-05-07T14:48:58Z">
              <w:rPr>
                <w:rFonts w:hint="eastAsia" w:ascii="Times New Roman" w:hAnsi="Times New Roman" w:cs="Times New Roman"/>
                <w:lang w:val="en-US" w:eastAsia="zh-CN"/>
              </w:rPr>
            </w:rPrChange>
          </w:rPr>
          <w:t>其他</w:t>
        </w:r>
      </w:ins>
      <w:ins w:id="9746" w:author="......" w:date="2024-05-06T22:24:39Z">
        <w:r>
          <w:rPr>
            <w:rFonts w:hint="default" w:ascii="Times New Roman" w:hAnsi="Times New Roman" w:cs="Times New Roman"/>
            <w:lang w:val="en-US" w:eastAsia="zh-CN"/>
            <w:rPrChange w:id="9747" w:author="......" w:date="2024-05-07T14:48:58Z">
              <w:rPr>
                <w:rFonts w:hint="eastAsia" w:ascii="Times New Roman" w:hAnsi="Times New Roman" w:cs="Times New Roman"/>
                <w:lang w:val="en-US" w:eastAsia="zh-CN"/>
              </w:rPr>
            </w:rPrChange>
          </w:rPr>
          <w:t>非功能</w:t>
        </w:r>
      </w:ins>
      <w:r>
        <w:rPr>
          <w:rFonts w:hint="default" w:ascii="Times New Roman" w:hAnsi="Times New Roman" w:eastAsia="宋体" w:cs="Times New Roman"/>
          <w:rPrChange w:id="9749" w:author="......" w:date="2024-05-07T14:48:58Z">
            <w:rPr>
              <w:rFonts w:hint="default" w:ascii="Times New Roman" w:hAnsi="Times New Roman" w:eastAsia="宋体" w:cs="Times New Roman"/>
            </w:rPr>
          </w:rPrChange>
        </w:rPr>
        <w:t>需求</w:t>
      </w:r>
      <w:bookmarkEnd w:id="255"/>
      <w:bookmarkEnd w:id="256"/>
      <w:bookmarkEnd w:id="257"/>
      <w:bookmarkEnd w:id="258"/>
      <w:bookmarkEnd w:id="259"/>
      <w:bookmarkEnd w:id="260"/>
      <w:bookmarkEnd w:id="261"/>
    </w:p>
    <w:p>
      <w:pPr>
        <w:pStyle w:val="4"/>
        <w:bidi w:val="0"/>
        <w:outlineLvl w:val="1"/>
        <w:rPr>
          <w:ins w:id="9750" w:author="......" w:date="2024-05-06T22:09:39Z"/>
          <w:rFonts w:hint="default" w:ascii="Times New Roman" w:hAnsi="Times New Roman" w:eastAsia="宋体" w:cs="Times New Roman"/>
          <w:rPrChange w:id="9751" w:author="......" w:date="2024-05-07T14:48:58Z">
            <w:rPr>
              <w:ins w:id="9752" w:author="......" w:date="2024-05-06T22:09:39Z"/>
              <w:rFonts w:hint="default" w:ascii="Times New Roman" w:hAnsi="Times New Roman" w:eastAsia="宋体" w:cs="Times New Roman"/>
            </w:rPr>
          </w:rPrChange>
        </w:rPr>
      </w:pPr>
      <w:bookmarkStart w:id="262" w:name="_Toc9486"/>
      <w:bookmarkStart w:id="263" w:name="_Toc12493"/>
      <w:bookmarkStart w:id="264" w:name="_Toc1097"/>
      <w:bookmarkStart w:id="265" w:name="_Toc8465"/>
      <w:bookmarkStart w:id="266" w:name="_Toc18374"/>
      <w:bookmarkStart w:id="267" w:name="_Toc5527"/>
      <w:bookmarkStart w:id="268" w:name="_Toc30887"/>
      <w:r>
        <w:rPr>
          <w:rFonts w:hint="default" w:ascii="Times New Roman" w:hAnsi="Times New Roman" w:eastAsia="宋体" w:cs="Times New Roman"/>
          <w:rPrChange w:id="9753" w:author="......" w:date="2024-05-07T14:48:58Z">
            <w:rPr>
              <w:rFonts w:hint="default" w:ascii="Times New Roman" w:hAnsi="Times New Roman" w:eastAsia="宋体" w:cs="Times New Roman"/>
            </w:rPr>
          </w:rPrChange>
        </w:rPr>
        <w:t>性能需求</w:t>
      </w:r>
      <w:bookmarkEnd w:id="262"/>
      <w:bookmarkEnd w:id="263"/>
      <w:bookmarkEnd w:id="264"/>
      <w:bookmarkEnd w:id="265"/>
      <w:bookmarkEnd w:id="266"/>
      <w:bookmarkEnd w:id="267"/>
      <w:bookmarkEnd w:id="268"/>
    </w:p>
    <w:p>
      <w:pPr>
        <w:ind w:firstLine="419"/>
        <w:rPr>
          <w:ins w:id="9755" w:author="......" w:date="2024-05-06T22:09:43Z"/>
          <w:rFonts w:hint="default" w:ascii="Times New Roman" w:hAnsi="Times New Roman" w:eastAsia="宋体" w:cs="Times New Roman"/>
          <w:rPrChange w:id="9756" w:author="......" w:date="2024-05-07T14:48:58Z">
            <w:rPr>
              <w:ins w:id="9757" w:author="......" w:date="2024-05-06T22:09:43Z"/>
              <w:rFonts w:hint="default"/>
            </w:rPr>
          </w:rPrChange>
        </w:rPr>
        <w:pPrChange w:id="9754" w:author="......" w:date="2024-05-06T22:28:15Z">
          <w:pPr/>
        </w:pPrChange>
      </w:pPr>
      <w:ins w:id="9758" w:author="......" w:date="2024-05-06T22:09:43Z">
        <w:r>
          <w:rPr>
            <w:rFonts w:hint="default" w:ascii="Times New Roman" w:hAnsi="Times New Roman" w:eastAsia="宋体" w:cs="Times New Roman"/>
            <w:rPrChange w:id="9759" w:author="......" w:date="2024-05-07T14:48:58Z">
              <w:rPr>
                <w:rFonts w:hint="default"/>
              </w:rPr>
            </w:rPrChange>
          </w:rPr>
          <w:t>系统的性能需求包括：</w:t>
        </w:r>
      </w:ins>
    </w:p>
    <w:p>
      <w:pPr>
        <w:numPr>
          <w:ilvl w:val="0"/>
          <w:numId w:val="68"/>
          <w:ins w:id="9762" w:author="......" w:date="2024-05-06T22:09:49Z"/>
        </w:numPr>
        <w:ind w:left="425" w:hanging="425"/>
        <w:rPr>
          <w:ins w:id="9763" w:author="......" w:date="2024-05-06T22:09:43Z"/>
          <w:rFonts w:hint="default" w:ascii="Times New Roman" w:hAnsi="Times New Roman" w:eastAsia="宋体" w:cs="Times New Roman"/>
          <w:rPrChange w:id="9764" w:author="......" w:date="2024-05-07T14:48:58Z">
            <w:rPr>
              <w:ins w:id="9765" w:author="......" w:date="2024-05-06T22:09:43Z"/>
              <w:rFonts w:hint="default"/>
            </w:rPr>
          </w:rPrChange>
        </w:rPr>
        <w:pPrChange w:id="9761" w:author="......" w:date="2024-05-06T22:09:49Z">
          <w:pPr/>
        </w:pPrChange>
      </w:pPr>
      <w:ins w:id="9766" w:author="......" w:date="2024-05-06T22:09:43Z">
        <w:r>
          <w:rPr>
            <w:rFonts w:hint="default" w:ascii="Times New Roman" w:hAnsi="Times New Roman" w:eastAsia="宋体" w:cs="Times New Roman"/>
            <w:rPrChange w:id="9767" w:author="......" w:date="2024-05-07T14:48:58Z">
              <w:rPr>
                <w:rFonts w:hint="default"/>
              </w:rPr>
            </w:rPrChange>
          </w:rPr>
          <w:t>响应时间：对于常见操作，系统应在用户发起请求后的2秒内给予响应。</w:t>
        </w:r>
      </w:ins>
    </w:p>
    <w:p>
      <w:pPr>
        <w:numPr>
          <w:ilvl w:val="0"/>
          <w:numId w:val="68"/>
          <w:ins w:id="9770" w:author="......" w:date="2024-05-06T22:09:55Z"/>
        </w:numPr>
        <w:ind w:left="425" w:hanging="425"/>
        <w:rPr>
          <w:ins w:id="9771" w:author="......" w:date="2024-05-06T22:09:43Z"/>
          <w:rFonts w:hint="default" w:ascii="Times New Roman" w:hAnsi="Times New Roman" w:eastAsia="宋体" w:cs="Times New Roman"/>
          <w:rPrChange w:id="9772" w:author="......" w:date="2024-05-07T14:48:58Z">
            <w:rPr>
              <w:ins w:id="9773" w:author="......" w:date="2024-05-06T22:09:43Z"/>
              <w:rFonts w:hint="default"/>
            </w:rPr>
          </w:rPrChange>
        </w:rPr>
        <w:pPrChange w:id="9769" w:author="......" w:date="2024-05-06T22:09:55Z">
          <w:pPr/>
        </w:pPrChange>
      </w:pPr>
      <w:ins w:id="9774" w:author="......" w:date="2024-05-06T22:09:43Z">
        <w:r>
          <w:rPr>
            <w:rFonts w:hint="default" w:ascii="Times New Roman" w:hAnsi="Times New Roman" w:eastAsia="宋体" w:cs="Times New Roman"/>
            <w:rPrChange w:id="9775" w:author="......" w:date="2024-05-07T14:48:58Z">
              <w:rPr>
                <w:rFonts w:hint="default"/>
              </w:rPr>
            </w:rPrChange>
          </w:rPr>
          <w:t>并发用户支持：系统应能够同时支持多个用户的访问和操作，保证在高并发情况下的稳定性和性能表现。</w:t>
        </w:r>
      </w:ins>
    </w:p>
    <w:p>
      <w:pPr>
        <w:numPr>
          <w:ilvl w:val="0"/>
          <w:numId w:val="68"/>
          <w:ins w:id="9778" w:author="......" w:date="2024-05-06T22:09:51Z"/>
        </w:numPr>
        <w:ind w:left="425" w:hanging="425"/>
        <w:rPr>
          <w:ins w:id="9779" w:author="......" w:date="2024-05-06T22:09:43Z"/>
          <w:rFonts w:hint="default" w:ascii="Times New Roman" w:hAnsi="Times New Roman" w:eastAsia="宋体" w:cs="Times New Roman"/>
          <w:rPrChange w:id="9780" w:author="......" w:date="2024-05-07T14:48:58Z">
            <w:rPr>
              <w:ins w:id="9781" w:author="......" w:date="2024-05-06T22:09:43Z"/>
              <w:rFonts w:hint="default"/>
            </w:rPr>
          </w:rPrChange>
        </w:rPr>
        <w:pPrChange w:id="9777" w:author="......" w:date="2024-05-06T22:09:51Z">
          <w:pPr/>
        </w:pPrChange>
      </w:pPr>
      <w:ins w:id="9782" w:author="......" w:date="2024-05-06T22:09:43Z">
        <w:r>
          <w:rPr>
            <w:rFonts w:hint="default" w:ascii="Times New Roman" w:hAnsi="Times New Roman" w:eastAsia="宋体" w:cs="Times New Roman"/>
            <w:rPrChange w:id="9783" w:author="......" w:date="2024-05-07T14:48:58Z">
              <w:rPr>
                <w:rFonts w:hint="default"/>
              </w:rPr>
            </w:rPrChange>
          </w:rPr>
          <w:t>数据处理速度：系统在处理大量数据时应具备高效的处理能力，如快速地执行数据查询、计算和分析等操作。</w:t>
        </w:r>
      </w:ins>
    </w:p>
    <w:p>
      <w:pPr>
        <w:numPr>
          <w:ilvl w:val="0"/>
          <w:numId w:val="68"/>
          <w:ins w:id="9786" w:author="......" w:date="2024-05-06T22:09:57Z"/>
        </w:numPr>
        <w:ind w:left="425" w:hanging="425"/>
        <w:rPr>
          <w:del w:id="9787" w:author="......" w:date="2024-05-06T22:49:13Z"/>
          <w:rFonts w:hint="default" w:ascii="Times New Roman" w:hAnsi="Times New Roman" w:eastAsia="宋体" w:cs="Times New Roman"/>
          <w:rPrChange w:id="9788" w:author="......" w:date="2024-05-07T14:48:58Z">
            <w:rPr>
              <w:del w:id="9789" w:author="......" w:date="2024-05-06T22:49:13Z"/>
              <w:rFonts w:hint="default"/>
            </w:rPr>
          </w:rPrChange>
        </w:rPr>
        <w:pPrChange w:id="9785" w:author="......" w:date="2024-05-06T22:09:57Z">
          <w:pPr/>
        </w:pPrChange>
      </w:pPr>
    </w:p>
    <w:p>
      <w:pPr>
        <w:numPr>
          <w:ilvl w:val="0"/>
          <w:numId w:val="69"/>
        </w:numPr>
        <w:ind w:left="425" w:leftChars="0" w:hanging="425" w:firstLineChars="0"/>
        <w:rPr>
          <w:del w:id="9790" w:author="......" w:date="2024-05-06T22:09:34Z"/>
          <w:rFonts w:hint="default" w:ascii="Times New Roman" w:hAnsi="Times New Roman" w:eastAsia="宋体" w:cs="Times New Roman"/>
          <w:sz w:val="24"/>
          <w:szCs w:val="32"/>
          <w:rPrChange w:id="9791" w:author="......" w:date="2024-05-07T14:48:58Z">
            <w:rPr>
              <w:del w:id="9792" w:author="......" w:date="2024-05-06T22:09:34Z"/>
              <w:rFonts w:hint="default" w:ascii="Times New Roman" w:hAnsi="Times New Roman" w:eastAsia="宋体" w:cs="Times New Roman"/>
              <w:sz w:val="24"/>
              <w:szCs w:val="32"/>
            </w:rPr>
          </w:rPrChange>
        </w:rPr>
      </w:pPr>
      <w:del w:id="9793" w:author="......" w:date="2024-05-06T22:09:34Z">
        <w:r>
          <w:rPr>
            <w:rFonts w:hint="default" w:ascii="Times New Roman" w:hAnsi="Times New Roman" w:eastAsia="宋体" w:cs="Times New Roman"/>
            <w:sz w:val="24"/>
            <w:szCs w:val="32"/>
            <w:rPrChange w:id="9794" w:author="......" w:date="2024-05-07T14:48:58Z">
              <w:rPr>
                <w:rFonts w:hint="default" w:ascii="Times New Roman" w:hAnsi="Times New Roman" w:eastAsia="宋体" w:cs="Times New Roman"/>
                <w:sz w:val="24"/>
                <w:szCs w:val="32"/>
              </w:rPr>
            </w:rPrChange>
          </w:rPr>
          <w:delText>响应时间：在用户发起请求后，系统应在合理的时间范围内提供响应，例如，对于常见操作，系统响应时间应不超过2秒。</w:delText>
        </w:r>
      </w:del>
    </w:p>
    <w:p>
      <w:pPr>
        <w:numPr>
          <w:ilvl w:val="0"/>
          <w:numId w:val="69"/>
        </w:numPr>
        <w:ind w:left="425" w:leftChars="0" w:hanging="425" w:firstLineChars="0"/>
        <w:rPr>
          <w:del w:id="9796" w:author="......" w:date="2024-05-06T22:09:34Z"/>
          <w:rFonts w:hint="default" w:ascii="Times New Roman" w:hAnsi="Times New Roman" w:eastAsia="宋体" w:cs="Times New Roman"/>
          <w:sz w:val="24"/>
          <w:szCs w:val="32"/>
          <w:rPrChange w:id="9797" w:author="......" w:date="2024-05-07T14:48:58Z">
            <w:rPr>
              <w:del w:id="9798" w:author="......" w:date="2024-05-06T22:09:34Z"/>
              <w:rFonts w:hint="default" w:ascii="Times New Roman" w:hAnsi="Times New Roman" w:eastAsia="宋体" w:cs="Times New Roman"/>
              <w:sz w:val="24"/>
              <w:szCs w:val="32"/>
            </w:rPr>
          </w:rPrChange>
        </w:rPr>
      </w:pPr>
      <w:del w:id="9799" w:author="......" w:date="2024-05-06T22:09:34Z">
        <w:r>
          <w:rPr>
            <w:rFonts w:hint="default" w:ascii="Times New Roman" w:hAnsi="Times New Roman" w:eastAsia="宋体" w:cs="Times New Roman"/>
            <w:sz w:val="24"/>
            <w:szCs w:val="32"/>
            <w:rPrChange w:id="9800" w:author="......" w:date="2024-05-07T14:48:58Z">
              <w:rPr>
                <w:rFonts w:hint="default" w:ascii="Times New Roman" w:hAnsi="Times New Roman" w:eastAsia="宋体" w:cs="Times New Roman"/>
                <w:sz w:val="24"/>
                <w:szCs w:val="32"/>
              </w:rPr>
            </w:rPrChange>
          </w:rPr>
          <w:delText>并发用户支持：系统应能够同时支持多个用户的访问和操作，保证系统在高并发情况下的稳定性和性能表现。</w:delText>
        </w:r>
      </w:del>
    </w:p>
    <w:p>
      <w:pPr>
        <w:numPr>
          <w:ilvl w:val="0"/>
          <w:numId w:val="69"/>
        </w:numPr>
        <w:ind w:left="425" w:leftChars="0" w:hanging="425" w:firstLineChars="0"/>
        <w:rPr>
          <w:del w:id="9802" w:author="......" w:date="2024-05-06T22:09:34Z"/>
          <w:rFonts w:hint="default" w:ascii="Times New Roman" w:hAnsi="Times New Roman" w:eastAsia="宋体" w:cs="Times New Roman"/>
          <w:sz w:val="24"/>
          <w:szCs w:val="32"/>
          <w:rPrChange w:id="9803" w:author="......" w:date="2024-05-07T14:48:58Z">
            <w:rPr>
              <w:del w:id="9804" w:author="......" w:date="2024-05-06T22:09:34Z"/>
              <w:rFonts w:hint="default" w:ascii="Times New Roman" w:hAnsi="Times New Roman" w:eastAsia="宋体" w:cs="Times New Roman"/>
              <w:sz w:val="24"/>
              <w:szCs w:val="32"/>
            </w:rPr>
          </w:rPrChange>
        </w:rPr>
      </w:pPr>
      <w:del w:id="9805" w:author="......" w:date="2024-05-06T22:09:34Z">
        <w:r>
          <w:rPr>
            <w:rFonts w:hint="default" w:ascii="Times New Roman" w:hAnsi="Times New Roman" w:eastAsia="宋体" w:cs="Times New Roman"/>
            <w:sz w:val="24"/>
            <w:szCs w:val="32"/>
            <w:rPrChange w:id="9806" w:author="......" w:date="2024-05-07T14:48:58Z">
              <w:rPr>
                <w:rFonts w:hint="default" w:ascii="Times New Roman" w:hAnsi="Times New Roman" w:eastAsia="宋体" w:cs="Times New Roman"/>
                <w:sz w:val="24"/>
                <w:szCs w:val="32"/>
              </w:rPr>
            </w:rPrChange>
          </w:rPr>
          <w:delText>数据处理速度：系统在处理大量数据时应具备高效的处理能力，如快速地执行数据查询、计算和分析等操作。</w:delText>
        </w:r>
      </w:del>
    </w:p>
    <w:p>
      <w:pPr>
        <w:numPr>
          <w:ilvl w:val="0"/>
          <w:numId w:val="69"/>
        </w:numPr>
        <w:ind w:left="425" w:leftChars="0" w:hanging="425" w:firstLineChars="0"/>
        <w:rPr>
          <w:del w:id="9808" w:author="......" w:date="2024-05-06T22:09:34Z"/>
          <w:rFonts w:hint="default" w:ascii="Times New Roman" w:hAnsi="Times New Roman" w:eastAsia="宋体" w:cs="Times New Roman"/>
          <w:sz w:val="24"/>
          <w:szCs w:val="32"/>
          <w:rPrChange w:id="9809" w:author="......" w:date="2024-05-07T14:48:58Z">
            <w:rPr>
              <w:del w:id="9810" w:author="......" w:date="2024-05-06T22:09:34Z"/>
              <w:rFonts w:hint="default" w:ascii="Times New Roman" w:hAnsi="Times New Roman" w:eastAsia="宋体" w:cs="Times New Roman"/>
              <w:sz w:val="24"/>
              <w:szCs w:val="32"/>
            </w:rPr>
          </w:rPrChange>
        </w:rPr>
      </w:pPr>
      <w:del w:id="9811" w:author="......" w:date="2024-05-06T22:09:34Z">
        <w:r>
          <w:rPr>
            <w:rFonts w:hint="default" w:ascii="Times New Roman" w:hAnsi="Times New Roman" w:eastAsia="宋体" w:cs="Times New Roman"/>
            <w:sz w:val="24"/>
            <w:szCs w:val="32"/>
            <w:rPrChange w:id="9812" w:author="......" w:date="2024-05-07T14:48:58Z">
              <w:rPr>
                <w:rFonts w:hint="default" w:ascii="Times New Roman" w:hAnsi="Times New Roman" w:eastAsia="宋体" w:cs="Times New Roman"/>
                <w:sz w:val="24"/>
                <w:szCs w:val="32"/>
              </w:rPr>
            </w:rPrChange>
          </w:rPr>
          <w:delText>可扩展性：系统应具备良好的可扩展性，能够根据用户需求灵活地扩展和调整系统资源，以应对系统负载的变化。</w:delText>
        </w:r>
      </w:del>
    </w:p>
    <w:p>
      <w:pPr>
        <w:pStyle w:val="4"/>
        <w:bidi w:val="0"/>
        <w:outlineLvl w:val="1"/>
        <w:rPr>
          <w:ins w:id="9814" w:author="......" w:date="2024-05-06T22:39:17Z"/>
          <w:rFonts w:hint="default" w:ascii="Times New Roman" w:hAnsi="Times New Roman" w:eastAsia="宋体" w:cs="Times New Roman"/>
          <w:rPrChange w:id="9815" w:author="......" w:date="2024-05-07T14:48:58Z">
            <w:rPr>
              <w:ins w:id="9816" w:author="......" w:date="2024-05-06T22:39:17Z"/>
              <w:rFonts w:hint="default" w:ascii="Times New Roman" w:hAnsi="Times New Roman" w:eastAsia="宋体" w:cs="Times New Roman"/>
            </w:rPr>
          </w:rPrChange>
        </w:rPr>
      </w:pPr>
      <w:ins w:id="9817" w:author="......" w:date="2024-05-06T22:39:31Z">
        <w:bookmarkStart w:id="269" w:name="_Toc20352"/>
        <w:bookmarkStart w:id="270" w:name="_Toc18920"/>
        <w:bookmarkStart w:id="271" w:name="_Toc8101"/>
        <w:bookmarkStart w:id="272" w:name="_Toc28629"/>
        <w:bookmarkStart w:id="273" w:name="_Toc4554"/>
        <w:bookmarkStart w:id="274" w:name="_Toc12221"/>
        <w:bookmarkStart w:id="275" w:name="_Toc1719"/>
        <w:r>
          <w:rPr>
            <w:rFonts w:hint="default" w:ascii="Times New Roman" w:hAnsi="Times New Roman" w:eastAsia="宋体" w:cs="Times New Roman"/>
            <w:lang w:val="en-US" w:eastAsia="zh-CN"/>
            <w:rPrChange w:id="9818" w:author="......" w:date="2024-05-07T14:48:58Z">
              <w:rPr>
                <w:rFonts w:hint="eastAsia" w:ascii="Times New Roman" w:hAnsi="Times New Roman" w:eastAsia="宋体" w:cs="Times New Roman"/>
                <w:lang w:val="en-US" w:eastAsia="zh-CN"/>
              </w:rPr>
            </w:rPrChange>
          </w:rPr>
          <w:t>质量属性</w:t>
        </w:r>
        <w:bookmarkEnd w:id="269"/>
      </w:ins>
    </w:p>
    <w:p>
      <w:pPr>
        <w:pStyle w:val="5"/>
        <w:numPr>
          <w:ins w:id="9821" w:author="......" w:date="2024-05-06T22:39:19Z"/>
        </w:numPr>
        <w:bidi w:val="0"/>
        <w:outlineLvl w:val="1"/>
        <w:rPr>
          <w:ins w:id="9822" w:author="......" w:date="2024-05-06T22:44:37Z"/>
          <w:rFonts w:hint="default" w:ascii="Times New Roman" w:hAnsi="Times New Roman" w:cs="Times New Roman"/>
          <w:rPrChange w:id="9823" w:author="......" w:date="2024-05-07T14:48:58Z">
            <w:rPr>
              <w:ins w:id="9824" w:author="......" w:date="2024-05-06T22:44:37Z"/>
              <w:rFonts w:hint="default" w:ascii="Times New Roman" w:hAnsi="Times New Roman" w:cs="Times New Roman"/>
            </w:rPr>
          </w:rPrChange>
        </w:rPr>
        <w:pPrChange w:id="9820" w:author="......" w:date="2024-05-06T22:39:19Z">
          <w:pPr>
            <w:pStyle w:val="4"/>
            <w:bidi w:val="0"/>
            <w:outlineLvl w:val="1"/>
          </w:pPr>
        </w:pPrChange>
      </w:pPr>
      <w:r>
        <w:rPr>
          <w:rFonts w:hint="default" w:ascii="Times New Roman" w:hAnsi="Times New Roman" w:cs="Times New Roman"/>
          <w:rPrChange w:id="9825" w:author="......" w:date="2024-05-07T14:48:58Z">
            <w:rPr>
              <w:rFonts w:hint="default"/>
            </w:rPr>
          </w:rPrChange>
        </w:rPr>
        <w:t>安全性</w:t>
      </w:r>
    </w:p>
    <w:p>
      <w:pPr>
        <w:numPr>
          <w:ilvl w:val="0"/>
          <w:numId w:val="70"/>
        </w:numPr>
        <w:ind w:left="425" w:hanging="425"/>
        <w:rPr>
          <w:ins w:id="9826" w:author="......" w:date="2024-05-06T22:44:38Z"/>
          <w:rFonts w:hint="default" w:ascii="Times New Roman" w:hAnsi="Times New Roman" w:eastAsia="宋体" w:cs="Times New Roman"/>
          <w:szCs w:val="21"/>
          <w:rPrChange w:id="9827" w:author="......" w:date="2024-05-07T14:48:58Z">
            <w:rPr>
              <w:ins w:id="9828" w:author="......" w:date="2024-05-06T22:44:38Z"/>
              <w:rFonts w:hint="default" w:ascii="Times New Roman" w:hAnsi="Times New Roman" w:eastAsia="宋体" w:cs="Times New Roman"/>
              <w:szCs w:val="21"/>
            </w:rPr>
          </w:rPrChange>
        </w:rPr>
      </w:pPr>
      <w:ins w:id="9829" w:author="......" w:date="2024-05-06T22:44:38Z">
        <w:r>
          <w:rPr>
            <w:rFonts w:hint="default" w:ascii="Times New Roman" w:hAnsi="Times New Roman" w:eastAsia="宋体" w:cs="Times New Roman"/>
            <w:szCs w:val="21"/>
            <w:rPrChange w:id="9830" w:author="......" w:date="2024-05-07T14:48:58Z">
              <w:rPr>
                <w:rFonts w:hint="default" w:ascii="Times New Roman" w:hAnsi="Times New Roman" w:eastAsia="宋体" w:cs="Times New Roman"/>
                <w:szCs w:val="21"/>
              </w:rPr>
            </w:rPrChange>
          </w:rPr>
          <w:t>身份验证与授权：系统应提供有效的身份验证机制，确保只有经过授权的用户能够访问系统，并根据用户角色分配相应的权限。</w:t>
        </w:r>
      </w:ins>
    </w:p>
    <w:p>
      <w:pPr>
        <w:numPr>
          <w:ilvl w:val="0"/>
          <w:numId w:val="70"/>
        </w:numPr>
        <w:ind w:left="425" w:hanging="425"/>
        <w:rPr>
          <w:ins w:id="9832" w:author="......" w:date="2024-05-06T22:44:38Z"/>
          <w:rFonts w:hint="default" w:ascii="Times New Roman" w:hAnsi="Times New Roman" w:eastAsia="宋体" w:cs="Times New Roman"/>
          <w:szCs w:val="21"/>
          <w:rPrChange w:id="9833" w:author="......" w:date="2024-05-07T14:48:58Z">
            <w:rPr>
              <w:ins w:id="9834" w:author="......" w:date="2024-05-06T22:44:38Z"/>
              <w:rFonts w:hint="default" w:ascii="Times New Roman" w:hAnsi="Times New Roman" w:eastAsia="宋体" w:cs="Times New Roman"/>
              <w:szCs w:val="21"/>
            </w:rPr>
          </w:rPrChange>
        </w:rPr>
      </w:pPr>
      <w:ins w:id="9835" w:author="......" w:date="2024-05-06T22:44:38Z">
        <w:r>
          <w:rPr>
            <w:rFonts w:hint="default" w:ascii="Times New Roman" w:hAnsi="Times New Roman" w:eastAsia="宋体" w:cs="Times New Roman"/>
            <w:szCs w:val="21"/>
            <w:rPrChange w:id="9836" w:author="......" w:date="2024-05-07T14:48:58Z">
              <w:rPr>
                <w:rFonts w:hint="default" w:ascii="Times New Roman" w:hAnsi="Times New Roman" w:eastAsia="宋体" w:cs="Times New Roman"/>
                <w:szCs w:val="21"/>
              </w:rPr>
            </w:rPrChange>
          </w:rPr>
          <w:t>数据保护：系统应采取必要的措施保护用户数据的机密性、完整性和可用性，如加密存储敏感数据、定期备份数据等。</w:t>
        </w:r>
      </w:ins>
    </w:p>
    <w:p>
      <w:pPr>
        <w:numPr>
          <w:ilvl w:val="0"/>
          <w:numId w:val="70"/>
        </w:numPr>
        <w:ind w:left="425" w:hanging="425"/>
        <w:rPr>
          <w:ins w:id="9838" w:author="......" w:date="2024-05-06T22:44:38Z"/>
          <w:rFonts w:hint="default" w:ascii="Times New Roman" w:hAnsi="Times New Roman" w:eastAsia="宋体" w:cs="Times New Roman"/>
          <w:szCs w:val="21"/>
          <w:rPrChange w:id="9839" w:author="......" w:date="2024-05-07T14:48:58Z">
            <w:rPr>
              <w:ins w:id="9840" w:author="......" w:date="2024-05-06T22:44:38Z"/>
              <w:rFonts w:hint="default" w:ascii="Times New Roman" w:hAnsi="Times New Roman" w:eastAsia="宋体" w:cs="Times New Roman"/>
              <w:szCs w:val="21"/>
            </w:rPr>
          </w:rPrChange>
        </w:rPr>
      </w:pPr>
      <w:ins w:id="9841" w:author="......" w:date="2024-05-06T22:44:38Z">
        <w:r>
          <w:rPr>
            <w:rFonts w:hint="default" w:ascii="Times New Roman" w:hAnsi="Times New Roman" w:eastAsia="宋体" w:cs="Times New Roman"/>
            <w:szCs w:val="21"/>
            <w:rPrChange w:id="9842" w:author="......" w:date="2024-05-07T14:48:58Z">
              <w:rPr>
                <w:rFonts w:hint="default" w:ascii="Times New Roman" w:hAnsi="Times New Roman" w:eastAsia="宋体" w:cs="Times New Roman"/>
                <w:szCs w:val="21"/>
              </w:rPr>
            </w:rPrChange>
          </w:rPr>
          <w:t>防止恶意攻击：系统应具备防止常见的网络攻击手段，如SQL注入、跨站脚本攻击等，以确保系统的稳定性和安全性。</w:t>
        </w:r>
      </w:ins>
    </w:p>
    <w:p>
      <w:pPr>
        <w:numPr>
          <w:ilvl w:val="0"/>
          <w:numId w:val="70"/>
        </w:numPr>
        <w:ind w:left="425" w:hanging="425"/>
        <w:rPr>
          <w:ins w:id="9844" w:author="......" w:date="2024-05-06T22:44:38Z"/>
          <w:rFonts w:hint="default" w:ascii="Times New Roman" w:hAnsi="Times New Roman" w:eastAsia="宋体" w:cs="Times New Roman"/>
          <w:szCs w:val="21"/>
          <w:rPrChange w:id="9845" w:author="......" w:date="2024-05-07T14:48:58Z">
            <w:rPr>
              <w:ins w:id="9846" w:author="......" w:date="2024-05-06T22:44:38Z"/>
              <w:rFonts w:hint="default" w:ascii="Times New Roman" w:hAnsi="Times New Roman" w:eastAsia="宋体" w:cs="Times New Roman"/>
              <w:szCs w:val="21"/>
            </w:rPr>
          </w:rPrChange>
        </w:rPr>
      </w:pPr>
      <w:ins w:id="9847" w:author="......" w:date="2024-05-06T22:44:38Z">
        <w:r>
          <w:rPr>
            <w:rFonts w:hint="default" w:ascii="Times New Roman" w:hAnsi="Times New Roman" w:eastAsia="宋体" w:cs="Times New Roman"/>
            <w:szCs w:val="21"/>
            <w:rPrChange w:id="9848" w:author="......" w:date="2024-05-07T14:48:58Z">
              <w:rPr>
                <w:rFonts w:hint="default" w:ascii="Times New Roman" w:hAnsi="Times New Roman" w:eastAsia="宋体" w:cs="Times New Roman"/>
                <w:szCs w:val="21"/>
              </w:rPr>
            </w:rPrChange>
          </w:rPr>
          <w:t>审计与监控：系统应具备审计和监控功能，能够记录用户操作日志和系统事件，及时发现和应对安全威胁和异常情况。</w:t>
        </w:r>
      </w:ins>
    </w:p>
    <w:p>
      <w:pPr>
        <w:numPr>
          <w:ilvl w:val="0"/>
          <w:numId w:val="70"/>
        </w:numPr>
        <w:bidi w:val="0"/>
        <w:ind w:left="425" w:hanging="425"/>
        <w:outlineLvl w:val="1"/>
        <w:rPr>
          <w:ins w:id="9851" w:author="......" w:date="2024-05-06T22:40:09Z"/>
          <w:rFonts w:hint="default" w:ascii="Times New Roman" w:hAnsi="Times New Roman" w:eastAsia="宋体" w:cs="Times New Roman"/>
          <w:rPrChange w:id="9852" w:author="......" w:date="2024-05-07T14:48:58Z">
            <w:rPr>
              <w:ins w:id="9853" w:author="......" w:date="2024-05-06T22:40:09Z"/>
              <w:rFonts w:hint="default"/>
            </w:rPr>
          </w:rPrChange>
        </w:rPr>
        <w:pPrChange w:id="9850" w:author="......" w:date="2024-05-06T22:44:40Z">
          <w:pPr>
            <w:pStyle w:val="4"/>
            <w:bidi w:val="0"/>
            <w:outlineLvl w:val="1"/>
          </w:pPr>
        </w:pPrChange>
      </w:pPr>
      <w:ins w:id="9854" w:author="......" w:date="2024-05-06T22:44:38Z">
        <w:r>
          <w:rPr>
            <w:rFonts w:hint="default" w:ascii="Times New Roman" w:hAnsi="Times New Roman" w:eastAsia="宋体" w:cs="Times New Roman"/>
            <w:szCs w:val="21"/>
            <w:rPrChange w:id="9855" w:author="......" w:date="2024-05-07T14:48:58Z">
              <w:rPr>
                <w:rFonts w:hint="default" w:ascii="Times New Roman" w:hAnsi="Times New Roman" w:eastAsia="宋体" w:cs="Times New Roman"/>
                <w:szCs w:val="21"/>
              </w:rPr>
            </w:rPrChange>
          </w:rPr>
          <w:t>数据隔离：系统应实现不同用户之间数据的隔离，确保用户之间的数据不会相互干扰或泄露。</w:t>
        </w:r>
      </w:ins>
    </w:p>
    <w:p>
      <w:pPr>
        <w:pStyle w:val="5"/>
        <w:numPr>
          <w:ins w:id="9858" w:author="......" w:date="2024-05-06T22:39:19Z"/>
        </w:numPr>
        <w:bidi w:val="0"/>
        <w:outlineLvl w:val="1"/>
        <w:rPr>
          <w:ins w:id="9859" w:author="......" w:date="2024-05-06T22:45:36Z"/>
          <w:rFonts w:hint="default" w:ascii="Times New Roman" w:hAnsi="Times New Roman" w:cs="Times New Roman"/>
          <w:rPrChange w:id="9860" w:author="......" w:date="2024-05-07T14:48:58Z">
            <w:rPr>
              <w:ins w:id="9861" w:author="......" w:date="2024-05-06T22:45:36Z"/>
              <w:rFonts w:hint="default" w:ascii="Times New Roman" w:hAnsi="Times New Roman" w:cs="Times New Roman"/>
            </w:rPr>
          </w:rPrChange>
        </w:rPr>
        <w:pPrChange w:id="9857" w:author="......" w:date="2024-05-06T22:39:19Z">
          <w:pPr>
            <w:pStyle w:val="4"/>
            <w:bidi w:val="0"/>
            <w:outlineLvl w:val="1"/>
          </w:pPr>
        </w:pPrChange>
      </w:pPr>
      <w:ins w:id="9862" w:author="......" w:date="2024-05-06T22:40:38Z">
        <w:r>
          <w:rPr>
            <w:rFonts w:hint="default" w:ascii="Times New Roman" w:hAnsi="Times New Roman" w:cs="Times New Roman"/>
            <w:lang w:val="en-US" w:eastAsia="zh-CN"/>
            <w:rPrChange w:id="9863" w:author="......" w:date="2024-05-07T14:48:58Z">
              <w:rPr>
                <w:rFonts w:hint="eastAsia" w:ascii="Times New Roman" w:hAnsi="Times New Roman" w:cs="Times New Roman"/>
                <w:lang w:val="en-US" w:eastAsia="zh-CN"/>
              </w:rPr>
            </w:rPrChange>
          </w:rPr>
          <w:t>灵活性</w:t>
        </w:r>
      </w:ins>
    </w:p>
    <w:p>
      <w:pPr>
        <w:numPr>
          <w:ilvl w:val="0"/>
          <w:numId w:val="71"/>
        </w:numPr>
        <w:ind w:left="425" w:hanging="425"/>
        <w:rPr>
          <w:ins w:id="9865" w:author="......" w:date="2024-05-06T22:45:36Z"/>
          <w:rFonts w:hint="default" w:ascii="Times New Roman" w:hAnsi="Times New Roman" w:eastAsia="宋体" w:cs="Times New Roman"/>
          <w:szCs w:val="21"/>
          <w:rPrChange w:id="9866" w:author="......" w:date="2024-05-07T14:48:58Z">
            <w:rPr>
              <w:ins w:id="9867" w:author="......" w:date="2024-05-06T22:45:36Z"/>
              <w:rFonts w:hint="default" w:ascii="Times New Roman" w:hAnsi="Times New Roman" w:eastAsia="宋体" w:cs="Times New Roman"/>
              <w:szCs w:val="21"/>
            </w:rPr>
          </w:rPrChange>
        </w:rPr>
      </w:pPr>
      <w:ins w:id="9868" w:author="......" w:date="2024-05-06T22:45:36Z">
        <w:r>
          <w:rPr>
            <w:rFonts w:hint="default" w:ascii="Times New Roman" w:hAnsi="Times New Roman" w:eastAsia="宋体" w:cs="Times New Roman"/>
            <w:szCs w:val="21"/>
            <w:rPrChange w:id="9869" w:author="......" w:date="2024-05-07T14:48:58Z">
              <w:rPr>
                <w:rFonts w:hint="default" w:ascii="Times New Roman" w:hAnsi="Times New Roman" w:eastAsia="宋体" w:cs="Times New Roman"/>
                <w:szCs w:val="21"/>
              </w:rPr>
            </w:rPrChange>
          </w:rPr>
          <w:t>跨平台兼容性：系统应具备跨平台兼容性，能够在不同操作系统和设备上运行，包括桌面、移动和云端环境。</w:t>
        </w:r>
      </w:ins>
    </w:p>
    <w:p>
      <w:pPr>
        <w:numPr>
          <w:ilvl w:val="0"/>
          <w:numId w:val="71"/>
        </w:numPr>
        <w:ind w:left="425" w:hanging="425"/>
        <w:rPr>
          <w:ins w:id="9871" w:author="......" w:date="2024-05-06T22:45:36Z"/>
          <w:rFonts w:hint="default" w:ascii="Times New Roman" w:hAnsi="Times New Roman" w:eastAsia="宋体" w:cs="Times New Roman"/>
          <w:szCs w:val="21"/>
          <w:rPrChange w:id="9872" w:author="......" w:date="2024-05-07T14:48:58Z">
            <w:rPr>
              <w:ins w:id="9873" w:author="......" w:date="2024-05-06T22:45:36Z"/>
              <w:rFonts w:hint="default" w:ascii="Times New Roman" w:hAnsi="Times New Roman" w:eastAsia="宋体" w:cs="Times New Roman"/>
              <w:szCs w:val="21"/>
            </w:rPr>
          </w:rPrChange>
        </w:rPr>
      </w:pPr>
      <w:ins w:id="9874" w:author="......" w:date="2024-05-06T22:45:36Z">
        <w:r>
          <w:rPr>
            <w:rFonts w:hint="default" w:ascii="Times New Roman" w:hAnsi="Times New Roman" w:eastAsia="宋体" w:cs="Times New Roman"/>
            <w:szCs w:val="21"/>
            <w:rPrChange w:id="9875" w:author="......" w:date="2024-05-07T14:48:58Z">
              <w:rPr>
                <w:rFonts w:hint="default" w:ascii="Times New Roman" w:hAnsi="Times New Roman" w:eastAsia="宋体" w:cs="Times New Roman"/>
                <w:szCs w:val="21"/>
              </w:rPr>
            </w:rPrChange>
          </w:rPr>
          <w:t>模块化设计：系统应采用模块化设计和组件化开发，以支持灵活的功能扩展和定制，以及更容易的系统集成和部署。</w:t>
        </w:r>
      </w:ins>
    </w:p>
    <w:p>
      <w:pPr>
        <w:numPr>
          <w:ilvl w:val="0"/>
          <w:numId w:val="71"/>
        </w:numPr>
        <w:bidi w:val="0"/>
        <w:ind w:left="425" w:hanging="425"/>
        <w:outlineLvl w:val="1"/>
        <w:rPr>
          <w:ins w:id="9878" w:author="......" w:date="2024-05-06T22:49:18Z"/>
          <w:rFonts w:hint="default" w:ascii="Times New Roman" w:hAnsi="Times New Roman" w:eastAsia="宋体" w:cs="Times New Roman"/>
          <w:rPrChange w:id="9879" w:author="......" w:date="2024-05-07T14:48:58Z">
            <w:rPr>
              <w:ins w:id="9880" w:author="......" w:date="2024-05-06T22:49:18Z"/>
              <w:rFonts w:hint="default"/>
            </w:rPr>
          </w:rPrChange>
        </w:rPr>
        <w:pPrChange w:id="9877" w:author="......" w:date="2024-05-06T22:45:38Z">
          <w:pPr>
            <w:pStyle w:val="4"/>
            <w:bidi w:val="0"/>
            <w:outlineLvl w:val="1"/>
          </w:pPr>
        </w:pPrChange>
      </w:pPr>
      <w:ins w:id="9881" w:author="......" w:date="2024-05-06T22:45:36Z">
        <w:r>
          <w:rPr>
            <w:rFonts w:hint="default" w:ascii="Times New Roman" w:hAnsi="Times New Roman" w:eastAsia="宋体" w:cs="Times New Roman"/>
            <w:szCs w:val="21"/>
            <w:rPrChange w:id="9882" w:author="......" w:date="2024-05-07T14:48:58Z">
              <w:rPr>
                <w:rFonts w:hint="default" w:ascii="Times New Roman" w:hAnsi="Times New Roman" w:eastAsia="宋体" w:cs="Times New Roman"/>
                <w:szCs w:val="21"/>
              </w:rPr>
            </w:rPrChange>
          </w:rPr>
          <w:t>配置和定制选项：系统应提供丰富的配置选项和定制功能，以满足不同用户和组织的特定需求和偏好，提高系统的灵活性。</w:t>
        </w:r>
      </w:ins>
    </w:p>
    <w:p>
      <w:pPr>
        <w:pStyle w:val="5"/>
        <w:numPr>
          <w:ins w:id="9885" w:author="......" w:date="2024-05-06T22:39:19Z"/>
        </w:numPr>
        <w:bidi w:val="0"/>
        <w:outlineLvl w:val="1"/>
        <w:rPr>
          <w:ins w:id="9886" w:author="......" w:date="2024-05-06T22:47:19Z"/>
          <w:rFonts w:hint="default" w:ascii="Times New Roman" w:hAnsi="Times New Roman" w:cs="Times New Roman"/>
          <w:rPrChange w:id="9887" w:author="......" w:date="2024-05-07T14:48:58Z">
            <w:rPr>
              <w:ins w:id="9888" w:author="......" w:date="2024-05-06T22:47:19Z"/>
              <w:rFonts w:hint="default" w:ascii="Times New Roman" w:hAnsi="Times New Roman" w:cs="Times New Roman"/>
            </w:rPr>
          </w:rPrChange>
        </w:rPr>
        <w:pPrChange w:id="9884" w:author="......" w:date="2024-05-06T22:39:19Z">
          <w:pPr>
            <w:pStyle w:val="4"/>
            <w:bidi w:val="0"/>
            <w:outlineLvl w:val="1"/>
          </w:pPr>
        </w:pPrChange>
      </w:pPr>
      <w:ins w:id="9889" w:author="......" w:date="2024-05-06T22:41:00Z">
        <w:r>
          <w:rPr>
            <w:rFonts w:hint="default" w:ascii="Times New Roman" w:hAnsi="Times New Roman" w:cs="Times New Roman"/>
            <w:lang w:val="en-US" w:eastAsia="zh-CN"/>
            <w:rPrChange w:id="9890" w:author="......" w:date="2024-05-07T14:48:58Z">
              <w:rPr>
                <w:rFonts w:hint="eastAsia" w:ascii="Times New Roman" w:hAnsi="Times New Roman" w:cs="Times New Roman"/>
                <w:lang w:val="en-US" w:eastAsia="zh-CN"/>
              </w:rPr>
            </w:rPrChange>
          </w:rPr>
          <w:t>可靠性</w:t>
        </w:r>
      </w:ins>
    </w:p>
    <w:p>
      <w:pPr>
        <w:numPr>
          <w:ilvl w:val="0"/>
          <w:numId w:val="72"/>
          <w:ins w:id="9893" w:author="......" w:date="2024-05-06T22:47:26Z"/>
        </w:numPr>
        <w:bidi w:val="0"/>
        <w:ind w:left="425" w:hanging="425"/>
        <w:outlineLvl w:val="1"/>
        <w:rPr>
          <w:ins w:id="9894" w:author="......" w:date="2024-05-06T22:47:22Z"/>
          <w:rFonts w:hint="default" w:ascii="Times New Roman" w:hAnsi="Times New Roman" w:eastAsia="宋体" w:cs="Times New Roman"/>
          <w:rPrChange w:id="9895" w:author="......" w:date="2024-05-07T14:48:58Z">
            <w:rPr>
              <w:ins w:id="9896" w:author="......" w:date="2024-05-06T22:47:22Z"/>
              <w:rFonts w:hint="default"/>
            </w:rPr>
          </w:rPrChange>
        </w:rPr>
        <w:pPrChange w:id="9892" w:author="......" w:date="2024-05-06T22:47:26Z">
          <w:pPr>
            <w:pStyle w:val="4"/>
            <w:bidi w:val="0"/>
            <w:outlineLvl w:val="1"/>
          </w:pPr>
        </w:pPrChange>
      </w:pPr>
      <w:ins w:id="9897" w:author="......" w:date="2024-05-06T22:47:22Z">
        <w:r>
          <w:rPr>
            <w:rFonts w:hint="default" w:ascii="Times New Roman" w:hAnsi="Times New Roman" w:eastAsia="宋体" w:cs="Times New Roman"/>
            <w:rPrChange w:id="9898" w:author="......" w:date="2024-05-07T14:48:58Z">
              <w:rPr>
                <w:rFonts w:hint="default"/>
              </w:rPr>
            </w:rPrChange>
          </w:rPr>
          <w:t>稳定性：系统应保持稳定运行，在不受外部干扰的情况下能够持续运行一段长时间，直至达到预期的维护时间或故障发生。</w:t>
        </w:r>
      </w:ins>
    </w:p>
    <w:p>
      <w:pPr>
        <w:numPr>
          <w:ilvl w:val="0"/>
          <w:numId w:val="72"/>
          <w:ins w:id="9901" w:author="......" w:date="2024-05-06T22:47:28Z"/>
        </w:numPr>
        <w:bidi w:val="0"/>
        <w:ind w:left="425" w:hanging="425"/>
        <w:outlineLvl w:val="1"/>
        <w:rPr>
          <w:ins w:id="9902" w:author="......" w:date="2024-05-06T22:47:22Z"/>
          <w:rFonts w:hint="default" w:ascii="Times New Roman" w:hAnsi="Times New Roman" w:eastAsia="宋体" w:cs="Times New Roman"/>
          <w:rPrChange w:id="9903" w:author="......" w:date="2024-05-07T14:48:58Z">
            <w:rPr>
              <w:ins w:id="9904" w:author="......" w:date="2024-05-06T22:47:22Z"/>
              <w:rFonts w:hint="default"/>
            </w:rPr>
          </w:rPrChange>
        </w:rPr>
        <w:pPrChange w:id="9900" w:author="......" w:date="2024-05-06T22:47:28Z">
          <w:pPr>
            <w:pStyle w:val="4"/>
            <w:bidi w:val="0"/>
            <w:outlineLvl w:val="1"/>
          </w:pPr>
        </w:pPrChange>
      </w:pPr>
      <w:ins w:id="9905" w:author="......" w:date="2024-05-06T22:47:22Z">
        <w:r>
          <w:rPr>
            <w:rFonts w:hint="default" w:ascii="Times New Roman" w:hAnsi="Times New Roman" w:eastAsia="宋体" w:cs="Times New Roman"/>
            <w:rPrChange w:id="9906" w:author="......" w:date="2024-05-07T14:48:58Z">
              <w:rPr>
                <w:rFonts w:hint="default"/>
              </w:rPr>
            </w:rPrChange>
          </w:rPr>
          <w:t>故障预防：系统应具备预防故障的机制，通过有效的代码编写、错误检测和纠正、以及系统健康检查等方式，最大程度地减少系统故障的发生。</w:t>
        </w:r>
      </w:ins>
    </w:p>
    <w:p>
      <w:pPr>
        <w:numPr>
          <w:ilvl w:val="0"/>
          <w:numId w:val="72"/>
          <w:ins w:id="9909" w:author="......" w:date="2024-05-06T22:47:37Z"/>
        </w:numPr>
        <w:bidi w:val="0"/>
        <w:ind w:left="425" w:hanging="425"/>
        <w:outlineLvl w:val="1"/>
        <w:rPr>
          <w:ins w:id="9910" w:author="......" w:date="2024-05-06T22:47:22Z"/>
          <w:rFonts w:hint="default" w:ascii="Times New Roman" w:hAnsi="Times New Roman" w:eastAsia="宋体" w:cs="Times New Roman"/>
          <w:rPrChange w:id="9911" w:author="......" w:date="2024-05-07T14:48:58Z">
            <w:rPr>
              <w:ins w:id="9912" w:author="......" w:date="2024-05-06T22:47:22Z"/>
              <w:rFonts w:hint="default"/>
            </w:rPr>
          </w:rPrChange>
        </w:rPr>
        <w:pPrChange w:id="9908" w:author="......" w:date="2024-05-06T22:47:37Z">
          <w:pPr>
            <w:pStyle w:val="4"/>
            <w:bidi w:val="0"/>
            <w:outlineLvl w:val="1"/>
          </w:pPr>
        </w:pPrChange>
      </w:pPr>
      <w:ins w:id="9913" w:author="......" w:date="2024-05-06T22:47:22Z">
        <w:r>
          <w:rPr>
            <w:rFonts w:hint="default" w:ascii="Times New Roman" w:hAnsi="Times New Roman" w:eastAsia="宋体" w:cs="Times New Roman"/>
            <w:rPrChange w:id="9914" w:author="......" w:date="2024-05-07T14:48:58Z">
              <w:rPr>
                <w:rFonts w:hint="default"/>
              </w:rPr>
            </w:rPrChange>
          </w:rPr>
          <w:t>备份与恢复：系统应具备备份和恢复功能，能够定期备份系统数据，并在需要时快速恢复到备份状态，以确保数据的安全性和可靠性。</w:t>
        </w:r>
      </w:ins>
    </w:p>
    <w:p>
      <w:pPr>
        <w:pStyle w:val="5"/>
        <w:numPr>
          <w:ins w:id="9917" w:author="......" w:date="2024-05-06T22:39:19Z"/>
        </w:numPr>
        <w:bidi w:val="0"/>
        <w:outlineLvl w:val="1"/>
        <w:rPr>
          <w:ins w:id="9918" w:author="......" w:date="2024-05-06T22:44:47Z"/>
          <w:rFonts w:hint="default" w:ascii="Times New Roman" w:hAnsi="Times New Roman" w:cs="Times New Roman"/>
          <w:rPrChange w:id="9919" w:author="......" w:date="2024-05-07T14:48:58Z">
            <w:rPr>
              <w:ins w:id="9920" w:author="......" w:date="2024-05-06T22:44:47Z"/>
              <w:rFonts w:hint="default" w:ascii="Times New Roman" w:hAnsi="Times New Roman" w:cs="Times New Roman"/>
            </w:rPr>
          </w:rPrChange>
        </w:rPr>
        <w:pPrChange w:id="9916" w:author="......" w:date="2024-05-06T22:39:19Z">
          <w:pPr>
            <w:pStyle w:val="4"/>
            <w:bidi w:val="0"/>
            <w:outlineLvl w:val="1"/>
          </w:pPr>
        </w:pPrChange>
      </w:pPr>
      <w:ins w:id="9921" w:author="......" w:date="2024-05-06T22:41:16Z">
        <w:r>
          <w:rPr>
            <w:rFonts w:hint="default" w:ascii="Times New Roman" w:hAnsi="Times New Roman" w:cs="Times New Roman"/>
            <w:lang w:val="en-US" w:eastAsia="zh-CN"/>
            <w:rPrChange w:id="9922" w:author="......" w:date="2024-05-07T14:48:58Z">
              <w:rPr>
                <w:rFonts w:hint="eastAsia" w:ascii="Times New Roman" w:hAnsi="Times New Roman" w:cs="Times New Roman"/>
                <w:lang w:val="en-US" w:eastAsia="zh-CN"/>
              </w:rPr>
            </w:rPrChange>
          </w:rPr>
          <w:t>易用性</w:t>
        </w:r>
      </w:ins>
    </w:p>
    <w:p>
      <w:pPr>
        <w:numPr>
          <w:ilvl w:val="0"/>
          <w:numId w:val="73"/>
        </w:numPr>
        <w:ind w:left="425" w:hanging="425"/>
        <w:rPr>
          <w:ins w:id="9924" w:author="......" w:date="2024-05-06T22:44:48Z"/>
          <w:rFonts w:hint="default" w:ascii="Times New Roman" w:hAnsi="Times New Roman" w:eastAsia="宋体" w:cs="Times New Roman"/>
          <w:rPrChange w:id="9925" w:author="......" w:date="2024-05-07T14:48:58Z">
            <w:rPr>
              <w:ins w:id="9926" w:author="......" w:date="2024-05-06T22:44:48Z"/>
              <w:rFonts w:hint="default" w:ascii="Times New Roman" w:hAnsi="Times New Roman" w:cs="Times New Roman"/>
            </w:rPr>
          </w:rPrChange>
        </w:rPr>
      </w:pPr>
      <w:ins w:id="9927" w:author="......" w:date="2024-05-06T22:44:48Z">
        <w:r>
          <w:rPr>
            <w:rFonts w:hint="default" w:ascii="Times New Roman" w:hAnsi="Times New Roman" w:eastAsia="宋体" w:cs="Times New Roman"/>
            <w:rPrChange w:id="9928" w:author="......" w:date="2024-05-07T14:48:58Z">
              <w:rPr>
                <w:rFonts w:hint="default" w:ascii="Times New Roman" w:hAnsi="Times New Roman" w:cs="Times New Roman"/>
              </w:rPr>
            </w:rPrChange>
          </w:rPr>
          <w:t>操作简易性：用户应能够快速理解系统的操作流程，并能够在不经过过多培训的情况下进行操作。系统的界面应简洁明了，按钮和菜单布局应合理，以降低用户的学习成本。</w:t>
        </w:r>
      </w:ins>
    </w:p>
    <w:p>
      <w:pPr>
        <w:numPr>
          <w:ilvl w:val="0"/>
          <w:numId w:val="73"/>
        </w:numPr>
        <w:ind w:left="425" w:hanging="425"/>
        <w:rPr>
          <w:ins w:id="9930" w:author="......" w:date="2024-05-06T22:44:48Z"/>
          <w:rFonts w:hint="default" w:ascii="Times New Roman" w:hAnsi="Times New Roman" w:eastAsia="宋体" w:cs="Times New Roman"/>
          <w:rPrChange w:id="9931" w:author="......" w:date="2024-05-07T14:48:58Z">
            <w:rPr>
              <w:ins w:id="9932" w:author="......" w:date="2024-05-06T22:44:48Z"/>
              <w:rFonts w:hint="default" w:ascii="Times New Roman" w:hAnsi="Times New Roman" w:cs="Times New Roman"/>
            </w:rPr>
          </w:rPrChange>
        </w:rPr>
      </w:pPr>
      <w:ins w:id="9933" w:author="......" w:date="2024-05-06T22:44:48Z">
        <w:r>
          <w:rPr>
            <w:rFonts w:hint="default" w:ascii="Times New Roman" w:hAnsi="Times New Roman" w:eastAsia="宋体" w:cs="Times New Roman"/>
            <w:rPrChange w:id="9934" w:author="......" w:date="2024-05-07T14:48:58Z">
              <w:rPr>
                <w:rFonts w:hint="default" w:ascii="Times New Roman" w:hAnsi="Times New Roman" w:cs="Times New Roman"/>
              </w:rPr>
            </w:rPrChange>
          </w:rPr>
          <w:t>用户满意度：用户对系统的易用性应感到满意，能够在操作过程中轻松找到需要的功能和信息</w:t>
        </w:r>
      </w:ins>
      <w:ins w:id="9936" w:author="......" w:date="2024-05-06T22:44:48Z">
        <w:r>
          <w:rPr>
            <w:rFonts w:hint="default" w:ascii="Times New Roman" w:hAnsi="Times New Roman" w:eastAsia="宋体" w:cs="Times New Roman"/>
            <w:lang w:eastAsia="zh-CN"/>
            <w:rPrChange w:id="9937" w:author="......" w:date="2024-05-07T14:48:58Z">
              <w:rPr>
                <w:rFonts w:hint="default" w:ascii="Times New Roman" w:hAnsi="Times New Roman" w:cs="Times New Roman"/>
                <w:lang w:eastAsia="zh-CN"/>
              </w:rPr>
            </w:rPrChange>
          </w:rPr>
          <w:t>，</w:t>
        </w:r>
      </w:ins>
      <w:ins w:id="9939" w:author="......" w:date="2024-05-06T22:44:48Z">
        <w:r>
          <w:rPr>
            <w:rFonts w:hint="default" w:ascii="Times New Roman" w:hAnsi="Times New Roman" w:eastAsia="宋体" w:cs="Times New Roman"/>
            <w:rPrChange w:id="9940" w:author="......" w:date="2024-05-07T14:48:58Z">
              <w:rPr>
                <w:rFonts w:hint="default" w:ascii="Times New Roman" w:hAnsi="Times New Roman" w:cs="Times New Roman"/>
              </w:rPr>
            </w:rPrChange>
          </w:rPr>
          <w:t>并且不会因为操作复杂而产生挫败感。</w:t>
        </w:r>
      </w:ins>
    </w:p>
    <w:p>
      <w:pPr>
        <w:numPr>
          <w:ilvl w:val="0"/>
          <w:numId w:val="73"/>
        </w:numPr>
        <w:bidi w:val="0"/>
        <w:ind w:left="425" w:hanging="425"/>
        <w:outlineLvl w:val="1"/>
        <w:rPr>
          <w:ins w:id="9943" w:author="......" w:date="2024-05-06T22:41:22Z"/>
          <w:rFonts w:hint="default" w:ascii="Times New Roman" w:hAnsi="Times New Roman" w:eastAsia="宋体" w:cs="Times New Roman"/>
          <w:rPrChange w:id="9944" w:author="......" w:date="2024-05-07T14:48:58Z">
            <w:rPr>
              <w:ins w:id="9945" w:author="......" w:date="2024-05-06T22:41:22Z"/>
              <w:rFonts w:hint="default"/>
            </w:rPr>
          </w:rPrChange>
        </w:rPr>
        <w:pPrChange w:id="9942" w:author="......" w:date="2024-05-06T22:45:06Z">
          <w:pPr>
            <w:pStyle w:val="4"/>
            <w:bidi w:val="0"/>
            <w:outlineLvl w:val="1"/>
          </w:pPr>
        </w:pPrChange>
      </w:pPr>
      <w:ins w:id="9946" w:author="......" w:date="2024-05-06T22:44:48Z">
        <w:r>
          <w:rPr>
            <w:rFonts w:hint="default" w:ascii="Times New Roman" w:hAnsi="Times New Roman" w:eastAsia="宋体" w:cs="Times New Roman"/>
            <w:rPrChange w:id="9947" w:author="......" w:date="2024-05-07T14:48:58Z">
              <w:rPr>
                <w:rFonts w:hint="default" w:ascii="Times New Roman" w:hAnsi="Times New Roman" w:cs="Times New Roman"/>
              </w:rPr>
            </w:rPrChange>
          </w:rPr>
          <w:t>培训需求：系统应提供清晰、易懂的用户帮助文档和培训材料，以帮助新用户快速上手并熟练使用系统。培训过的用户应能够在平均3分钟或最多5分钟的时间内完成常见操作。</w:t>
        </w:r>
      </w:ins>
    </w:p>
    <w:p>
      <w:pPr>
        <w:pStyle w:val="5"/>
        <w:numPr>
          <w:ins w:id="9950" w:author="......" w:date="2024-05-06T22:39:19Z"/>
        </w:numPr>
        <w:bidi w:val="0"/>
        <w:outlineLvl w:val="1"/>
        <w:rPr>
          <w:del w:id="9951" w:author="......" w:date="2024-05-06T22:44:53Z"/>
          <w:rFonts w:hint="default" w:ascii="Times New Roman" w:hAnsi="Times New Roman" w:cs="Times New Roman"/>
          <w:rPrChange w:id="9952" w:author="......" w:date="2024-05-07T14:48:58Z">
            <w:rPr>
              <w:del w:id="9953" w:author="......" w:date="2024-05-06T22:44:53Z"/>
              <w:rFonts w:hint="default"/>
            </w:rPr>
          </w:rPrChange>
        </w:rPr>
        <w:pPrChange w:id="9949" w:author="......" w:date="2024-05-06T22:39:19Z">
          <w:pPr>
            <w:pStyle w:val="4"/>
            <w:bidi w:val="0"/>
            <w:outlineLvl w:val="1"/>
          </w:pPr>
        </w:pPrChange>
      </w:pPr>
      <w:del w:id="9954" w:author="......" w:date="2024-05-06T22:44:53Z">
        <w:r>
          <w:rPr>
            <w:rFonts w:hint="default" w:ascii="Times New Roman" w:hAnsi="Times New Roman" w:cs="Times New Roman"/>
            <w:rPrChange w:id="9955" w:author="......" w:date="2024-05-07T14:48:58Z">
              <w:rPr>
                <w:rFonts w:hint="default"/>
              </w:rPr>
            </w:rPrChange>
          </w:rPr>
          <w:delText>需</w:delText>
        </w:r>
      </w:del>
      <w:del w:id="9957" w:author="......" w:date="2024-05-06T22:44:53Z">
        <w:r>
          <w:rPr>
            <w:rFonts w:hint="default" w:ascii="Times New Roman" w:hAnsi="Times New Roman" w:cs="Times New Roman"/>
            <w:rPrChange w:id="9958" w:author="......" w:date="2024-05-07T14:48:58Z">
              <w:rPr>
                <w:rFonts w:hint="default"/>
              </w:rPr>
            </w:rPrChange>
          </w:rPr>
          <w:delText>求</w:delText>
        </w:r>
        <w:bookmarkEnd w:id="270"/>
        <w:bookmarkEnd w:id="271"/>
        <w:bookmarkEnd w:id="272"/>
        <w:bookmarkEnd w:id="273"/>
        <w:bookmarkEnd w:id="274"/>
        <w:bookmarkEnd w:id="275"/>
      </w:del>
    </w:p>
    <w:p>
      <w:pPr>
        <w:numPr>
          <w:ilvl w:val="0"/>
          <w:numId w:val="70"/>
        </w:numPr>
        <w:ind w:left="425" w:leftChars="0" w:hanging="425" w:firstLineChars="0"/>
        <w:rPr>
          <w:del w:id="9960" w:author="......" w:date="2024-05-06T22:44:53Z"/>
          <w:rFonts w:hint="default" w:ascii="Times New Roman" w:hAnsi="Times New Roman" w:eastAsia="宋体" w:cs="Times New Roman"/>
          <w:sz w:val="24"/>
          <w:szCs w:val="32"/>
          <w:rPrChange w:id="9961" w:author="......" w:date="2024-05-07T14:48:58Z">
            <w:rPr>
              <w:del w:id="9962" w:author="......" w:date="2024-05-06T22:44:53Z"/>
              <w:rFonts w:hint="default" w:ascii="Times New Roman" w:hAnsi="Times New Roman" w:eastAsia="宋体" w:cs="Times New Roman"/>
              <w:sz w:val="24"/>
              <w:szCs w:val="32"/>
            </w:rPr>
          </w:rPrChange>
        </w:rPr>
      </w:pPr>
      <w:del w:id="9963" w:author="......" w:date="2024-05-06T22:44:53Z">
        <w:r>
          <w:rPr>
            <w:rFonts w:hint="default" w:ascii="Times New Roman" w:hAnsi="Times New Roman" w:eastAsia="宋体" w:cs="Times New Roman"/>
            <w:sz w:val="24"/>
            <w:szCs w:val="32"/>
            <w:rPrChange w:id="9964" w:author="......" w:date="2024-05-07T14:48:58Z">
              <w:rPr>
                <w:rFonts w:hint="default" w:ascii="Times New Roman" w:hAnsi="Times New Roman" w:eastAsia="宋体" w:cs="Times New Roman"/>
                <w:sz w:val="24"/>
                <w:szCs w:val="32"/>
              </w:rPr>
            </w:rPrChange>
          </w:rPr>
          <w:delText>身份验证与授权：系统应提供有效的身份验证机制，确保只有经过授权的用户能够访问系统，并根据用户角色分配相应的权限。</w:delText>
        </w:r>
      </w:del>
    </w:p>
    <w:p>
      <w:pPr>
        <w:numPr>
          <w:ilvl w:val="0"/>
          <w:numId w:val="70"/>
        </w:numPr>
        <w:ind w:left="425" w:leftChars="0" w:hanging="425" w:firstLineChars="0"/>
        <w:rPr>
          <w:del w:id="9966" w:author="......" w:date="2024-05-06T22:44:53Z"/>
          <w:rFonts w:hint="default" w:ascii="Times New Roman" w:hAnsi="Times New Roman" w:eastAsia="宋体" w:cs="Times New Roman"/>
          <w:sz w:val="24"/>
          <w:szCs w:val="32"/>
          <w:rPrChange w:id="9967" w:author="......" w:date="2024-05-07T14:48:58Z">
            <w:rPr>
              <w:del w:id="9968" w:author="......" w:date="2024-05-06T22:44:53Z"/>
              <w:rFonts w:hint="default" w:ascii="Times New Roman" w:hAnsi="Times New Roman" w:eastAsia="宋体" w:cs="Times New Roman"/>
              <w:sz w:val="24"/>
              <w:szCs w:val="32"/>
            </w:rPr>
          </w:rPrChange>
        </w:rPr>
      </w:pPr>
      <w:del w:id="9969" w:author="......" w:date="2024-05-06T22:44:53Z">
        <w:r>
          <w:rPr>
            <w:rFonts w:hint="default" w:ascii="Times New Roman" w:hAnsi="Times New Roman" w:eastAsia="宋体" w:cs="Times New Roman"/>
            <w:sz w:val="24"/>
            <w:szCs w:val="32"/>
            <w:rPrChange w:id="9970" w:author="......" w:date="2024-05-07T14:48:58Z">
              <w:rPr>
                <w:rFonts w:hint="default" w:ascii="Times New Roman" w:hAnsi="Times New Roman" w:eastAsia="宋体" w:cs="Times New Roman"/>
                <w:sz w:val="24"/>
                <w:szCs w:val="32"/>
              </w:rPr>
            </w:rPrChange>
          </w:rPr>
          <w:delText>数据保护：系统应采取必要的措施保护用户数据的机密性、完整性和可用性，如加密存储敏感数据、定期备份数据等。</w:delText>
        </w:r>
      </w:del>
    </w:p>
    <w:p>
      <w:pPr>
        <w:numPr>
          <w:ilvl w:val="0"/>
          <w:numId w:val="70"/>
        </w:numPr>
        <w:ind w:left="425" w:leftChars="0" w:hanging="425" w:firstLineChars="0"/>
        <w:rPr>
          <w:del w:id="9972" w:author="......" w:date="2024-05-06T22:44:53Z"/>
          <w:rFonts w:hint="default" w:ascii="Times New Roman" w:hAnsi="Times New Roman" w:eastAsia="宋体" w:cs="Times New Roman"/>
          <w:sz w:val="24"/>
          <w:szCs w:val="32"/>
          <w:rPrChange w:id="9973" w:author="......" w:date="2024-05-07T14:48:58Z">
            <w:rPr>
              <w:del w:id="9974" w:author="......" w:date="2024-05-06T22:44:53Z"/>
              <w:rFonts w:hint="default" w:ascii="Times New Roman" w:hAnsi="Times New Roman" w:eastAsia="宋体" w:cs="Times New Roman"/>
              <w:sz w:val="24"/>
              <w:szCs w:val="32"/>
            </w:rPr>
          </w:rPrChange>
        </w:rPr>
      </w:pPr>
      <w:del w:id="9975" w:author="......" w:date="2024-05-06T22:44:53Z">
        <w:r>
          <w:rPr>
            <w:rFonts w:hint="default" w:ascii="Times New Roman" w:hAnsi="Times New Roman" w:eastAsia="宋体" w:cs="Times New Roman"/>
            <w:sz w:val="24"/>
            <w:szCs w:val="32"/>
            <w:rPrChange w:id="9976" w:author="......" w:date="2024-05-07T14:48:58Z">
              <w:rPr>
                <w:rFonts w:hint="default" w:ascii="Times New Roman" w:hAnsi="Times New Roman" w:eastAsia="宋体" w:cs="Times New Roman"/>
                <w:sz w:val="24"/>
                <w:szCs w:val="32"/>
              </w:rPr>
            </w:rPrChange>
          </w:rPr>
          <w:delText>防止恶意攻击：系统应具备防止常见的网络攻击手段，如SQL注入、跨站脚本攻击等，以确保系统的稳定性和安全性。</w:delText>
        </w:r>
      </w:del>
    </w:p>
    <w:p>
      <w:pPr>
        <w:numPr>
          <w:ilvl w:val="0"/>
          <w:numId w:val="70"/>
        </w:numPr>
        <w:ind w:left="425" w:leftChars="0" w:hanging="425" w:firstLineChars="0"/>
        <w:rPr>
          <w:del w:id="9978" w:author="......" w:date="2024-05-06T22:44:53Z"/>
          <w:rFonts w:hint="default" w:ascii="Times New Roman" w:hAnsi="Times New Roman" w:eastAsia="宋体" w:cs="Times New Roman"/>
          <w:sz w:val="24"/>
          <w:szCs w:val="32"/>
          <w:rPrChange w:id="9979" w:author="......" w:date="2024-05-07T14:48:58Z">
            <w:rPr>
              <w:del w:id="9980" w:author="......" w:date="2024-05-06T22:44:53Z"/>
              <w:rFonts w:hint="default" w:ascii="Times New Roman" w:hAnsi="Times New Roman" w:eastAsia="宋体" w:cs="Times New Roman"/>
              <w:sz w:val="24"/>
              <w:szCs w:val="32"/>
            </w:rPr>
          </w:rPrChange>
        </w:rPr>
      </w:pPr>
      <w:del w:id="9981" w:author="......" w:date="2024-05-06T22:44:53Z">
        <w:r>
          <w:rPr>
            <w:rFonts w:hint="default" w:ascii="Times New Roman" w:hAnsi="Times New Roman" w:eastAsia="宋体" w:cs="Times New Roman"/>
            <w:sz w:val="24"/>
            <w:szCs w:val="32"/>
            <w:rPrChange w:id="9982" w:author="......" w:date="2024-05-07T14:48:58Z">
              <w:rPr>
                <w:rFonts w:hint="default" w:ascii="Times New Roman" w:hAnsi="Times New Roman" w:eastAsia="宋体" w:cs="Times New Roman"/>
                <w:sz w:val="24"/>
                <w:szCs w:val="32"/>
              </w:rPr>
            </w:rPrChange>
          </w:rPr>
          <w:delText>审计与监控：系统应具备审计和监控功能，能够记录用户操作日志和系统事件，及时发现和应对安全威胁和异常情况。</w:delText>
        </w:r>
      </w:del>
    </w:p>
    <w:p>
      <w:pPr>
        <w:numPr>
          <w:ilvl w:val="0"/>
          <w:numId w:val="70"/>
        </w:numPr>
        <w:ind w:left="425" w:leftChars="0" w:hanging="425" w:firstLineChars="0"/>
        <w:rPr>
          <w:del w:id="9984" w:author="......" w:date="2024-05-06T22:44:53Z"/>
          <w:rFonts w:hint="default" w:ascii="Times New Roman" w:hAnsi="Times New Roman" w:eastAsia="宋体" w:cs="Times New Roman"/>
          <w:sz w:val="24"/>
          <w:szCs w:val="32"/>
          <w:rPrChange w:id="9985" w:author="......" w:date="2024-05-07T14:48:58Z">
            <w:rPr>
              <w:del w:id="9986" w:author="......" w:date="2024-05-06T22:44:53Z"/>
              <w:rFonts w:hint="default" w:ascii="Times New Roman" w:hAnsi="Times New Roman" w:eastAsia="宋体" w:cs="Times New Roman"/>
              <w:sz w:val="24"/>
              <w:szCs w:val="32"/>
            </w:rPr>
          </w:rPrChange>
        </w:rPr>
      </w:pPr>
      <w:del w:id="9987" w:author="......" w:date="2024-05-06T22:44:53Z">
        <w:r>
          <w:rPr>
            <w:rFonts w:hint="default" w:ascii="Times New Roman" w:hAnsi="Times New Roman" w:eastAsia="宋体" w:cs="Times New Roman"/>
            <w:sz w:val="24"/>
            <w:szCs w:val="32"/>
            <w:rPrChange w:id="9988" w:author="......" w:date="2024-05-07T14:48:58Z">
              <w:rPr>
                <w:rFonts w:hint="default" w:ascii="Times New Roman" w:hAnsi="Times New Roman" w:eastAsia="宋体" w:cs="Times New Roman"/>
                <w:sz w:val="24"/>
                <w:szCs w:val="32"/>
              </w:rPr>
            </w:rPrChange>
          </w:rPr>
          <w:delText>数据隔离：系统应实现不同用户之间数据的隔离，确保用户之间的数据不会相互干扰或泄露。</w:delText>
        </w:r>
      </w:del>
    </w:p>
    <w:p>
      <w:pPr>
        <w:pStyle w:val="5"/>
        <w:numPr>
          <w:ins w:id="9991" w:author="......" w:date="2024-05-06T22:45:04Z"/>
        </w:numPr>
        <w:rPr>
          <w:ins w:id="9992" w:author="......" w:date="2024-05-06T22:25:37Z"/>
          <w:rFonts w:hint="default" w:ascii="Times New Roman" w:hAnsi="Times New Roman" w:cs="Times New Roman"/>
          <w:rPrChange w:id="9993" w:author="......" w:date="2024-05-07T14:48:58Z">
            <w:rPr>
              <w:ins w:id="9994" w:author="......" w:date="2024-05-06T22:25:37Z"/>
              <w:rFonts w:hint="default"/>
            </w:rPr>
          </w:rPrChange>
        </w:rPr>
        <w:pPrChange w:id="9990" w:author="......" w:date="2024-05-06T22:45:04Z">
          <w:pPr/>
        </w:pPrChange>
      </w:pPr>
      <w:ins w:id="9995" w:author="......" w:date="2024-05-06T22:25:37Z">
        <w:r>
          <w:rPr>
            <w:rFonts w:hint="default" w:ascii="Times New Roman" w:hAnsi="Times New Roman" w:cs="Times New Roman"/>
            <w:rPrChange w:id="9996" w:author="......" w:date="2024-05-07T14:48:58Z">
              <w:rPr>
                <w:rFonts w:hint="default"/>
              </w:rPr>
            </w:rPrChange>
          </w:rPr>
          <w:t>可维护性</w:t>
        </w:r>
      </w:ins>
    </w:p>
    <w:p>
      <w:pPr>
        <w:numPr>
          <w:ilvl w:val="0"/>
          <w:numId w:val="74"/>
          <w:ins w:id="9999" w:author="......" w:date="2024-05-06T22:26:35Z"/>
        </w:numPr>
        <w:ind w:left="425" w:hanging="425"/>
        <w:rPr>
          <w:ins w:id="10000" w:author="......" w:date="2024-05-06T22:25:37Z"/>
          <w:rFonts w:hint="default" w:ascii="Times New Roman" w:hAnsi="Times New Roman" w:eastAsia="宋体" w:cs="Times New Roman"/>
          <w:szCs w:val="21"/>
          <w:rPrChange w:id="10001" w:author="......" w:date="2024-05-07T14:48:58Z">
            <w:rPr>
              <w:ins w:id="10002" w:author="......" w:date="2024-05-06T22:25:37Z"/>
              <w:rFonts w:hint="default" w:ascii="Times New Roman" w:hAnsi="Times New Roman" w:eastAsia="宋体" w:cs="Times New Roman"/>
              <w:szCs w:val="21"/>
            </w:rPr>
          </w:rPrChange>
        </w:rPr>
        <w:pPrChange w:id="9998" w:author="......" w:date="2024-05-06T22:26:41Z">
          <w:pPr/>
        </w:pPrChange>
      </w:pPr>
      <w:ins w:id="10003" w:author="......" w:date="2024-05-06T22:25:37Z">
        <w:r>
          <w:rPr>
            <w:rFonts w:hint="default" w:ascii="Times New Roman" w:hAnsi="Times New Roman" w:eastAsia="宋体" w:cs="Times New Roman"/>
            <w:szCs w:val="21"/>
            <w:rPrChange w:id="10004" w:author="......" w:date="2024-05-07T14:48:58Z">
              <w:rPr>
                <w:rFonts w:hint="default" w:ascii="Times New Roman" w:hAnsi="Times New Roman" w:eastAsia="宋体" w:cs="Times New Roman"/>
                <w:szCs w:val="21"/>
              </w:rPr>
            </w:rPrChange>
          </w:rPr>
          <w:t>易于理解和修改：系统的代码和文档应具备良好的可读性和清晰度，使开发人员能够轻松理解系统的结构和实现细节，并快速进行修改和维护。</w:t>
        </w:r>
      </w:ins>
    </w:p>
    <w:p>
      <w:pPr>
        <w:numPr>
          <w:ilvl w:val="0"/>
          <w:numId w:val="74"/>
          <w:ins w:id="10007" w:author="......" w:date="2024-05-06T22:26:43Z"/>
        </w:numPr>
        <w:ind w:left="425" w:hanging="425"/>
        <w:rPr>
          <w:ins w:id="10008" w:author="......" w:date="2024-05-06T22:25:37Z"/>
          <w:rFonts w:hint="default" w:ascii="Times New Roman" w:hAnsi="Times New Roman" w:eastAsia="宋体" w:cs="Times New Roman"/>
          <w:szCs w:val="21"/>
          <w:rPrChange w:id="10009" w:author="......" w:date="2024-05-07T14:48:58Z">
            <w:rPr>
              <w:ins w:id="10010" w:author="......" w:date="2024-05-06T22:25:37Z"/>
              <w:rFonts w:hint="default" w:ascii="Times New Roman" w:hAnsi="Times New Roman" w:eastAsia="宋体" w:cs="Times New Roman"/>
              <w:szCs w:val="21"/>
            </w:rPr>
          </w:rPrChange>
        </w:rPr>
        <w:pPrChange w:id="10006" w:author="......" w:date="2024-05-06T22:26:43Z">
          <w:pPr/>
        </w:pPrChange>
      </w:pPr>
      <w:ins w:id="10011" w:author="......" w:date="2024-05-06T22:25:37Z">
        <w:r>
          <w:rPr>
            <w:rFonts w:hint="default" w:ascii="Times New Roman" w:hAnsi="Times New Roman" w:eastAsia="宋体" w:cs="Times New Roman"/>
            <w:szCs w:val="21"/>
            <w:rPrChange w:id="10012" w:author="......" w:date="2024-05-07T14:48:58Z">
              <w:rPr>
                <w:rFonts w:hint="default" w:ascii="Times New Roman" w:hAnsi="Times New Roman" w:eastAsia="宋体" w:cs="Times New Roman"/>
                <w:szCs w:val="21"/>
              </w:rPr>
            </w:rPrChange>
          </w:rPr>
          <w:t>规范化的代码和文档：系统的代码应符合规范化的编码标准，并配备相应的文档，以便于团队成员之间的合作和交流，以及后续维护和升级。</w:t>
        </w:r>
      </w:ins>
    </w:p>
    <w:p>
      <w:pPr>
        <w:numPr>
          <w:ilvl w:val="0"/>
          <w:numId w:val="74"/>
          <w:ins w:id="10015" w:author="......" w:date="2024-05-06T22:45:57Z"/>
        </w:numPr>
        <w:ind w:left="425" w:hanging="425"/>
        <w:rPr>
          <w:rFonts w:hint="default" w:ascii="Times New Roman" w:hAnsi="Times New Roman" w:eastAsia="宋体" w:cs="Times New Roman"/>
          <w:szCs w:val="21"/>
          <w:rPrChange w:id="10016" w:author="......" w:date="2024-05-07T14:48:58Z">
            <w:rPr>
              <w:rFonts w:hint="default" w:ascii="Times New Roman" w:hAnsi="Times New Roman" w:eastAsia="宋体" w:cs="Times New Roman"/>
              <w:szCs w:val="21"/>
            </w:rPr>
          </w:rPrChange>
        </w:rPr>
        <w:pPrChange w:id="10014" w:author="......" w:date="2024-05-06T22:45:57Z">
          <w:pPr/>
        </w:pPrChange>
      </w:pPr>
      <w:ins w:id="10017" w:author="......" w:date="2024-05-06T22:25:37Z">
        <w:r>
          <w:rPr>
            <w:rFonts w:hint="default" w:ascii="Times New Roman" w:hAnsi="Times New Roman" w:eastAsia="宋体" w:cs="Times New Roman"/>
            <w:szCs w:val="21"/>
            <w:rPrChange w:id="10018" w:author="......" w:date="2024-05-07T14:48:58Z">
              <w:rPr>
                <w:rFonts w:hint="default" w:ascii="Times New Roman" w:hAnsi="Times New Roman" w:eastAsia="宋体" w:cs="Times New Roman"/>
                <w:szCs w:val="21"/>
              </w:rPr>
            </w:rPrChange>
          </w:rPr>
          <w:t>易于测试：系统应具备良好的可测试性，包括提供易于编写和执行的测试用例，以及支持自动化测试和持续集成的功能。</w:t>
        </w:r>
      </w:ins>
    </w:p>
    <w:sectPr>
      <w:headerReference r:id="rId5" w:type="default"/>
      <w:footerReference r:id="rId6" w:type="default"/>
      <w:pgSz w:w="11906" w:h="16838"/>
      <w:pgMar w:top="1440" w:right="1800" w:bottom="1440" w:left="1800" w:header="851" w:footer="992" w:gutter="0"/>
      <w:pgNumType w:fmt="decimal" w:start="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 w:date="2024-03-17T10:20:22Z" w:initials="">
    <w:p w14:paraId="05624008">
      <w:pPr>
        <w:keepNext w:val="0"/>
        <w:keepLines w:val="0"/>
        <w:widowControl/>
        <w:numPr>
          <w:ilvl w:val="0"/>
          <w:numId w:val="2"/>
        </w:numPr>
        <w:suppressLineNumbers w:val="0"/>
        <w:spacing w:before="0" w:beforeAutospacing="1" w:after="0" w:afterAutospacing="1"/>
        <w:ind w:left="720" w:hanging="360"/>
      </w:pPr>
      <w:r>
        <w:rPr>
          <w:rFonts w:ascii="Segoe UI" w:hAnsi="Segoe UI" w:eastAsia="Segoe UI" w:cs="Segoe UI"/>
          <w:i w:val="0"/>
          <w:iCs w:val="0"/>
          <w:caps w:val="0"/>
          <w:color w:val="1F2328"/>
          <w:spacing w:val="0"/>
          <w:sz w:val="12"/>
          <w:szCs w:val="12"/>
          <w:shd w:val="clear" w:fill="FFFFFF"/>
        </w:rPr>
        <w:t>可操作性：假设使用本产品的用户在经过一段时间的熟悉后，可以灵活地操作本产品</w:t>
      </w:r>
    </w:p>
    <w:p w14:paraId="327E1911">
      <w:pPr>
        <w:keepNext w:val="0"/>
        <w:keepLines w:val="0"/>
        <w:widowControl/>
        <w:numPr>
          <w:ilvl w:val="0"/>
          <w:numId w:val="2"/>
        </w:numPr>
        <w:suppressLineNumbers w:val="0"/>
        <w:spacing w:before="53" w:beforeAutospacing="0" w:after="0" w:afterAutospacing="1"/>
        <w:ind w:left="720" w:hanging="360"/>
      </w:pPr>
      <w:r>
        <w:rPr>
          <w:rFonts w:hint="default" w:ascii="Segoe UI" w:hAnsi="Segoe UI" w:eastAsia="Segoe UI" w:cs="Segoe UI"/>
          <w:i w:val="0"/>
          <w:iCs w:val="0"/>
          <w:caps w:val="0"/>
          <w:color w:val="1F2328"/>
          <w:spacing w:val="0"/>
          <w:sz w:val="12"/>
          <w:szCs w:val="12"/>
          <w:shd w:val="clear" w:fill="FFFFFF"/>
        </w:rPr>
        <w:t>用户支持：假设本产品开发的各个环节中得到用户的有效支持和积极配合</w:t>
      </w:r>
    </w:p>
    <w:p w14:paraId="76C729B5">
      <w:pPr>
        <w:keepNext w:val="0"/>
        <w:keepLines w:val="0"/>
        <w:widowControl/>
        <w:numPr>
          <w:ilvl w:val="0"/>
          <w:numId w:val="2"/>
        </w:numPr>
        <w:suppressLineNumbers w:val="0"/>
        <w:spacing w:before="53" w:beforeAutospacing="0" w:after="0" w:afterAutospacing="1"/>
        <w:ind w:left="720" w:hanging="360"/>
      </w:pPr>
      <w:r>
        <w:rPr>
          <w:rFonts w:hint="default" w:ascii="Segoe UI" w:hAnsi="Segoe UI" w:eastAsia="Segoe UI" w:cs="Segoe UI"/>
          <w:i w:val="0"/>
          <w:iCs w:val="0"/>
          <w:caps w:val="0"/>
          <w:color w:val="1F2328"/>
          <w:spacing w:val="0"/>
          <w:sz w:val="12"/>
          <w:szCs w:val="12"/>
          <w:shd w:val="clear" w:fill="FFFFFF"/>
        </w:rPr>
        <w:t>技术支持：假设开发初期，项目架构设计合理，小组成员充分认识本产品的需求，认真学习相关知识。开发过程中遇到的技术问题可以及时得到老师的指导与帮助。开发后期，团队熟练掌握适用于该项目的技术，充分优化系统性能</w:t>
      </w:r>
    </w:p>
    <w:p w14:paraId="3A713FDC">
      <w:pPr>
        <w:keepNext w:val="0"/>
        <w:keepLines w:val="0"/>
        <w:widowControl/>
        <w:numPr>
          <w:ilvl w:val="0"/>
          <w:numId w:val="2"/>
        </w:numPr>
        <w:suppressLineNumbers w:val="0"/>
        <w:spacing w:before="53" w:beforeAutospacing="0" w:after="0" w:afterAutospacing="1"/>
        <w:ind w:left="720" w:hanging="360"/>
      </w:pPr>
      <w:r>
        <w:rPr>
          <w:rFonts w:hint="default" w:ascii="Segoe UI" w:hAnsi="Segoe UI" w:eastAsia="Segoe UI" w:cs="Segoe UI"/>
          <w:i w:val="0"/>
          <w:iCs w:val="0"/>
          <w:caps w:val="0"/>
          <w:color w:val="1F2328"/>
          <w:spacing w:val="0"/>
          <w:sz w:val="12"/>
          <w:szCs w:val="12"/>
          <w:shd w:val="clear" w:fill="FFFFFF"/>
        </w:rPr>
        <w:t>人员配合：假设团队成员的积极合作配合，为了项目的开发和实施，能够合理规划个人时间，并且在必要时，能为团队做出合理牺牲，配合队友完成任务。若小组成员变动，新旧成员能够出色地交接和快速了解项目、投入开发；若小组成员无变动，则假设项目开发过程中不会有突发情况导致项目成员无法正常参与开发工作</w:t>
      </w:r>
    </w:p>
    <w:p w14:paraId="01BF552B">
      <w:pPr>
        <w:keepNext w:val="0"/>
        <w:keepLines w:val="0"/>
        <w:widowControl/>
        <w:numPr>
          <w:ilvl w:val="0"/>
          <w:numId w:val="2"/>
        </w:numPr>
        <w:suppressLineNumbers w:val="0"/>
        <w:spacing w:before="53" w:beforeAutospacing="0" w:after="0" w:afterAutospacing="1"/>
        <w:ind w:left="720" w:hanging="360"/>
      </w:pPr>
      <w:r>
        <w:rPr>
          <w:rFonts w:hint="default" w:ascii="Segoe UI" w:hAnsi="Segoe UI" w:eastAsia="Segoe UI" w:cs="Segoe UI"/>
          <w:i w:val="0"/>
          <w:iCs w:val="0"/>
          <w:caps w:val="0"/>
          <w:color w:val="1F2328"/>
          <w:spacing w:val="0"/>
          <w:sz w:val="12"/>
          <w:szCs w:val="12"/>
          <w:shd w:val="clear" w:fill="FFFFFF"/>
        </w:rPr>
        <w:t>时间限定：假设项目截止日期不会提前</w:t>
      </w:r>
    </w:p>
    <w:p w14:paraId="41337127">
      <w:pPr>
        <w:keepNext w:val="0"/>
        <w:keepLines w:val="0"/>
        <w:widowControl/>
        <w:numPr>
          <w:ilvl w:val="0"/>
          <w:numId w:val="2"/>
        </w:numPr>
        <w:suppressLineNumbers w:val="0"/>
        <w:spacing w:before="53" w:beforeAutospacing="0" w:after="0" w:afterAutospacing="1"/>
        <w:ind w:left="720" w:hanging="360"/>
      </w:pPr>
      <w:r>
        <w:rPr>
          <w:rFonts w:hint="default" w:ascii="Segoe UI" w:hAnsi="Segoe UI" w:eastAsia="Segoe UI" w:cs="Segoe UI"/>
          <w:i w:val="0"/>
          <w:iCs w:val="0"/>
          <w:caps w:val="0"/>
          <w:color w:val="1F2328"/>
          <w:spacing w:val="0"/>
          <w:sz w:val="12"/>
          <w:szCs w:val="12"/>
          <w:shd w:val="clear" w:fill="FFFFFF"/>
        </w:rPr>
        <w:t>需求限定：假设项目需求确定后不会有太大改动</w:t>
      </w:r>
    </w:p>
    <w:p w14:paraId="70043D31">
      <w:pPr>
        <w:pStyle w:val="11"/>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0043D3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alibri Light">
    <w:panose1 w:val="020F0302020204030204"/>
    <w:charset w:val="00"/>
    <w:family w:val="auto"/>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p>
    <w:pPr>
      <w:pStyle w:val="1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Lh2QyAgAAYQQAAA4AAABkcnMvZTJvRG9jLnhtbK1UzY7TMBC+I/EO&#10;lu80aRG7Vd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9YuHZDICAABhBAAADgAAAAAAAAABACAAAAAfAQAAZHJzL2Uyb0RvYy54bWxQSwUG&#10;AAAAAAYABgBZAQAAwwU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1</w:t>
                    </w:r>
                    <w:r>
                      <w:fldChar w:fldCharType="end"/>
                    </w:r>
                  </w:p>
                </w:txbxContent>
              </v:textbox>
            </v:shape>
          </w:pict>
        </mc:Fallback>
      </mc:AlternateContent>
    </w:r>
    <w:r>
      <w:rPr>
        <w:rFonts w:hint="eastAsia"/>
        <w:lang w:val="en-US" w:eastAsia="zh-CN"/>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left" w:pos="546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95A754"/>
    <w:multiLevelType w:val="singleLevel"/>
    <w:tmpl w:val="8095A754"/>
    <w:lvl w:ilvl="0" w:tentative="0">
      <w:start w:val="1"/>
      <w:numFmt w:val="decimal"/>
      <w:suff w:val="nothing"/>
      <w:lvlText w:val="%1、"/>
      <w:lvlJc w:val="left"/>
    </w:lvl>
  </w:abstractNum>
  <w:abstractNum w:abstractNumId="1">
    <w:nsid w:val="824C32CC"/>
    <w:multiLevelType w:val="singleLevel"/>
    <w:tmpl w:val="824C32CC"/>
    <w:lvl w:ilvl="0" w:tentative="0">
      <w:start w:val="1"/>
      <w:numFmt w:val="decimal"/>
      <w:suff w:val="nothing"/>
      <w:lvlText w:val="%1、"/>
      <w:lvlJc w:val="left"/>
    </w:lvl>
  </w:abstractNum>
  <w:abstractNum w:abstractNumId="2">
    <w:nsid w:val="829A0BD2"/>
    <w:multiLevelType w:val="singleLevel"/>
    <w:tmpl w:val="829A0BD2"/>
    <w:lvl w:ilvl="0" w:tentative="0">
      <w:start w:val="1"/>
      <w:numFmt w:val="decimal"/>
      <w:suff w:val="nothing"/>
      <w:lvlText w:val="%1、"/>
      <w:lvlJc w:val="left"/>
    </w:lvl>
  </w:abstractNum>
  <w:abstractNum w:abstractNumId="3">
    <w:nsid w:val="83E1794C"/>
    <w:multiLevelType w:val="multilevel"/>
    <w:tmpl w:val="83E1794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867CA08A"/>
    <w:multiLevelType w:val="singleLevel"/>
    <w:tmpl w:val="867CA08A"/>
    <w:lvl w:ilvl="0" w:tentative="0">
      <w:start w:val="1"/>
      <w:numFmt w:val="decimal"/>
      <w:suff w:val="nothing"/>
      <w:lvlText w:val="%1、"/>
      <w:lvlJc w:val="left"/>
    </w:lvl>
  </w:abstractNum>
  <w:abstractNum w:abstractNumId="5">
    <w:nsid w:val="891D2227"/>
    <w:multiLevelType w:val="singleLevel"/>
    <w:tmpl w:val="891D2227"/>
    <w:lvl w:ilvl="0" w:tentative="0">
      <w:start w:val="1"/>
      <w:numFmt w:val="decimal"/>
      <w:suff w:val="nothing"/>
      <w:lvlText w:val="%1、"/>
      <w:lvlJc w:val="left"/>
    </w:lvl>
  </w:abstractNum>
  <w:abstractNum w:abstractNumId="6">
    <w:nsid w:val="89F8B2BC"/>
    <w:multiLevelType w:val="singleLevel"/>
    <w:tmpl w:val="89F8B2BC"/>
    <w:lvl w:ilvl="0" w:tentative="0">
      <w:start w:val="1"/>
      <w:numFmt w:val="decimal"/>
      <w:suff w:val="nothing"/>
      <w:lvlText w:val="%1、"/>
      <w:lvlJc w:val="left"/>
    </w:lvl>
  </w:abstractNum>
  <w:abstractNum w:abstractNumId="7">
    <w:nsid w:val="8A75259B"/>
    <w:multiLevelType w:val="singleLevel"/>
    <w:tmpl w:val="8A75259B"/>
    <w:lvl w:ilvl="0" w:tentative="0">
      <w:start w:val="1"/>
      <w:numFmt w:val="decimal"/>
      <w:suff w:val="nothing"/>
      <w:lvlText w:val="%1、"/>
      <w:lvlJc w:val="left"/>
    </w:lvl>
  </w:abstractNum>
  <w:abstractNum w:abstractNumId="8">
    <w:nsid w:val="8F5491DD"/>
    <w:multiLevelType w:val="singleLevel"/>
    <w:tmpl w:val="8F5491DD"/>
    <w:lvl w:ilvl="0" w:tentative="0">
      <w:start w:val="1"/>
      <w:numFmt w:val="decimal"/>
      <w:suff w:val="nothing"/>
      <w:lvlText w:val="%1、"/>
      <w:lvlJc w:val="left"/>
    </w:lvl>
  </w:abstractNum>
  <w:abstractNum w:abstractNumId="9">
    <w:nsid w:val="908659BB"/>
    <w:multiLevelType w:val="singleLevel"/>
    <w:tmpl w:val="908659BB"/>
    <w:lvl w:ilvl="0" w:tentative="0">
      <w:start w:val="1"/>
      <w:numFmt w:val="decimal"/>
      <w:suff w:val="nothing"/>
      <w:lvlText w:val="%1、"/>
      <w:lvlJc w:val="left"/>
    </w:lvl>
  </w:abstractNum>
  <w:abstractNum w:abstractNumId="10">
    <w:nsid w:val="9A00C8B7"/>
    <w:multiLevelType w:val="singleLevel"/>
    <w:tmpl w:val="9A00C8B7"/>
    <w:lvl w:ilvl="0" w:tentative="0">
      <w:start w:val="1"/>
      <w:numFmt w:val="decimal"/>
      <w:suff w:val="nothing"/>
      <w:lvlText w:val="%1、"/>
      <w:lvlJc w:val="left"/>
    </w:lvl>
  </w:abstractNum>
  <w:abstractNum w:abstractNumId="11">
    <w:nsid w:val="A20B48F5"/>
    <w:multiLevelType w:val="singleLevel"/>
    <w:tmpl w:val="A20B48F5"/>
    <w:lvl w:ilvl="0" w:tentative="0">
      <w:start w:val="1"/>
      <w:numFmt w:val="decimal"/>
      <w:suff w:val="nothing"/>
      <w:lvlText w:val="%1、"/>
      <w:lvlJc w:val="left"/>
    </w:lvl>
  </w:abstractNum>
  <w:abstractNum w:abstractNumId="12">
    <w:nsid w:val="A42F1737"/>
    <w:multiLevelType w:val="singleLevel"/>
    <w:tmpl w:val="A42F1737"/>
    <w:lvl w:ilvl="0" w:tentative="0">
      <w:start w:val="1"/>
      <w:numFmt w:val="decimal"/>
      <w:suff w:val="nothing"/>
      <w:lvlText w:val="%1、"/>
      <w:lvlJc w:val="left"/>
    </w:lvl>
  </w:abstractNum>
  <w:abstractNum w:abstractNumId="13">
    <w:nsid w:val="A54DF543"/>
    <w:multiLevelType w:val="singleLevel"/>
    <w:tmpl w:val="A54DF543"/>
    <w:lvl w:ilvl="0" w:tentative="0">
      <w:start w:val="1"/>
      <w:numFmt w:val="lowerLetter"/>
      <w:lvlText w:val="%1."/>
      <w:lvlJc w:val="left"/>
      <w:pPr>
        <w:ind w:left="425" w:hanging="425"/>
      </w:pPr>
      <w:rPr>
        <w:rFonts w:hint="default"/>
      </w:rPr>
    </w:lvl>
  </w:abstractNum>
  <w:abstractNum w:abstractNumId="14">
    <w:nsid w:val="AC1D4E00"/>
    <w:multiLevelType w:val="singleLevel"/>
    <w:tmpl w:val="AC1D4E00"/>
    <w:lvl w:ilvl="0" w:tentative="0">
      <w:start w:val="1"/>
      <w:numFmt w:val="decimal"/>
      <w:lvlText w:val="(%1)"/>
      <w:lvlJc w:val="left"/>
      <w:pPr>
        <w:ind w:left="425" w:hanging="425"/>
      </w:pPr>
      <w:rPr>
        <w:rFonts w:hint="default"/>
      </w:rPr>
    </w:lvl>
  </w:abstractNum>
  <w:abstractNum w:abstractNumId="15">
    <w:nsid w:val="AD336550"/>
    <w:multiLevelType w:val="singleLevel"/>
    <w:tmpl w:val="AD336550"/>
    <w:lvl w:ilvl="0" w:tentative="0">
      <w:start w:val="1"/>
      <w:numFmt w:val="lowerLetter"/>
      <w:lvlText w:val="%1."/>
      <w:lvlJc w:val="left"/>
      <w:pPr>
        <w:ind w:left="425" w:hanging="425"/>
      </w:pPr>
      <w:rPr>
        <w:rFonts w:hint="default"/>
      </w:rPr>
    </w:lvl>
  </w:abstractNum>
  <w:abstractNum w:abstractNumId="16">
    <w:nsid w:val="AF07E173"/>
    <w:multiLevelType w:val="singleLevel"/>
    <w:tmpl w:val="AF07E173"/>
    <w:lvl w:ilvl="0" w:tentative="0">
      <w:start w:val="1"/>
      <w:numFmt w:val="lowerLetter"/>
      <w:lvlText w:val="%1."/>
      <w:lvlJc w:val="left"/>
      <w:pPr>
        <w:ind w:left="425" w:hanging="425"/>
      </w:pPr>
      <w:rPr>
        <w:rFonts w:hint="default"/>
      </w:rPr>
    </w:lvl>
  </w:abstractNum>
  <w:abstractNum w:abstractNumId="17">
    <w:nsid w:val="B3BB05A9"/>
    <w:multiLevelType w:val="singleLevel"/>
    <w:tmpl w:val="B3BB05A9"/>
    <w:lvl w:ilvl="0" w:tentative="0">
      <w:start w:val="1"/>
      <w:numFmt w:val="lowerLetter"/>
      <w:lvlText w:val="%1."/>
      <w:lvlJc w:val="left"/>
      <w:pPr>
        <w:ind w:left="425" w:hanging="425"/>
      </w:pPr>
      <w:rPr>
        <w:rFonts w:hint="default"/>
      </w:rPr>
    </w:lvl>
  </w:abstractNum>
  <w:abstractNum w:abstractNumId="18">
    <w:nsid w:val="B6BF0339"/>
    <w:multiLevelType w:val="singleLevel"/>
    <w:tmpl w:val="B6BF0339"/>
    <w:lvl w:ilvl="0" w:tentative="0">
      <w:start w:val="1"/>
      <w:numFmt w:val="decimal"/>
      <w:lvlText w:val="(%1)"/>
      <w:lvlJc w:val="left"/>
      <w:pPr>
        <w:tabs>
          <w:tab w:val="left" w:pos="420"/>
        </w:tabs>
        <w:ind w:left="845" w:hanging="425"/>
      </w:pPr>
      <w:rPr>
        <w:rFonts w:hint="default"/>
      </w:rPr>
    </w:lvl>
  </w:abstractNum>
  <w:abstractNum w:abstractNumId="19">
    <w:nsid w:val="C6B8394E"/>
    <w:multiLevelType w:val="singleLevel"/>
    <w:tmpl w:val="C6B8394E"/>
    <w:lvl w:ilvl="0" w:tentative="0">
      <w:start w:val="1"/>
      <w:numFmt w:val="decimal"/>
      <w:suff w:val="nothing"/>
      <w:lvlText w:val="%1、"/>
      <w:lvlJc w:val="left"/>
    </w:lvl>
  </w:abstractNum>
  <w:abstractNum w:abstractNumId="20">
    <w:nsid w:val="C8A79F8D"/>
    <w:multiLevelType w:val="singleLevel"/>
    <w:tmpl w:val="C8A79F8D"/>
    <w:lvl w:ilvl="0" w:tentative="0">
      <w:start w:val="1"/>
      <w:numFmt w:val="decimal"/>
      <w:suff w:val="nothing"/>
      <w:lvlText w:val="%1、"/>
      <w:lvlJc w:val="left"/>
    </w:lvl>
  </w:abstractNum>
  <w:abstractNum w:abstractNumId="21">
    <w:nsid w:val="D5C7378B"/>
    <w:multiLevelType w:val="singleLevel"/>
    <w:tmpl w:val="D5C7378B"/>
    <w:lvl w:ilvl="0" w:tentative="0">
      <w:start w:val="1"/>
      <w:numFmt w:val="decimal"/>
      <w:suff w:val="nothing"/>
      <w:lvlText w:val="%1、"/>
      <w:lvlJc w:val="left"/>
    </w:lvl>
  </w:abstractNum>
  <w:abstractNum w:abstractNumId="22">
    <w:nsid w:val="D66DB7F0"/>
    <w:multiLevelType w:val="singleLevel"/>
    <w:tmpl w:val="D66DB7F0"/>
    <w:lvl w:ilvl="0" w:tentative="0">
      <w:start w:val="1"/>
      <w:numFmt w:val="decimal"/>
      <w:suff w:val="nothing"/>
      <w:lvlText w:val="%1、"/>
      <w:lvlJc w:val="left"/>
    </w:lvl>
  </w:abstractNum>
  <w:abstractNum w:abstractNumId="23">
    <w:nsid w:val="D6A20B9D"/>
    <w:multiLevelType w:val="singleLevel"/>
    <w:tmpl w:val="D6A20B9D"/>
    <w:lvl w:ilvl="0" w:tentative="0">
      <w:start w:val="1"/>
      <w:numFmt w:val="lowerLetter"/>
      <w:lvlText w:val="%1."/>
      <w:lvlJc w:val="left"/>
      <w:pPr>
        <w:ind w:left="425" w:hanging="425"/>
      </w:pPr>
      <w:rPr>
        <w:rFonts w:hint="default"/>
      </w:rPr>
    </w:lvl>
  </w:abstractNum>
  <w:abstractNum w:abstractNumId="24">
    <w:nsid w:val="D776CFAE"/>
    <w:multiLevelType w:val="singleLevel"/>
    <w:tmpl w:val="D776CFAE"/>
    <w:lvl w:ilvl="0" w:tentative="0">
      <w:start w:val="1"/>
      <w:numFmt w:val="lowerLetter"/>
      <w:lvlText w:val="%1."/>
      <w:lvlJc w:val="left"/>
      <w:pPr>
        <w:ind w:left="425" w:hanging="425"/>
      </w:pPr>
      <w:rPr>
        <w:rFonts w:hint="default"/>
      </w:rPr>
    </w:lvl>
  </w:abstractNum>
  <w:abstractNum w:abstractNumId="25">
    <w:nsid w:val="DBFD148C"/>
    <w:multiLevelType w:val="singleLevel"/>
    <w:tmpl w:val="DBFD148C"/>
    <w:lvl w:ilvl="0" w:tentative="0">
      <w:start w:val="1"/>
      <w:numFmt w:val="decimal"/>
      <w:lvlText w:val="%1)"/>
      <w:lvlJc w:val="left"/>
      <w:pPr>
        <w:tabs>
          <w:tab w:val="left" w:pos="420"/>
        </w:tabs>
        <w:ind w:left="845" w:hanging="425"/>
      </w:pPr>
      <w:rPr>
        <w:rFonts w:hint="default"/>
      </w:rPr>
    </w:lvl>
  </w:abstractNum>
  <w:abstractNum w:abstractNumId="26">
    <w:nsid w:val="E4EEC540"/>
    <w:multiLevelType w:val="singleLevel"/>
    <w:tmpl w:val="E4EEC540"/>
    <w:lvl w:ilvl="0" w:tentative="0">
      <w:start w:val="1"/>
      <w:numFmt w:val="lowerLetter"/>
      <w:lvlText w:val="%1."/>
      <w:lvlJc w:val="left"/>
      <w:pPr>
        <w:ind w:left="425" w:hanging="425"/>
      </w:pPr>
      <w:rPr>
        <w:rFonts w:hint="default"/>
      </w:rPr>
    </w:lvl>
  </w:abstractNum>
  <w:abstractNum w:abstractNumId="27">
    <w:nsid w:val="EA11ADFF"/>
    <w:multiLevelType w:val="singleLevel"/>
    <w:tmpl w:val="EA11ADFF"/>
    <w:lvl w:ilvl="0" w:tentative="0">
      <w:start w:val="1"/>
      <w:numFmt w:val="decimal"/>
      <w:suff w:val="nothing"/>
      <w:lvlText w:val="%1、"/>
      <w:lvlJc w:val="left"/>
    </w:lvl>
  </w:abstractNum>
  <w:abstractNum w:abstractNumId="28">
    <w:nsid w:val="EE8458DD"/>
    <w:multiLevelType w:val="singleLevel"/>
    <w:tmpl w:val="EE8458DD"/>
    <w:lvl w:ilvl="0" w:tentative="0">
      <w:start w:val="1"/>
      <w:numFmt w:val="decimal"/>
      <w:suff w:val="nothing"/>
      <w:lvlText w:val="%1、"/>
      <w:lvlJc w:val="left"/>
    </w:lvl>
  </w:abstractNum>
  <w:abstractNum w:abstractNumId="29">
    <w:nsid w:val="F09072D7"/>
    <w:multiLevelType w:val="singleLevel"/>
    <w:tmpl w:val="F09072D7"/>
    <w:lvl w:ilvl="0" w:tentative="0">
      <w:start w:val="1"/>
      <w:numFmt w:val="lowerLetter"/>
      <w:lvlText w:val="%1."/>
      <w:lvlJc w:val="left"/>
      <w:pPr>
        <w:ind w:left="425" w:hanging="425"/>
      </w:pPr>
      <w:rPr>
        <w:rFonts w:hint="default"/>
      </w:rPr>
    </w:lvl>
  </w:abstractNum>
  <w:abstractNum w:abstractNumId="30">
    <w:nsid w:val="F0B5CC49"/>
    <w:multiLevelType w:val="singleLevel"/>
    <w:tmpl w:val="F0B5CC49"/>
    <w:lvl w:ilvl="0" w:tentative="0">
      <w:start w:val="1"/>
      <w:numFmt w:val="decimal"/>
      <w:lvlText w:val="(%1)"/>
      <w:lvlJc w:val="left"/>
      <w:pPr>
        <w:tabs>
          <w:tab w:val="left" w:pos="420"/>
        </w:tabs>
        <w:ind w:left="845" w:hanging="425"/>
      </w:pPr>
      <w:rPr>
        <w:rFonts w:hint="default"/>
      </w:rPr>
    </w:lvl>
  </w:abstractNum>
  <w:abstractNum w:abstractNumId="31">
    <w:nsid w:val="F220614B"/>
    <w:multiLevelType w:val="singleLevel"/>
    <w:tmpl w:val="F220614B"/>
    <w:lvl w:ilvl="0" w:tentative="0">
      <w:start w:val="1"/>
      <w:numFmt w:val="decimal"/>
      <w:suff w:val="nothing"/>
      <w:lvlText w:val="%1、"/>
      <w:lvlJc w:val="left"/>
    </w:lvl>
  </w:abstractNum>
  <w:abstractNum w:abstractNumId="32">
    <w:nsid w:val="F2F0E78F"/>
    <w:multiLevelType w:val="singleLevel"/>
    <w:tmpl w:val="F2F0E78F"/>
    <w:lvl w:ilvl="0" w:tentative="0">
      <w:start w:val="1"/>
      <w:numFmt w:val="decimal"/>
      <w:suff w:val="nothing"/>
      <w:lvlText w:val="%1、"/>
      <w:lvlJc w:val="left"/>
    </w:lvl>
  </w:abstractNum>
  <w:abstractNum w:abstractNumId="33">
    <w:nsid w:val="FA1A6184"/>
    <w:multiLevelType w:val="singleLevel"/>
    <w:tmpl w:val="FA1A6184"/>
    <w:lvl w:ilvl="0" w:tentative="0">
      <w:start w:val="1"/>
      <w:numFmt w:val="decimal"/>
      <w:lvlText w:val="(%1)"/>
      <w:lvlJc w:val="left"/>
      <w:pPr>
        <w:ind w:left="425" w:hanging="425"/>
      </w:pPr>
      <w:rPr>
        <w:rFonts w:hint="default"/>
      </w:rPr>
    </w:lvl>
  </w:abstractNum>
  <w:abstractNum w:abstractNumId="34">
    <w:nsid w:val="FB6FC37B"/>
    <w:multiLevelType w:val="singleLevel"/>
    <w:tmpl w:val="FB6FC37B"/>
    <w:lvl w:ilvl="0" w:tentative="0">
      <w:start w:val="1"/>
      <w:numFmt w:val="decimal"/>
      <w:suff w:val="nothing"/>
      <w:lvlText w:val="%1、"/>
      <w:lvlJc w:val="left"/>
    </w:lvl>
  </w:abstractNum>
  <w:abstractNum w:abstractNumId="35">
    <w:nsid w:val="FE22938D"/>
    <w:multiLevelType w:val="singleLevel"/>
    <w:tmpl w:val="FE22938D"/>
    <w:lvl w:ilvl="0" w:tentative="0">
      <w:start w:val="1"/>
      <w:numFmt w:val="lowerLetter"/>
      <w:lvlText w:val="%1."/>
      <w:lvlJc w:val="left"/>
      <w:pPr>
        <w:ind w:left="425" w:hanging="425"/>
      </w:pPr>
      <w:rPr>
        <w:rFonts w:hint="default"/>
      </w:rPr>
    </w:lvl>
  </w:abstractNum>
  <w:abstractNum w:abstractNumId="36">
    <w:nsid w:val="007EABF0"/>
    <w:multiLevelType w:val="singleLevel"/>
    <w:tmpl w:val="007EABF0"/>
    <w:lvl w:ilvl="0" w:tentative="0">
      <w:start w:val="1"/>
      <w:numFmt w:val="decimal"/>
      <w:suff w:val="nothing"/>
      <w:lvlText w:val="（%1）"/>
      <w:lvlJc w:val="left"/>
    </w:lvl>
  </w:abstractNum>
  <w:abstractNum w:abstractNumId="37">
    <w:nsid w:val="0326CA6E"/>
    <w:multiLevelType w:val="singleLevel"/>
    <w:tmpl w:val="0326CA6E"/>
    <w:lvl w:ilvl="0" w:tentative="0">
      <w:start w:val="1"/>
      <w:numFmt w:val="lowerLetter"/>
      <w:lvlText w:val="%1."/>
      <w:lvlJc w:val="left"/>
      <w:pPr>
        <w:ind w:left="425" w:hanging="425"/>
      </w:pPr>
      <w:rPr>
        <w:rFonts w:hint="default"/>
      </w:rPr>
    </w:lvl>
  </w:abstractNum>
  <w:abstractNum w:abstractNumId="38">
    <w:nsid w:val="034A0B39"/>
    <w:multiLevelType w:val="singleLevel"/>
    <w:tmpl w:val="034A0B39"/>
    <w:lvl w:ilvl="0" w:tentative="0">
      <w:start w:val="1"/>
      <w:numFmt w:val="lowerLetter"/>
      <w:lvlText w:val="%1."/>
      <w:lvlJc w:val="left"/>
      <w:pPr>
        <w:ind w:left="425" w:hanging="425"/>
      </w:pPr>
      <w:rPr>
        <w:rFonts w:hint="default"/>
      </w:rPr>
    </w:lvl>
  </w:abstractNum>
  <w:abstractNum w:abstractNumId="39">
    <w:nsid w:val="0590DF8D"/>
    <w:multiLevelType w:val="singleLevel"/>
    <w:tmpl w:val="0590DF8D"/>
    <w:lvl w:ilvl="0" w:tentative="0">
      <w:start w:val="1"/>
      <w:numFmt w:val="decimal"/>
      <w:suff w:val="nothing"/>
      <w:lvlText w:val="%1、"/>
      <w:lvlJc w:val="left"/>
    </w:lvl>
  </w:abstractNum>
  <w:abstractNum w:abstractNumId="40">
    <w:nsid w:val="118A016A"/>
    <w:multiLevelType w:val="singleLevel"/>
    <w:tmpl w:val="118A016A"/>
    <w:lvl w:ilvl="0" w:tentative="0">
      <w:start w:val="1"/>
      <w:numFmt w:val="decimal"/>
      <w:suff w:val="nothing"/>
      <w:lvlText w:val="%1、"/>
      <w:lvlJc w:val="left"/>
    </w:lvl>
  </w:abstractNum>
  <w:abstractNum w:abstractNumId="41">
    <w:nsid w:val="1370D097"/>
    <w:multiLevelType w:val="singleLevel"/>
    <w:tmpl w:val="1370D097"/>
    <w:lvl w:ilvl="0" w:tentative="0">
      <w:start w:val="1"/>
      <w:numFmt w:val="decimal"/>
      <w:suff w:val="nothing"/>
      <w:lvlText w:val="%1、"/>
      <w:lvlJc w:val="left"/>
    </w:lvl>
  </w:abstractNum>
  <w:abstractNum w:abstractNumId="42">
    <w:nsid w:val="181B0EF7"/>
    <w:multiLevelType w:val="singleLevel"/>
    <w:tmpl w:val="181B0EF7"/>
    <w:lvl w:ilvl="0" w:tentative="0">
      <w:start w:val="1"/>
      <w:numFmt w:val="lowerLetter"/>
      <w:lvlText w:val="%1."/>
      <w:lvlJc w:val="left"/>
      <w:pPr>
        <w:ind w:left="425" w:hanging="425"/>
      </w:pPr>
      <w:rPr>
        <w:rFonts w:hint="default"/>
      </w:rPr>
    </w:lvl>
  </w:abstractNum>
  <w:abstractNum w:abstractNumId="43">
    <w:nsid w:val="1CEB7877"/>
    <w:multiLevelType w:val="singleLevel"/>
    <w:tmpl w:val="1CEB7877"/>
    <w:lvl w:ilvl="0" w:tentative="0">
      <w:start w:val="1"/>
      <w:numFmt w:val="lowerLetter"/>
      <w:lvlText w:val="%1."/>
      <w:lvlJc w:val="left"/>
      <w:pPr>
        <w:ind w:left="425" w:hanging="425"/>
      </w:pPr>
      <w:rPr>
        <w:rFonts w:hint="default"/>
      </w:rPr>
    </w:lvl>
  </w:abstractNum>
  <w:abstractNum w:abstractNumId="44">
    <w:nsid w:val="1FBA2614"/>
    <w:multiLevelType w:val="singleLevel"/>
    <w:tmpl w:val="1FBA2614"/>
    <w:lvl w:ilvl="0" w:tentative="0">
      <w:start w:val="1"/>
      <w:numFmt w:val="decimal"/>
      <w:suff w:val="nothing"/>
      <w:lvlText w:val="%1、"/>
      <w:lvlJc w:val="left"/>
    </w:lvl>
  </w:abstractNum>
  <w:abstractNum w:abstractNumId="45">
    <w:nsid w:val="1FBDE4C0"/>
    <w:multiLevelType w:val="singleLevel"/>
    <w:tmpl w:val="1FBDE4C0"/>
    <w:lvl w:ilvl="0" w:tentative="0">
      <w:start w:val="1"/>
      <w:numFmt w:val="lowerLetter"/>
      <w:lvlText w:val="%1."/>
      <w:lvlJc w:val="left"/>
      <w:pPr>
        <w:ind w:left="425" w:hanging="425"/>
      </w:pPr>
      <w:rPr>
        <w:rFonts w:hint="default"/>
      </w:rPr>
    </w:lvl>
  </w:abstractNum>
  <w:abstractNum w:abstractNumId="46">
    <w:nsid w:val="254625FF"/>
    <w:multiLevelType w:val="multilevel"/>
    <w:tmpl w:val="254625FF"/>
    <w:lvl w:ilvl="0" w:tentative="0">
      <w:start w:val="1"/>
      <w:numFmt w:val="lowerLetter"/>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7">
    <w:nsid w:val="26659B34"/>
    <w:multiLevelType w:val="singleLevel"/>
    <w:tmpl w:val="26659B34"/>
    <w:lvl w:ilvl="0" w:tentative="0">
      <w:start w:val="1"/>
      <w:numFmt w:val="decimal"/>
      <w:suff w:val="nothing"/>
      <w:lvlText w:val="%1、"/>
      <w:lvlJc w:val="left"/>
    </w:lvl>
  </w:abstractNum>
  <w:abstractNum w:abstractNumId="48">
    <w:nsid w:val="30718A68"/>
    <w:multiLevelType w:val="singleLevel"/>
    <w:tmpl w:val="30718A68"/>
    <w:lvl w:ilvl="0" w:tentative="0">
      <w:start w:val="1"/>
      <w:numFmt w:val="decimal"/>
      <w:suff w:val="nothing"/>
      <w:lvlText w:val="%1、"/>
      <w:lvlJc w:val="left"/>
    </w:lvl>
  </w:abstractNum>
  <w:abstractNum w:abstractNumId="49">
    <w:nsid w:val="336992A9"/>
    <w:multiLevelType w:val="singleLevel"/>
    <w:tmpl w:val="336992A9"/>
    <w:lvl w:ilvl="0" w:tentative="0">
      <w:start w:val="1"/>
      <w:numFmt w:val="lowerLetter"/>
      <w:lvlText w:val="%1."/>
      <w:lvlJc w:val="left"/>
      <w:pPr>
        <w:ind w:left="425" w:hanging="425"/>
      </w:pPr>
      <w:rPr>
        <w:rFonts w:hint="default"/>
      </w:rPr>
    </w:lvl>
  </w:abstractNum>
  <w:abstractNum w:abstractNumId="50">
    <w:nsid w:val="361CCE51"/>
    <w:multiLevelType w:val="singleLevel"/>
    <w:tmpl w:val="361CCE51"/>
    <w:lvl w:ilvl="0" w:tentative="0">
      <w:start w:val="1"/>
      <w:numFmt w:val="lowerLetter"/>
      <w:lvlText w:val="%1."/>
      <w:lvlJc w:val="left"/>
      <w:pPr>
        <w:ind w:left="425" w:hanging="425"/>
      </w:pPr>
      <w:rPr>
        <w:rFonts w:hint="default"/>
      </w:rPr>
    </w:lvl>
  </w:abstractNum>
  <w:abstractNum w:abstractNumId="51">
    <w:nsid w:val="388DB013"/>
    <w:multiLevelType w:val="singleLevel"/>
    <w:tmpl w:val="388DB013"/>
    <w:lvl w:ilvl="0" w:tentative="0">
      <w:start w:val="1"/>
      <w:numFmt w:val="lowerLetter"/>
      <w:lvlText w:val="%1."/>
      <w:lvlJc w:val="left"/>
      <w:pPr>
        <w:ind w:left="425" w:hanging="425"/>
      </w:pPr>
      <w:rPr>
        <w:rFonts w:hint="default"/>
      </w:rPr>
    </w:lvl>
  </w:abstractNum>
  <w:abstractNum w:abstractNumId="52">
    <w:nsid w:val="38B6DC31"/>
    <w:multiLevelType w:val="singleLevel"/>
    <w:tmpl w:val="38B6DC31"/>
    <w:lvl w:ilvl="0" w:tentative="0">
      <w:start w:val="1"/>
      <w:numFmt w:val="lowerLetter"/>
      <w:lvlText w:val="%1."/>
      <w:lvlJc w:val="left"/>
      <w:pPr>
        <w:ind w:left="425" w:hanging="425"/>
      </w:pPr>
      <w:rPr>
        <w:rFonts w:hint="default"/>
      </w:rPr>
    </w:lvl>
  </w:abstractNum>
  <w:abstractNum w:abstractNumId="53">
    <w:nsid w:val="3B02D0BB"/>
    <w:multiLevelType w:val="singleLevel"/>
    <w:tmpl w:val="3B02D0BB"/>
    <w:lvl w:ilvl="0" w:tentative="0">
      <w:start w:val="1"/>
      <w:numFmt w:val="decimal"/>
      <w:suff w:val="nothing"/>
      <w:lvlText w:val="%1、"/>
      <w:lvlJc w:val="left"/>
    </w:lvl>
  </w:abstractNum>
  <w:abstractNum w:abstractNumId="54">
    <w:nsid w:val="43918D22"/>
    <w:multiLevelType w:val="singleLevel"/>
    <w:tmpl w:val="43918D22"/>
    <w:lvl w:ilvl="0" w:tentative="0">
      <w:start w:val="1"/>
      <w:numFmt w:val="decimal"/>
      <w:suff w:val="nothing"/>
      <w:lvlText w:val="%1、"/>
      <w:lvlJc w:val="left"/>
    </w:lvl>
  </w:abstractNum>
  <w:abstractNum w:abstractNumId="55">
    <w:nsid w:val="4BB6ABB9"/>
    <w:multiLevelType w:val="singleLevel"/>
    <w:tmpl w:val="4BB6ABB9"/>
    <w:lvl w:ilvl="0" w:tentative="0">
      <w:start w:val="1"/>
      <w:numFmt w:val="decimal"/>
      <w:suff w:val="nothing"/>
      <w:lvlText w:val="%1、"/>
      <w:lvlJc w:val="left"/>
    </w:lvl>
  </w:abstractNum>
  <w:abstractNum w:abstractNumId="56">
    <w:nsid w:val="4E5A9FFB"/>
    <w:multiLevelType w:val="singleLevel"/>
    <w:tmpl w:val="4E5A9FFB"/>
    <w:lvl w:ilvl="0" w:tentative="0">
      <w:start w:val="1"/>
      <w:numFmt w:val="decimal"/>
      <w:suff w:val="nothing"/>
      <w:lvlText w:val="%1、"/>
      <w:lvlJc w:val="left"/>
    </w:lvl>
  </w:abstractNum>
  <w:abstractNum w:abstractNumId="57">
    <w:nsid w:val="584F2AE6"/>
    <w:multiLevelType w:val="singleLevel"/>
    <w:tmpl w:val="584F2AE6"/>
    <w:lvl w:ilvl="0" w:tentative="0">
      <w:start w:val="1"/>
      <w:numFmt w:val="lowerLetter"/>
      <w:lvlText w:val="%1."/>
      <w:lvlJc w:val="left"/>
      <w:pPr>
        <w:ind w:left="425" w:hanging="425"/>
      </w:pPr>
      <w:rPr>
        <w:rFonts w:hint="default"/>
      </w:rPr>
    </w:lvl>
  </w:abstractNum>
  <w:abstractNum w:abstractNumId="58">
    <w:nsid w:val="5BDEC52F"/>
    <w:multiLevelType w:val="singleLevel"/>
    <w:tmpl w:val="5BDEC52F"/>
    <w:lvl w:ilvl="0" w:tentative="0">
      <w:start w:val="1"/>
      <w:numFmt w:val="lowerLetter"/>
      <w:lvlText w:val="%1."/>
      <w:lvlJc w:val="left"/>
      <w:pPr>
        <w:ind w:left="425" w:hanging="425"/>
      </w:pPr>
      <w:rPr>
        <w:rFonts w:hint="default"/>
      </w:rPr>
    </w:lvl>
  </w:abstractNum>
  <w:abstractNum w:abstractNumId="59">
    <w:nsid w:val="604F1B09"/>
    <w:multiLevelType w:val="singleLevel"/>
    <w:tmpl w:val="604F1B09"/>
    <w:lvl w:ilvl="0" w:tentative="0">
      <w:start w:val="1"/>
      <w:numFmt w:val="lowerLetter"/>
      <w:lvlText w:val="%1."/>
      <w:lvlJc w:val="left"/>
      <w:pPr>
        <w:ind w:left="425" w:hanging="425"/>
      </w:pPr>
      <w:rPr>
        <w:rFonts w:hint="default"/>
      </w:rPr>
    </w:lvl>
  </w:abstractNum>
  <w:abstractNum w:abstractNumId="60">
    <w:nsid w:val="60D95659"/>
    <w:multiLevelType w:val="singleLevel"/>
    <w:tmpl w:val="60D95659"/>
    <w:lvl w:ilvl="0" w:tentative="0">
      <w:start w:val="1"/>
      <w:numFmt w:val="decimal"/>
      <w:suff w:val="nothing"/>
      <w:lvlText w:val="%1、"/>
      <w:lvlJc w:val="left"/>
    </w:lvl>
  </w:abstractNum>
  <w:abstractNum w:abstractNumId="61">
    <w:nsid w:val="6939F661"/>
    <w:multiLevelType w:val="singleLevel"/>
    <w:tmpl w:val="6939F661"/>
    <w:lvl w:ilvl="0" w:tentative="0">
      <w:start w:val="1"/>
      <w:numFmt w:val="lowerLetter"/>
      <w:lvlText w:val="%1."/>
      <w:lvlJc w:val="left"/>
      <w:pPr>
        <w:ind w:left="425" w:hanging="425"/>
      </w:pPr>
      <w:rPr>
        <w:rFonts w:hint="default"/>
      </w:rPr>
    </w:lvl>
  </w:abstractNum>
  <w:abstractNum w:abstractNumId="62">
    <w:nsid w:val="6AB3BF2C"/>
    <w:multiLevelType w:val="singleLevel"/>
    <w:tmpl w:val="6AB3BF2C"/>
    <w:lvl w:ilvl="0" w:tentative="0">
      <w:start w:val="1"/>
      <w:numFmt w:val="decimal"/>
      <w:suff w:val="nothing"/>
      <w:lvlText w:val="%1、"/>
      <w:lvlJc w:val="left"/>
    </w:lvl>
  </w:abstractNum>
  <w:abstractNum w:abstractNumId="63">
    <w:nsid w:val="6AC300E6"/>
    <w:multiLevelType w:val="singleLevel"/>
    <w:tmpl w:val="6AC300E6"/>
    <w:lvl w:ilvl="0" w:tentative="0">
      <w:start w:val="1"/>
      <w:numFmt w:val="decimal"/>
      <w:suff w:val="nothing"/>
      <w:lvlText w:val="%1、"/>
      <w:lvlJc w:val="left"/>
    </w:lvl>
  </w:abstractNum>
  <w:abstractNum w:abstractNumId="64">
    <w:nsid w:val="6B48032F"/>
    <w:multiLevelType w:val="multilevel"/>
    <w:tmpl w:val="6B48032F"/>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65">
    <w:nsid w:val="6E3A2D42"/>
    <w:multiLevelType w:val="singleLevel"/>
    <w:tmpl w:val="6E3A2D42"/>
    <w:lvl w:ilvl="0" w:tentative="0">
      <w:start w:val="1"/>
      <w:numFmt w:val="decimal"/>
      <w:lvlText w:val="(%1)"/>
      <w:lvlJc w:val="left"/>
      <w:pPr>
        <w:ind w:left="425" w:hanging="425"/>
      </w:pPr>
      <w:rPr>
        <w:rFonts w:hint="default"/>
      </w:rPr>
    </w:lvl>
  </w:abstractNum>
  <w:abstractNum w:abstractNumId="66">
    <w:nsid w:val="6EB3F942"/>
    <w:multiLevelType w:val="singleLevel"/>
    <w:tmpl w:val="6EB3F942"/>
    <w:lvl w:ilvl="0" w:tentative="0">
      <w:start w:val="1"/>
      <w:numFmt w:val="decimal"/>
      <w:suff w:val="nothing"/>
      <w:lvlText w:val="%1、"/>
      <w:lvlJc w:val="left"/>
    </w:lvl>
  </w:abstractNum>
  <w:abstractNum w:abstractNumId="67">
    <w:nsid w:val="6FF71350"/>
    <w:multiLevelType w:val="singleLevel"/>
    <w:tmpl w:val="6FF71350"/>
    <w:lvl w:ilvl="0" w:tentative="0">
      <w:start w:val="1"/>
      <w:numFmt w:val="lowerLetter"/>
      <w:lvlText w:val="%1."/>
      <w:lvlJc w:val="left"/>
      <w:pPr>
        <w:ind w:left="425" w:hanging="425"/>
      </w:pPr>
      <w:rPr>
        <w:rFonts w:hint="default"/>
      </w:rPr>
    </w:lvl>
  </w:abstractNum>
  <w:abstractNum w:abstractNumId="68">
    <w:nsid w:val="70101BC0"/>
    <w:multiLevelType w:val="singleLevel"/>
    <w:tmpl w:val="70101BC0"/>
    <w:lvl w:ilvl="0" w:tentative="0">
      <w:start w:val="1"/>
      <w:numFmt w:val="chineseCounting"/>
      <w:suff w:val="nothing"/>
      <w:lvlText w:val="%1、"/>
      <w:lvlJc w:val="left"/>
      <w:rPr>
        <w:rFonts w:hint="eastAsia"/>
      </w:rPr>
    </w:lvl>
  </w:abstractNum>
  <w:abstractNum w:abstractNumId="69">
    <w:nsid w:val="70B03522"/>
    <w:multiLevelType w:val="singleLevel"/>
    <w:tmpl w:val="70B03522"/>
    <w:lvl w:ilvl="0" w:tentative="0">
      <w:start w:val="1"/>
      <w:numFmt w:val="lowerLetter"/>
      <w:lvlText w:val="%1."/>
      <w:lvlJc w:val="left"/>
      <w:pPr>
        <w:ind w:left="425" w:hanging="425"/>
      </w:pPr>
      <w:rPr>
        <w:rFonts w:hint="default"/>
      </w:rPr>
    </w:lvl>
  </w:abstractNum>
  <w:abstractNum w:abstractNumId="70">
    <w:nsid w:val="72929417"/>
    <w:multiLevelType w:val="multilevel"/>
    <w:tmpl w:val="72929417"/>
    <w:lvl w:ilvl="0" w:tentative="0">
      <w:start w:val="1"/>
      <w:numFmt w:val="decimal"/>
      <w:pStyle w:val="2"/>
      <w:lvlText w:val="%1."/>
      <w:lvlJc w:val="left"/>
      <w:pPr>
        <w:ind w:left="432" w:hanging="432"/>
      </w:pPr>
      <w:rPr>
        <w:rFonts w:hint="default"/>
        <w:sz w:val="32"/>
        <w:szCs w:val="32"/>
      </w:rPr>
    </w:lvl>
    <w:lvl w:ilvl="1" w:tentative="0">
      <w:start w:val="1"/>
      <w:numFmt w:val="decimal"/>
      <w:pStyle w:val="3"/>
      <w:lvlText w:val="%1.%2."/>
      <w:lvlJc w:val="left"/>
      <w:pPr>
        <w:ind w:left="575" w:hanging="575"/>
      </w:pPr>
      <w:rPr>
        <w:rFonts w:hint="default"/>
        <w:sz w:val="28"/>
        <w:szCs w:val="28"/>
      </w:rPr>
    </w:lvl>
    <w:lvl w:ilvl="2" w:tentative="0">
      <w:start w:val="1"/>
      <w:numFmt w:val="decimal"/>
      <w:pStyle w:val="4"/>
      <w:lvlText w:val="%1.%2.%3."/>
      <w:lvlJc w:val="left"/>
      <w:pPr>
        <w:ind w:left="720" w:hanging="720"/>
      </w:pPr>
      <w:rPr>
        <w:rFonts w:hint="default"/>
        <w:u w:val="none"/>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71">
    <w:nsid w:val="746128B2"/>
    <w:multiLevelType w:val="singleLevel"/>
    <w:tmpl w:val="746128B2"/>
    <w:lvl w:ilvl="0" w:tentative="0">
      <w:start w:val="1"/>
      <w:numFmt w:val="decimal"/>
      <w:suff w:val="nothing"/>
      <w:lvlText w:val="%1、"/>
      <w:lvlJc w:val="left"/>
    </w:lvl>
  </w:abstractNum>
  <w:abstractNum w:abstractNumId="72">
    <w:nsid w:val="7B9C33D0"/>
    <w:multiLevelType w:val="singleLevel"/>
    <w:tmpl w:val="7B9C33D0"/>
    <w:lvl w:ilvl="0" w:tentative="0">
      <w:start w:val="1"/>
      <w:numFmt w:val="decimal"/>
      <w:suff w:val="nothing"/>
      <w:lvlText w:val="%1、"/>
      <w:lvlJc w:val="left"/>
    </w:lvl>
  </w:abstractNum>
  <w:abstractNum w:abstractNumId="73">
    <w:nsid w:val="7C8A090F"/>
    <w:multiLevelType w:val="singleLevel"/>
    <w:tmpl w:val="7C8A090F"/>
    <w:lvl w:ilvl="0" w:tentative="0">
      <w:start w:val="1"/>
      <w:numFmt w:val="decimal"/>
      <w:lvlText w:val="(%1)"/>
      <w:lvlJc w:val="left"/>
      <w:pPr>
        <w:tabs>
          <w:tab w:val="left" w:pos="420"/>
        </w:tabs>
        <w:ind w:left="845" w:hanging="425"/>
      </w:pPr>
      <w:rPr>
        <w:rFonts w:hint="default"/>
      </w:rPr>
    </w:lvl>
  </w:abstractNum>
  <w:num w:numId="1">
    <w:abstractNumId w:val="70"/>
  </w:num>
  <w:num w:numId="2">
    <w:abstractNumId w:val="3"/>
  </w:num>
  <w:num w:numId="3">
    <w:abstractNumId w:val="23"/>
  </w:num>
  <w:num w:numId="4">
    <w:abstractNumId w:val="46"/>
  </w:num>
  <w:num w:numId="5">
    <w:abstractNumId w:val="33"/>
  </w:num>
  <w:num w:numId="6">
    <w:abstractNumId w:val="26"/>
  </w:num>
  <w:num w:numId="7">
    <w:abstractNumId w:val="25"/>
  </w:num>
  <w:num w:numId="8">
    <w:abstractNumId w:val="14"/>
  </w:num>
  <w:num w:numId="9">
    <w:abstractNumId w:val="30"/>
  </w:num>
  <w:num w:numId="10">
    <w:abstractNumId w:val="73"/>
  </w:num>
  <w:num w:numId="11">
    <w:abstractNumId w:val="18"/>
  </w:num>
  <w:num w:numId="12">
    <w:abstractNumId w:val="65"/>
  </w:num>
  <w:num w:numId="13">
    <w:abstractNumId w:val="64"/>
  </w:num>
  <w:num w:numId="14">
    <w:abstractNumId w:val="52"/>
  </w:num>
  <w:num w:numId="15">
    <w:abstractNumId w:val="67"/>
  </w:num>
  <w:num w:numId="16">
    <w:abstractNumId w:val="24"/>
  </w:num>
  <w:num w:numId="17">
    <w:abstractNumId w:val="15"/>
  </w:num>
  <w:num w:numId="18">
    <w:abstractNumId w:val="49"/>
  </w:num>
  <w:num w:numId="19">
    <w:abstractNumId w:val="11"/>
  </w:num>
  <w:num w:numId="20">
    <w:abstractNumId w:val="31"/>
  </w:num>
  <w:num w:numId="21">
    <w:abstractNumId w:val="40"/>
  </w:num>
  <w:num w:numId="22">
    <w:abstractNumId w:val="20"/>
  </w:num>
  <w:num w:numId="23">
    <w:abstractNumId w:val="32"/>
  </w:num>
  <w:num w:numId="24">
    <w:abstractNumId w:val="1"/>
  </w:num>
  <w:num w:numId="25">
    <w:abstractNumId w:val="56"/>
  </w:num>
  <w:num w:numId="26">
    <w:abstractNumId w:val="28"/>
  </w:num>
  <w:num w:numId="27">
    <w:abstractNumId w:val="38"/>
  </w:num>
  <w:num w:numId="28">
    <w:abstractNumId w:val="5"/>
  </w:num>
  <w:num w:numId="29">
    <w:abstractNumId w:val="22"/>
  </w:num>
  <w:num w:numId="30">
    <w:abstractNumId w:val="7"/>
  </w:num>
  <w:num w:numId="31">
    <w:abstractNumId w:val="54"/>
  </w:num>
  <w:num w:numId="32">
    <w:abstractNumId w:val="6"/>
  </w:num>
  <w:num w:numId="33">
    <w:abstractNumId w:val="59"/>
  </w:num>
  <w:num w:numId="34">
    <w:abstractNumId w:val="45"/>
  </w:num>
  <w:num w:numId="35">
    <w:abstractNumId w:val="72"/>
  </w:num>
  <w:num w:numId="36">
    <w:abstractNumId w:val="19"/>
  </w:num>
  <w:num w:numId="37">
    <w:abstractNumId w:val="8"/>
  </w:num>
  <w:num w:numId="38">
    <w:abstractNumId w:val="4"/>
  </w:num>
  <w:num w:numId="39">
    <w:abstractNumId w:val="27"/>
  </w:num>
  <w:num w:numId="40">
    <w:abstractNumId w:val="39"/>
  </w:num>
  <w:num w:numId="41">
    <w:abstractNumId w:val="35"/>
  </w:num>
  <w:num w:numId="42">
    <w:abstractNumId w:val="21"/>
  </w:num>
  <w:num w:numId="43">
    <w:abstractNumId w:val="47"/>
  </w:num>
  <w:num w:numId="44">
    <w:abstractNumId w:val="55"/>
  </w:num>
  <w:num w:numId="45">
    <w:abstractNumId w:val="53"/>
  </w:num>
  <w:num w:numId="46">
    <w:abstractNumId w:val="12"/>
  </w:num>
  <w:num w:numId="47">
    <w:abstractNumId w:val="0"/>
  </w:num>
  <w:num w:numId="48">
    <w:abstractNumId w:val="10"/>
  </w:num>
  <w:num w:numId="49">
    <w:abstractNumId w:val="44"/>
  </w:num>
  <w:num w:numId="50">
    <w:abstractNumId w:val="2"/>
  </w:num>
  <w:num w:numId="51">
    <w:abstractNumId w:val="29"/>
  </w:num>
  <w:num w:numId="52">
    <w:abstractNumId w:val="41"/>
  </w:num>
  <w:num w:numId="53">
    <w:abstractNumId w:val="60"/>
  </w:num>
  <w:num w:numId="54">
    <w:abstractNumId w:val="13"/>
  </w:num>
  <w:num w:numId="55">
    <w:abstractNumId w:val="42"/>
  </w:num>
  <w:num w:numId="56">
    <w:abstractNumId w:val="9"/>
  </w:num>
  <w:num w:numId="57">
    <w:abstractNumId w:val="36"/>
  </w:num>
  <w:num w:numId="58">
    <w:abstractNumId w:val="62"/>
  </w:num>
  <w:num w:numId="59">
    <w:abstractNumId w:val="34"/>
  </w:num>
  <w:num w:numId="60">
    <w:abstractNumId w:val="63"/>
  </w:num>
  <w:num w:numId="61">
    <w:abstractNumId w:val="48"/>
  </w:num>
  <w:num w:numId="62">
    <w:abstractNumId w:val="66"/>
  </w:num>
  <w:num w:numId="63">
    <w:abstractNumId w:val="68"/>
  </w:num>
  <w:num w:numId="64">
    <w:abstractNumId w:val="71"/>
  </w:num>
  <w:num w:numId="65">
    <w:abstractNumId w:val="51"/>
  </w:num>
  <w:num w:numId="66">
    <w:abstractNumId w:val="57"/>
  </w:num>
  <w:num w:numId="67">
    <w:abstractNumId w:val="37"/>
  </w:num>
  <w:num w:numId="68">
    <w:abstractNumId w:val="58"/>
  </w:num>
  <w:num w:numId="69">
    <w:abstractNumId w:val="16"/>
  </w:num>
  <w:num w:numId="70">
    <w:abstractNumId w:val="43"/>
  </w:num>
  <w:num w:numId="71">
    <w:abstractNumId w:val="61"/>
  </w:num>
  <w:num w:numId="72">
    <w:abstractNumId w:val="69"/>
  </w:num>
  <w:num w:numId="73">
    <w:abstractNumId w:val="17"/>
  </w:num>
  <w:num w:numId="74">
    <w:abstractNumId w:val="5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
    <w15:presenceInfo w15:providerId="WPS Office" w15:userId="40660630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revisionView w:markup="0"/>
  <w:trackRevisions w:val="1"/>
  <w:documentProtection w:enforcement="0"/>
  <w:defaultTabStop w:val="419"/>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Y4YTY2MzIwYzYzMzgxYWE5ZWY0YjRlY2YzNjg2NjYifQ=="/>
  </w:docVars>
  <w:rsids>
    <w:rsidRoot w:val="003F3A12"/>
    <w:rsid w:val="00001C79"/>
    <w:rsid w:val="00240D43"/>
    <w:rsid w:val="003F3A12"/>
    <w:rsid w:val="004E616D"/>
    <w:rsid w:val="0056042F"/>
    <w:rsid w:val="005E5F35"/>
    <w:rsid w:val="00AA5754"/>
    <w:rsid w:val="00CE065C"/>
    <w:rsid w:val="00EF454D"/>
    <w:rsid w:val="013A5675"/>
    <w:rsid w:val="01DE1773"/>
    <w:rsid w:val="021F298B"/>
    <w:rsid w:val="02DC2156"/>
    <w:rsid w:val="02E96621"/>
    <w:rsid w:val="034D4E02"/>
    <w:rsid w:val="04D330E5"/>
    <w:rsid w:val="0518120E"/>
    <w:rsid w:val="05F571C5"/>
    <w:rsid w:val="05F652DD"/>
    <w:rsid w:val="06BA78F9"/>
    <w:rsid w:val="077741FC"/>
    <w:rsid w:val="07E35D35"/>
    <w:rsid w:val="08A93307"/>
    <w:rsid w:val="08C07E24"/>
    <w:rsid w:val="08CF1E16"/>
    <w:rsid w:val="0A1C108A"/>
    <w:rsid w:val="0A2D14EA"/>
    <w:rsid w:val="0A917CCA"/>
    <w:rsid w:val="0ABB4D47"/>
    <w:rsid w:val="0AFA13CC"/>
    <w:rsid w:val="0B536D2E"/>
    <w:rsid w:val="0BE107DE"/>
    <w:rsid w:val="0BFC5617"/>
    <w:rsid w:val="0CEF0CD8"/>
    <w:rsid w:val="0DC61A39"/>
    <w:rsid w:val="0E484B44"/>
    <w:rsid w:val="0EC046DA"/>
    <w:rsid w:val="0F987405"/>
    <w:rsid w:val="0FAB538A"/>
    <w:rsid w:val="114A2981"/>
    <w:rsid w:val="138E3642"/>
    <w:rsid w:val="14665D24"/>
    <w:rsid w:val="14942D15"/>
    <w:rsid w:val="150712B5"/>
    <w:rsid w:val="15477903"/>
    <w:rsid w:val="15DF5D8E"/>
    <w:rsid w:val="166938A9"/>
    <w:rsid w:val="169326D4"/>
    <w:rsid w:val="183C74C7"/>
    <w:rsid w:val="192D5062"/>
    <w:rsid w:val="19650358"/>
    <w:rsid w:val="19A03A86"/>
    <w:rsid w:val="19E020D4"/>
    <w:rsid w:val="1A0C111B"/>
    <w:rsid w:val="1B391A9C"/>
    <w:rsid w:val="1B8847D2"/>
    <w:rsid w:val="1B95582A"/>
    <w:rsid w:val="1C293B3B"/>
    <w:rsid w:val="1D036806"/>
    <w:rsid w:val="1D1A76AB"/>
    <w:rsid w:val="1DCD2970"/>
    <w:rsid w:val="1E702BF6"/>
    <w:rsid w:val="1EFF124F"/>
    <w:rsid w:val="1F7B1518"/>
    <w:rsid w:val="20967991"/>
    <w:rsid w:val="210E5779"/>
    <w:rsid w:val="224156DA"/>
    <w:rsid w:val="229972C4"/>
    <w:rsid w:val="2389558B"/>
    <w:rsid w:val="24385E46"/>
    <w:rsid w:val="26D11723"/>
    <w:rsid w:val="274F2647"/>
    <w:rsid w:val="27952750"/>
    <w:rsid w:val="27B506FD"/>
    <w:rsid w:val="280B2A12"/>
    <w:rsid w:val="28221B0A"/>
    <w:rsid w:val="2A027E45"/>
    <w:rsid w:val="2A331DAD"/>
    <w:rsid w:val="2A816FBC"/>
    <w:rsid w:val="2AA554F5"/>
    <w:rsid w:val="2BFF463C"/>
    <w:rsid w:val="2D684463"/>
    <w:rsid w:val="2FDD2EE6"/>
    <w:rsid w:val="30766E97"/>
    <w:rsid w:val="311C7A3E"/>
    <w:rsid w:val="31BE0AF5"/>
    <w:rsid w:val="34ED1C61"/>
    <w:rsid w:val="360F36CE"/>
    <w:rsid w:val="361707D4"/>
    <w:rsid w:val="36AD140C"/>
    <w:rsid w:val="373B6744"/>
    <w:rsid w:val="37C14E9C"/>
    <w:rsid w:val="38341B11"/>
    <w:rsid w:val="38A30A45"/>
    <w:rsid w:val="38FA68B7"/>
    <w:rsid w:val="3905700A"/>
    <w:rsid w:val="39ED1F78"/>
    <w:rsid w:val="3A3C6A5B"/>
    <w:rsid w:val="3A8A77C7"/>
    <w:rsid w:val="3B9603ED"/>
    <w:rsid w:val="3BAB0B58"/>
    <w:rsid w:val="3BE61375"/>
    <w:rsid w:val="3C04488A"/>
    <w:rsid w:val="3C0E2679"/>
    <w:rsid w:val="3C8A7F52"/>
    <w:rsid w:val="3D536596"/>
    <w:rsid w:val="3D670293"/>
    <w:rsid w:val="3ECA2888"/>
    <w:rsid w:val="3ED90D1D"/>
    <w:rsid w:val="40550877"/>
    <w:rsid w:val="40AF61D9"/>
    <w:rsid w:val="410D1152"/>
    <w:rsid w:val="410D73A4"/>
    <w:rsid w:val="41171FD0"/>
    <w:rsid w:val="414F3518"/>
    <w:rsid w:val="41D659E7"/>
    <w:rsid w:val="41F46D45"/>
    <w:rsid w:val="41F8595E"/>
    <w:rsid w:val="423E2F0A"/>
    <w:rsid w:val="43811983"/>
    <w:rsid w:val="444045E3"/>
    <w:rsid w:val="45525385"/>
    <w:rsid w:val="4682613E"/>
    <w:rsid w:val="472F1E22"/>
    <w:rsid w:val="47F00E85"/>
    <w:rsid w:val="481C1C7A"/>
    <w:rsid w:val="48B3438D"/>
    <w:rsid w:val="49090450"/>
    <w:rsid w:val="498875C7"/>
    <w:rsid w:val="4A2C2648"/>
    <w:rsid w:val="4B4B6AFE"/>
    <w:rsid w:val="4D986247"/>
    <w:rsid w:val="4DBD7A5B"/>
    <w:rsid w:val="4DC86B2C"/>
    <w:rsid w:val="4DD30CB1"/>
    <w:rsid w:val="4E061402"/>
    <w:rsid w:val="4E9B5FEF"/>
    <w:rsid w:val="502B6EFE"/>
    <w:rsid w:val="50746AF7"/>
    <w:rsid w:val="5144471C"/>
    <w:rsid w:val="535E583D"/>
    <w:rsid w:val="542645AC"/>
    <w:rsid w:val="545729B8"/>
    <w:rsid w:val="54B35714"/>
    <w:rsid w:val="55F83D27"/>
    <w:rsid w:val="562C577E"/>
    <w:rsid w:val="57684EDC"/>
    <w:rsid w:val="59154BEF"/>
    <w:rsid w:val="599E2E37"/>
    <w:rsid w:val="59AC10B0"/>
    <w:rsid w:val="5B8D3163"/>
    <w:rsid w:val="5BBA03DC"/>
    <w:rsid w:val="5BBE5686"/>
    <w:rsid w:val="5CE45005"/>
    <w:rsid w:val="5D8660BC"/>
    <w:rsid w:val="5E1D5B3E"/>
    <w:rsid w:val="5E655CD1"/>
    <w:rsid w:val="5E856373"/>
    <w:rsid w:val="5F8A1E93"/>
    <w:rsid w:val="5F9F5213"/>
    <w:rsid w:val="5FBA204D"/>
    <w:rsid w:val="5FEF1CF6"/>
    <w:rsid w:val="60275934"/>
    <w:rsid w:val="605E6E7C"/>
    <w:rsid w:val="607D37A6"/>
    <w:rsid w:val="60996106"/>
    <w:rsid w:val="624B51DE"/>
    <w:rsid w:val="62F35FA1"/>
    <w:rsid w:val="64D836A1"/>
    <w:rsid w:val="67566AFF"/>
    <w:rsid w:val="694A2693"/>
    <w:rsid w:val="69A022B3"/>
    <w:rsid w:val="69BF6BDD"/>
    <w:rsid w:val="6B792DBC"/>
    <w:rsid w:val="6C136D6D"/>
    <w:rsid w:val="6ED70525"/>
    <w:rsid w:val="6F887A72"/>
    <w:rsid w:val="702A0B29"/>
    <w:rsid w:val="70C20D61"/>
    <w:rsid w:val="70F829D5"/>
    <w:rsid w:val="719941B8"/>
    <w:rsid w:val="722C3EE5"/>
    <w:rsid w:val="72E66F89"/>
    <w:rsid w:val="73041B05"/>
    <w:rsid w:val="7338355D"/>
    <w:rsid w:val="73522870"/>
    <w:rsid w:val="741B5358"/>
    <w:rsid w:val="74AC7BB2"/>
    <w:rsid w:val="74F87447"/>
    <w:rsid w:val="751D6EAE"/>
    <w:rsid w:val="75497CA3"/>
    <w:rsid w:val="75E31EA6"/>
    <w:rsid w:val="776963DA"/>
    <w:rsid w:val="778B6351"/>
    <w:rsid w:val="78BB2C66"/>
    <w:rsid w:val="78C57641"/>
    <w:rsid w:val="7904460D"/>
    <w:rsid w:val="79554E68"/>
    <w:rsid w:val="79E104AA"/>
    <w:rsid w:val="7A13262E"/>
    <w:rsid w:val="7B5178B1"/>
    <w:rsid w:val="7BFC781D"/>
    <w:rsid w:val="7E1626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Ascii" w:hAnsiTheme="minorAscii" w:eastAsiaTheme="minorEastAsia" w:cstheme="minorBidi"/>
      <w:kern w:val="2"/>
      <w:sz w:val="24"/>
      <w:szCs w:val="24"/>
      <w:lang w:val="en-US" w:eastAsia="zh-CN" w:bidi="ar-SA"/>
    </w:rPr>
  </w:style>
  <w:style w:type="paragraph" w:styleId="2">
    <w:name w:val="heading 1"/>
    <w:basedOn w:val="1"/>
    <w:next w:val="1"/>
    <w:qFormat/>
    <w:uiPriority w:val="0"/>
    <w:pPr>
      <w:keepNext/>
      <w:keepLines/>
      <w:numPr>
        <w:ilvl w:val="0"/>
        <w:numId w:val="1"/>
      </w:numPr>
      <w:spacing w:line="240" w:lineRule="auto"/>
      <w:ind w:left="431" w:hanging="431"/>
      <w:outlineLvl w:val="0"/>
    </w:pPr>
    <w:rPr>
      <w:rFonts w:asciiTheme="minorAscii" w:hAnsiTheme="minorAscii"/>
      <w:b/>
      <w:kern w:val="44"/>
      <w:sz w:val="32"/>
    </w:rPr>
  </w:style>
  <w:style w:type="paragraph" w:styleId="3">
    <w:name w:val="heading 2"/>
    <w:basedOn w:val="1"/>
    <w:next w:val="1"/>
    <w:autoRedefine/>
    <w:unhideWhenUsed/>
    <w:qFormat/>
    <w:uiPriority w:val="0"/>
    <w:pPr>
      <w:keepNext/>
      <w:keepLines/>
      <w:numPr>
        <w:ilvl w:val="1"/>
        <w:numId w:val="1"/>
      </w:numPr>
      <w:spacing w:line="240" w:lineRule="auto"/>
      <w:ind w:left="573" w:hanging="573"/>
      <w:outlineLvl w:val="1"/>
    </w:pPr>
    <w:rPr>
      <w:rFonts w:ascii="Arial" w:hAnsi="Arial" w:eastAsia="宋体"/>
      <w:b/>
      <w:sz w:val="28"/>
    </w:rPr>
  </w:style>
  <w:style w:type="paragraph" w:styleId="4">
    <w:name w:val="heading 3"/>
    <w:basedOn w:val="1"/>
    <w:next w:val="1"/>
    <w:link w:val="26"/>
    <w:autoRedefine/>
    <w:unhideWhenUsed/>
    <w:qFormat/>
    <w:uiPriority w:val="0"/>
    <w:pPr>
      <w:keepNext/>
      <w:keepLines/>
      <w:numPr>
        <w:ilvl w:val="2"/>
        <w:numId w:val="1"/>
      </w:numPr>
      <w:spacing w:line="240" w:lineRule="auto"/>
      <w:outlineLvl w:val="2"/>
    </w:pPr>
    <w:rPr>
      <w:rFonts w:asciiTheme="minorAscii" w:hAnsiTheme="minorAscii"/>
      <w:b/>
      <w:sz w:val="24"/>
    </w:rPr>
  </w:style>
  <w:style w:type="paragraph" w:styleId="5">
    <w:name w:val="heading 4"/>
    <w:basedOn w:val="1"/>
    <w:next w:val="1"/>
    <w:autoRedefine/>
    <w:unhideWhenUsed/>
    <w:qFormat/>
    <w:uiPriority w:val="0"/>
    <w:pPr>
      <w:keepNext/>
      <w:keepLines/>
      <w:numPr>
        <w:ilvl w:val="3"/>
        <w:numId w:val="1"/>
      </w:numPr>
      <w:spacing w:line="240" w:lineRule="auto"/>
      <w:ind w:left="862" w:hanging="862"/>
      <w:outlineLvl w:val="3"/>
    </w:pPr>
    <w:rPr>
      <w:rFonts w:ascii="Arial" w:hAnsi="Arial" w:eastAsia="宋体"/>
      <w:b/>
      <w:sz w:val="24"/>
    </w:rPr>
  </w:style>
  <w:style w:type="paragraph" w:styleId="6">
    <w:name w:val="heading 5"/>
    <w:basedOn w:val="1"/>
    <w:next w:val="1"/>
    <w:autoRedefine/>
    <w:semiHidden/>
    <w:unhideWhenUsed/>
    <w:qFormat/>
    <w:uiPriority w:val="0"/>
    <w:pPr>
      <w:keepNext/>
      <w:keepLines/>
      <w:numPr>
        <w:ilvl w:val="4"/>
        <w:numId w:val="1"/>
      </w:numPr>
      <w:spacing w:before="280" w:after="290" w:line="372" w:lineRule="auto"/>
      <w:outlineLvl w:val="4"/>
    </w:pPr>
    <w:rPr>
      <w:b/>
      <w:sz w:val="28"/>
    </w:rPr>
  </w:style>
  <w:style w:type="paragraph" w:styleId="7">
    <w:name w:val="heading 6"/>
    <w:basedOn w:val="1"/>
    <w:next w:val="1"/>
    <w:autoRedefine/>
    <w:semiHidden/>
    <w:unhideWhenUsed/>
    <w:qFormat/>
    <w:uiPriority w:val="0"/>
    <w:pPr>
      <w:keepNext/>
      <w:keepLines/>
      <w:numPr>
        <w:ilvl w:val="5"/>
        <w:numId w:val="1"/>
      </w:numPr>
      <w:spacing w:before="240" w:after="64" w:line="317" w:lineRule="auto"/>
      <w:outlineLvl w:val="5"/>
    </w:pPr>
    <w:rPr>
      <w:rFonts w:ascii="Arial" w:hAnsi="Arial" w:eastAsia="黑体"/>
      <w:b/>
      <w:sz w:val="24"/>
    </w:rPr>
  </w:style>
  <w:style w:type="paragraph" w:styleId="8">
    <w:name w:val="heading 7"/>
    <w:basedOn w:val="1"/>
    <w:next w:val="1"/>
    <w:autoRedefine/>
    <w:semiHidden/>
    <w:unhideWhenUsed/>
    <w:qFormat/>
    <w:uiPriority w:val="0"/>
    <w:pPr>
      <w:keepNext/>
      <w:keepLines/>
      <w:numPr>
        <w:ilvl w:val="6"/>
        <w:numId w:val="1"/>
      </w:numPr>
      <w:spacing w:before="240" w:after="64" w:line="317" w:lineRule="auto"/>
      <w:outlineLvl w:val="6"/>
    </w:pPr>
    <w:rPr>
      <w:b/>
      <w:sz w:val="24"/>
    </w:rPr>
  </w:style>
  <w:style w:type="paragraph" w:styleId="9">
    <w:name w:val="heading 8"/>
    <w:basedOn w:val="1"/>
    <w:next w:val="1"/>
    <w:autoRedefine/>
    <w:semiHidden/>
    <w:unhideWhenUsed/>
    <w:qFormat/>
    <w:uiPriority w:val="0"/>
    <w:pPr>
      <w:keepNext/>
      <w:keepLines/>
      <w:numPr>
        <w:ilvl w:val="7"/>
        <w:numId w:val="1"/>
      </w:numPr>
      <w:spacing w:before="240" w:after="64" w:line="317" w:lineRule="auto"/>
      <w:outlineLvl w:val="7"/>
    </w:pPr>
    <w:rPr>
      <w:rFonts w:ascii="Arial" w:hAnsi="Arial" w:eastAsia="黑体"/>
      <w:sz w:val="24"/>
    </w:rPr>
  </w:style>
  <w:style w:type="paragraph" w:styleId="10">
    <w:name w:val="heading 9"/>
    <w:basedOn w:val="1"/>
    <w:next w:val="1"/>
    <w:autoRedefine/>
    <w:semiHidden/>
    <w:unhideWhenUsed/>
    <w:qFormat/>
    <w:uiPriority w:val="0"/>
    <w:pPr>
      <w:keepNext/>
      <w:keepLines/>
      <w:numPr>
        <w:ilvl w:val="8"/>
        <w:numId w:val="1"/>
      </w:numPr>
      <w:spacing w:before="240" w:after="64" w:line="317" w:lineRule="auto"/>
      <w:outlineLvl w:val="8"/>
    </w:pPr>
    <w:rPr>
      <w:rFonts w:ascii="Arial" w:hAnsi="Arial" w:eastAsia="黑体"/>
    </w:rPr>
  </w:style>
  <w:style w:type="character" w:default="1" w:styleId="20">
    <w:name w:val="Default Paragraph Font"/>
    <w:autoRedefine/>
    <w:unhideWhenUsed/>
    <w:qFormat/>
    <w:uiPriority w:val="1"/>
  </w:style>
  <w:style w:type="table" w:default="1" w:styleId="18">
    <w:name w:val="Normal Table"/>
    <w:autoRedefine/>
    <w:semiHidden/>
    <w:unhideWhenUsed/>
    <w:qFormat/>
    <w:uiPriority w:val="99"/>
    <w:tblPr>
      <w:tblCellMar>
        <w:top w:w="0" w:type="dxa"/>
        <w:left w:w="108" w:type="dxa"/>
        <w:bottom w:w="0" w:type="dxa"/>
        <w:right w:w="108" w:type="dxa"/>
      </w:tblCellMar>
    </w:tblPr>
  </w:style>
  <w:style w:type="paragraph" w:styleId="11">
    <w:name w:val="annotation text"/>
    <w:basedOn w:val="1"/>
    <w:autoRedefine/>
    <w:qFormat/>
    <w:uiPriority w:val="0"/>
    <w:pPr>
      <w:jc w:val="left"/>
    </w:pPr>
  </w:style>
  <w:style w:type="paragraph" w:styleId="12">
    <w:name w:val="toc 3"/>
    <w:basedOn w:val="1"/>
    <w:next w:val="1"/>
    <w:autoRedefine/>
    <w:qFormat/>
    <w:uiPriority w:val="0"/>
    <w:pPr>
      <w:ind w:left="840" w:leftChars="400"/>
    </w:pPr>
  </w:style>
  <w:style w:type="paragraph" w:styleId="13">
    <w:name w:val="footer"/>
    <w:basedOn w:val="1"/>
    <w:autoRedefine/>
    <w:qFormat/>
    <w:uiPriority w:val="0"/>
    <w:pPr>
      <w:tabs>
        <w:tab w:val="center" w:pos="4153"/>
        <w:tab w:val="right" w:pos="8306"/>
      </w:tabs>
      <w:snapToGrid w:val="0"/>
      <w:jc w:val="left"/>
    </w:pPr>
    <w:rPr>
      <w:sz w:val="18"/>
    </w:rPr>
  </w:style>
  <w:style w:type="paragraph" w:styleId="14">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5">
    <w:name w:val="toc 1"/>
    <w:basedOn w:val="1"/>
    <w:next w:val="1"/>
    <w:autoRedefine/>
    <w:qFormat/>
    <w:uiPriority w:val="0"/>
  </w:style>
  <w:style w:type="paragraph" w:styleId="16">
    <w:name w:val="toc 2"/>
    <w:basedOn w:val="1"/>
    <w:next w:val="1"/>
    <w:autoRedefine/>
    <w:qFormat/>
    <w:uiPriority w:val="0"/>
    <w:pPr>
      <w:ind w:left="420" w:leftChars="200"/>
    </w:pPr>
  </w:style>
  <w:style w:type="paragraph" w:styleId="17">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19">
    <w:name w:val="Table Grid"/>
    <w:basedOn w:val="18"/>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Strong"/>
    <w:basedOn w:val="20"/>
    <w:autoRedefine/>
    <w:qFormat/>
    <w:uiPriority w:val="0"/>
    <w:rPr>
      <w:b/>
    </w:rPr>
  </w:style>
  <w:style w:type="paragraph" w:styleId="22">
    <w:name w:val="List Paragraph"/>
    <w:basedOn w:val="1"/>
    <w:autoRedefine/>
    <w:qFormat/>
    <w:uiPriority w:val="99"/>
    <w:pPr>
      <w:ind w:firstLine="420" w:firstLineChars="200"/>
    </w:pPr>
  </w:style>
  <w:style w:type="paragraph" w:customStyle="1" w:styleId="23">
    <w:name w:val="WPSOffice手动目录 1"/>
    <w:autoRedefine/>
    <w:qFormat/>
    <w:uiPriority w:val="0"/>
    <w:pPr>
      <w:ind w:leftChars="0"/>
    </w:pPr>
    <w:rPr>
      <w:rFonts w:ascii="Times New Roman" w:hAnsi="Times New Roman" w:eastAsia="宋体" w:cs="Times New Roman"/>
      <w:sz w:val="20"/>
      <w:szCs w:val="20"/>
    </w:rPr>
  </w:style>
  <w:style w:type="paragraph" w:customStyle="1" w:styleId="24">
    <w:name w:val="WPSOffice手动目录 2"/>
    <w:autoRedefine/>
    <w:qFormat/>
    <w:uiPriority w:val="0"/>
    <w:pPr>
      <w:ind w:leftChars="200"/>
    </w:pPr>
    <w:rPr>
      <w:rFonts w:ascii="Times New Roman" w:hAnsi="Times New Roman" w:eastAsia="宋体" w:cs="Times New Roman"/>
      <w:sz w:val="20"/>
      <w:szCs w:val="20"/>
    </w:rPr>
  </w:style>
  <w:style w:type="paragraph" w:customStyle="1" w:styleId="25">
    <w:name w:val="WPSOffice手动目录 3"/>
    <w:autoRedefine/>
    <w:qFormat/>
    <w:uiPriority w:val="0"/>
    <w:pPr>
      <w:ind w:leftChars="400"/>
    </w:pPr>
    <w:rPr>
      <w:rFonts w:ascii="Times New Roman" w:hAnsi="Times New Roman" w:eastAsia="宋体" w:cs="Times New Roman"/>
      <w:sz w:val="20"/>
      <w:szCs w:val="20"/>
    </w:rPr>
  </w:style>
  <w:style w:type="character" w:customStyle="1" w:styleId="26">
    <w:name w:val="标题 3 Char"/>
    <w:link w:val="4"/>
    <w:autoRedefine/>
    <w:qFormat/>
    <w:uiPriority w:val="0"/>
    <w:rPr>
      <w:rFonts w:asciiTheme="minorAscii" w:hAnsiTheme="minorAscii"/>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0" Type="http://schemas.microsoft.com/office/2011/relationships/people" Target="people.xml"/><Relationship Id="rId4" Type="http://schemas.microsoft.com/office/2011/relationships/commentsExtended" Target="commentsExtended.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comments" Target="comment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15</Pages>
  <Words>5103</Words>
  <Characters>6691</Characters>
  <Lines>4</Lines>
  <Paragraphs>1</Paragraphs>
  <TotalTime>21</TotalTime>
  <ScaleCrop>false</ScaleCrop>
  <LinksUpToDate>false</LinksUpToDate>
  <CharactersWithSpaces>7727</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2024-03-16T02:51:00Z</dcterms:created>
  <dc:creator>LENOVO</dc:creator>
  <cp:lastModifiedBy>......</cp:lastModifiedBy>
  <cp:lastPrinted>2024-05-07T06:51:25Z</cp:lastPrinted>
  <dcterms:modified xsi:type="dcterms:W3CDTF">2024-05-07T07:13:06Z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3D6A463D5B9A4090A75CC4659AB55C25_13</vt:lpwstr>
  </property>
</Properties>
</file>